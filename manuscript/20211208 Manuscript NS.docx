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198933D4"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commentRangeStart w:id="0"/>
      <w:r w:rsidR="00B909A2">
        <w:rPr>
          <w:b/>
          <w:lang w:val="en-US"/>
        </w:rPr>
        <w:t>Introduction</w:t>
      </w:r>
      <w:commentRangeEnd w:id="0"/>
      <w:r w:rsidR="00A64166">
        <w:rPr>
          <w:rStyle w:val="Verwijzingopmerking"/>
        </w:rPr>
        <w:commentReference w:id="0"/>
      </w:r>
    </w:p>
    <w:p w14:paraId="59DF4C76" w14:textId="00E5214D"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0C3B4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0C3B4A">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0C3B4A">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5B58E404"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it’s relevance. </w:t>
      </w:r>
      <w:r w:rsidR="00FB0D23">
        <w:rPr>
          <w:lang w:val="en-US"/>
        </w:rPr>
        <w:br/>
        <w:t xml:space="preserve">Communication and engagement on Twitter by MPs with other MPs may facilitate the formation of </w:t>
      </w:r>
      <w:proofErr w:type="spellStart"/>
      <w:r w:rsidR="00FB0D23">
        <w:rPr>
          <w:lang w:val="en-US"/>
        </w:rPr>
        <w:t>crossparty</w:t>
      </w:r>
      <w:proofErr w:type="spellEnd"/>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proofErr w:type="spellStart"/>
      <w:r w:rsidR="00FB0D23">
        <w:rPr>
          <w:lang w:val="en-US"/>
        </w:rPr>
        <w:t>strenghtens</w:t>
      </w:r>
      <w:proofErr w:type="spellEnd"/>
      <w:r w:rsidR="00FB0D23">
        <w:rPr>
          <w:lang w:val="en-US"/>
        </w:rPr>
        <w:t xml:space="preserve"> information bubbles, political polarization and, in extremis, harm political functioning. </w:t>
      </w:r>
    </w:p>
    <w:p w14:paraId="0B3E90F6" w14:textId="161A5DEA" w:rsidR="00F5486E" w:rsidRDefault="00FB0D23" w:rsidP="00FB0D23">
      <w:pPr>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0C3B4A">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0C3B4A">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fault lines.</w:t>
      </w:r>
    </w:p>
    <w:p w14:paraId="79B0709F" w14:textId="3C7B0144" w:rsidR="00DA7868" w:rsidRDefault="009D15BA" w:rsidP="00430F5D">
      <w:pPr>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1"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0C3B4A">
        <w:rPr>
          <w:lang w:val="en-US"/>
        </w:rPr>
        <w:instrText xml:space="preserve"> ADDIN ZOTERO_ITEM CSL_CITATION {"citationID":"i1kzgzgx","properties":{"formattedCitation":"(Bossetta 2018)","plainCitation":"(Bossetta 2018)","noteIndex":0},"citationItems":[{"id":53,"uris":["http://zotero.org/users/6814611/items/F76KU822"],"uri":["http://zotero.org/users/6814611/items/F76KU822"],"itemData":{"id":53,"type":"article-journal","container-title":"Journalism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0C3B4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2"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1"/>
      <w:bookmarkEnd w:id="2"/>
    </w:p>
    <w:p w14:paraId="2F745DF6" w14:textId="2537D97D"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0C3B4A">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0C3B4A">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39E4C2CC"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lastRenderedPageBreak/>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0C3B4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606C132E"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0C3B4A">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0C3B4A">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5A3492E5"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0C3B4A">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47718232"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0C3B4A">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w:t>
      </w:r>
      <w:r w:rsidR="00820B9D">
        <w:rPr>
          <w:lang w:val="en-US"/>
        </w:rPr>
        <w:lastRenderedPageBreak/>
        <w:t>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63204DC"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0C3B4A">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3BCF5DF5"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0C3B4A">
        <w:rPr>
          <w:lang w:val="en-US"/>
        </w:rPr>
        <w:instrText xml:space="preserve"> ADDIN ZOTERO_ITEM CSL_CITATION {"citationID":"GX8p8Uum","properties":{"formattedCitation":"(c.f. Kalmijn 1998; Smith, Maas, and Van Tubergen 2014)","plainCitation":"(c.f. Kalmijn 1998; Smith, Maas, and Van Tubergen 2014)","noteIndex":0},"citationItems":[{"id":81,"uris":["http://zotero.org/users/6814611/items/655S5H5L"],"uri":["http://zotero.org/users/6814611/items/655S5H5L"],"itemData":{"id":81,"type":"article-journal","container-title":"Annual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3B8AB637"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0C3B4A">
        <w:rPr>
          <w:lang w:val="en-US"/>
        </w:rPr>
        <w:instrText xml:space="preserve"> ADDIN ZOTERO_ITEM CSL_CITATION {"citationID":"nLjiEeL2","properties":{"formattedCitation":"(Bossetta 2018)","plainCitation":"(Bossetta 2018)","noteIndex":0},"citationItems":[{"id":53,"uris":["http://zotero.org/users/6814611/items/F76KU822"],"uri":["http://zotero.org/users/6814611/items/F76KU822"],"itemData":{"id":53,"type":"article-journal","container-title":"Journalism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5AAF4E89" w:rsidR="00C6718F" w:rsidRDefault="00B909A2" w:rsidP="00E11BDA">
      <w:pPr>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0C3B4A">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05FE5A23"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0C3B4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05C6570A"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0C3B4A">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7DCCC3CA"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0C3B4A">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w:t>
      </w:r>
      <w:r w:rsidR="00AD3C1E" w:rsidRPr="00B909A2">
        <w:rPr>
          <w:lang w:val="en-US"/>
        </w:rPr>
        <w:lastRenderedPageBreak/>
        <w:t xml:space="preserve">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472EF872"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0C3B4A">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0C3B4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59A6B00A"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0C3B4A">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0C3B4A">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51F1FCE5" w:rsidR="00056AC3" w:rsidRDefault="00AE7FE4" w:rsidP="008C201B">
      <w:pPr>
        <w:ind w:firstLine="0"/>
        <w:jc w:val="both"/>
        <w:rPr>
          <w:lang w:val="en-US"/>
        </w:rPr>
      </w:pPr>
      <w:r>
        <w:rPr>
          <w:lang w:val="en-US"/>
        </w:rPr>
        <w:lastRenderedPageBreak/>
        <w:t xml:space="preserve">Given the rationale outlined above and based on previous research on segregation in Twitter networks </w:t>
      </w:r>
      <w:r w:rsidR="00981CE1">
        <w:rPr>
          <w:lang w:val="en-US"/>
        </w:rPr>
        <w:fldChar w:fldCharType="begin"/>
      </w:r>
      <w:r w:rsidR="000C3B4A">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37CB3986"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59A1410"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0C3B4A">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0418DDDC"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5"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0C3B4A">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0C3B4A">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 xml:space="preserve">(Jacobs and </w:t>
      </w:r>
      <w:proofErr w:type="spellStart"/>
      <w:r w:rsidR="00760995" w:rsidRPr="00760995">
        <w:rPr>
          <w:rFonts w:ascii="Calibri" w:hAnsi="Calibri" w:cs="Calibri"/>
          <w:lang w:val="en-GB"/>
        </w:rPr>
        <w:t>Spierings</w:t>
      </w:r>
      <w:proofErr w:type="spellEnd"/>
      <w:r w:rsidR="00760995" w:rsidRPr="00760995">
        <w:rPr>
          <w:rFonts w:ascii="Calibri" w:hAnsi="Calibri" w:cs="Calibri"/>
          <w:lang w:val="en-GB"/>
        </w:rPr>
        <w:t xml:space="preserve">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t>
      </w:r>
      <w:r w:rsidR="0023218E" w:rsidRPr="00D76115">
        <w:rPr>
          <w:noProof/>
          <w:lang w:val="en-US"/>
        </w:rPr>
        <w:lastRenderedPageBreak/>
        <w:t xml:space="preserve">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6"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commentRangeStart w:id="3"/>
      <w:r>
        <w:rPr>
          <w:b/>
          <w:bCs/>
          <w:i/>
          <w:lang w:val="en-GB"/>
        </w:rPr>
        <w:t>Analytical</w:t>
      </w:r>
      <w:r w:rsidR="00A47350" w:rsidRPr="00A47350">
        <w:rPr>
          <w:b/>
          <w:bCs/>
          <w:i/>
          <w:lang w:val="en-GB"/>
        </w:rPr>
        <w:t xml:space="preserve"> </w:t>
      </w:r>
      <w:commentRangeEnd w:id="3"/>
      <w:r w:rsidR="000E2706">
        <w:rPr>
          <w:rStyle w:val="Verwijzingopmerking"/>
        </w:rPr>
        <w:commentReference w:id="3"/>
      </w:r>
      <w:r w:rsidR="00A47350" w:rsidRPr="00A47350">
        <w:rPr>
          <w:b/>
          <w:bCs/>
          <w:i/>
          <w:lang w:val="en-GB"/>
        </w:rPr>
        <w:t>strategy</w:t>
      </w:r>
    </w:p>
    <w:p w14:paraId="16C1BEF4" w14:textId="25079281"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0C3B4A">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08242772"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w:t>
      </w:r>
      <w:r>
        <w:rPr>
          <w:lang w:val="en-US"/>
        </w:rPr>
        <w:lastRenderedPageBreak/>
        <w:t xml:space="preserve">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w:t>
      </w:r>
      <w:r w:rsidR="00E3122C">
        <w:rPr>
          <w:lang w:val="en-GB"/>
        </w:rPr>
        <w:t xml:space="preserve"> </w:t>
      </w:r>
      <w:r w:rsidR="00E3122C">
        <w:rPr>
          <w:lang w:val="en-GB"/>
        </w:rPr>
        <w:fldChar w:fldCharType="begin"/>
      </w:r>
      <w:r w:rsidR="000C3B4A">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(Ripley et al. 2021)</w:t>
      </w:r>
      <w:r w:rsidR="00E3122C">
        <w:rPr>
          <w:lang w:val="en-GB"/>
        </w:rPr>
        <w:fldChar w:fldCharType="end"/>
      </w:r>
      <w:r>
        <w:rPr>
          <w:lang w:val="en-GB"/>
        </w:rPr>
        <w:t>, which we will estimate within the software package R</w:t>
      </w:r>
      <w:r w:rsidR="00E3122C">
        <w:rPr>
          <w:lang w:val="en-GB"/>
        </w:rPr>
        <w:t xml:space="preserve"> </w:t>
      </w:r>
      <w:r w:rsidR="00E3122C">
        <w:rPr>
          <w:lang w:val="en-GB"/>
        </w:rPr>
        <w:fldChar w:fldCharType="begin"/>
      </w:r>
      <w:r w:rsidR="000C3B4A">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w:t>
      </w:r>
      <w:r>
        <w:rPr>
          <w:lang w:val="en-GB"/>
        </w:rPr>
        <w:lastRenderedPageBreak/>
        <w:t xml:space="preserve">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 1.</w:t>
      </w:r>
      <w:r>
        <w:rPr>
          <w:rStyle w:val="Eindnootmarkering"/>
          <w:lang w:val="en-GB"/>
        </w:rPr>
        <w:endnoteReference w:id="3"/>
      </w:r>
      <w:r>
        <w:rPr>
          <w:lang w:val="en-GB"/>
        </w:rPr>
        <w:t xml:space="preserve"> </w:t>
      </w:r>
    </w:p>
    <w:p w14:paraId="162DBC9E" w14:textId="47C84FC5" w:rsidR="00A329CE" w:rsidRDefault="00A47350" w:rsidP="00A329CE">
      <w:pPr>
        <w:ind w:firstLine="708"/>
        <w:jc w:val="both"/>
        <w:rPr>
          <w:iCs/>
          <w:lang w:val="en-GB"/>
        </w:rPr>
      </w:pPr>
      <w:r>
        <w:rPr>
          <w:iCs/>
          <w:lang w:val="en-GB"/>
        </w:rPr>
        <w:t xml:space="preserve">Following the </w:t>
      </w:r>
      <w:commentRangeStart w:id="4"/>
      <w:proofErr w:type="spellStart"/>
      <w:r>
        <w:rPr>
          <w:iCs/>
          <w:lang w:val="en-GB"/>
        </w:rPr>
        <w:t>R</w:t>
      </w:r>
      <w:r w:rsidR="0089400E">
        <w:rPr>
          <w:iCs/>
          <w:lang w:val="en-GB"/>
        </w:rPr>
        <w:t>S</w:t>
      </w:r>
      <w:r>
        <w:rPr>
          <w:iCs/>
          <w:lang w:val="en-GB"/>
        </w:rPr>
        <w:t>iena</w:t>
      </w:r>
      <w:proofErr w:type="spellEnd"/>
      <w:r>
        <w:rPr>
          <w:iCs/>
          <w:lang w:val="en-GB"/>
        </w:rPr>
        <w:t xml:space="preserve"> </w:t>
      </w:r>
      <w:commentRangeEnd w:id="4"/>
      <w:r w:rsidR="00E35B26">
        <w:rPr>
          <w:rStyle w:val="Verwijzingopmerking"/>
        </w:rPr>
        <w:commentReference w:id="4"/>
      </w:r>
      <w:r>
        <w:rPr>
          <w:iCs/>
          <w:lang w:val="en-GB"/>
        </w:rPr>
        <w:t>manual</w:t>
      </w:r>
      <w:r w:rsidR="006B5DAF">
        <w:rPr>
          <w:iCs/>
          <w:lang w:val="en-GB"/>
        </w:rPr>
        <w:t xml:space="preserve"> </w:t>
      </w:r>
      <w:r w:rsidR="006B5DAF">
        <w:rPr>
          <w:iCs/>
          <w:lang w:val="en-GB"/>
        </w:rPr>
        <w:fldChar w:fldCharType="begin"/>
      </w:r>
      <w:r w:rsidR="000C3B4A">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0C3B4A">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0C3B4A">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xml:space="preserve">) in </w:t>
      </w:r>
      <w:commentRangeStart w:id="5"/>
      <w:r w:rsidR="00A329CE">
        <w:rPr>
          <w:iCs/>
          <w:lang w:val="en-GB"/>
        </w:rPr>
        <w:t>Model 2</w:t>
      </w:r>
      <w:commentRangeEnd w:id="5"/>
      <w:r w:rsidR="00A329CE">
        <w:rPr>
          <w:rStyle w:val="Verwijzingopmerking"/>
        </w:rPr>
        <w:commentReference w:id="5"/>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t>
      </w:r>
      <w:r>
        <w:rPr>
          <w:iCs/>
          <w:lang w:val="en-GB"/>
        </w:rPr>
        <w:lastRenderedPageBreak/>
        <w:t xml:space="preserve">will compare the remaining degree of segregation along the party dimension across the three dependent variables to test hypothesis 3. </w:t>
      </w:r>
    </w:p>
    <w:p w14:paraId="74354F0A" w14:textId="176F3573" w:rsidR="00A47350" w:rsidRDefault="00A47350" w:rsidP="00A47350">
      <w:pPr>
        <w:ind w:firstLine="708"/>
        <w:jc w:val="both"/>
        <w:rPr>
          <w:iCs/>
          <w:lang w:val="en-GB"/>
        </w:rPr>
      </w:pPr>
      <w:r>
        <w:rPr>
          <w:iCs/>
          <w:lang w:val="en-GB"/>
        </w:rPr>
        <w:t xml:space="preserve">In our </w:t>
      </w:r>
      <w:r w:rsidR="00A329CE">
        <w:rPr>
          <w:iCs/>
          <w:lang w:val="en-GB"/>
        </w:rPr>
        <w:t>final</w:t>
      </w:r>
      <w:r>
        <w:rPr>
          <w:iCs/>
          <w:lang w:val="en-GB"/>
        </w:rPr>
        <w:t xml:space="preserve"> model, Model 3, we added the following structural multiplex effects between on the one hand the follow-layer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1957D7A1" w:rsidR="00C25BA0" w:rsidRDefault="00A329CE" w:rsidP="00A47350">
      <w:pPr>
        <w:ind w:firstLine="708"/>
        <w:jc w:val="both"/>
        <w:rPr>
          <w:iCs/>
          <w:lang w:val="en-GB"/>
        </w:rPr>
      </w:pPr>
      <w:r>
        <w:rPr>
          <w:iCs/>
          <w:lang w:val="en-GB"/>
        </w:rPr>
        <w:t>Additionally and finally, w</w:t>
      </w:r>
      <w:r w:rsidR="00A47350">
        <w:rPr>
          <w:iCs/>
          <w:lang w:val="en-GB"/>
        </w:rPr>
        <w:t xml:space="preserve">ith the score test implemented in the </w:t>
      </w:r>
      <w:proofErr w:type="spellStart"/>
      <w:r w:rsidR="00A47350">
        <w:rPr>
          <w:iCs/>
          <w:lang w:val="en-GB"/>
        </w:rPr>
        <w:t>Rsiena</w:t>
      </w:r>
      <w:proofErr w:type="spellEnd"/>
      <w:r w:rsidR="00A47350">
        <w:rPr>
          <w:iCs/>
          <w:lang w:val="en-GB"/>
        </w:rPr>
        <w:t xml:space="preserve"> ‘</w:t>
      </w:r>
      <w:proofErr w:type="spellStart"/>
      <w:r w:rsidR="00A47350">
        <w:rPr>
          <w:iCs/>
          <w:lang w:val="en-GB"/>
        </w:rPr>
        <w:t>sienaTimeTest</w:t>
      </w:r>
      <w:proofErr w:type="spellEnd"/>
      <w:r w:rsidR="00A47350">
        <w:rPr>
          <w:iCs/>
          <w:lang w:val="en-GB"/>
        </w:rPr>
        <w:t xml:space="preserve">’ function we assessed whether there was time heterogeneity present in our parameter values referring to segregation across party lines in Model 3. </w:t>
      </w:r>
    </w:p>
    <w:p w14:paraId="52B499B9" w14:textId="589B4370"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wants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commentRangeStart w:id="6"/>
      <w:r w:rsidRPr="0098613E">
        <w:rPr>
          <w:b/>
          <w:bCs/>
          <w:lang w:val="en-US"/>
        </w:rPr>
        <w:t xml:space="preserve">Figure </w:t>
      </w:r>
      <w:commentRangeEnd w:id="6"/>
      <w:r w:rsidR="00A45EEA">
        <w:rPr>
          <w:rStyle w:val="Verwijzingopmerking"/>
        </w:rPr>
        <w:commentReference w:id="6"/>
      </w:r>
      <w:r w:rsidRPr="0098613E">
        <w:rPr>
          <w:b/>
          <w:bCs/>
          <w:lang w:val="en-US"/>
        </w:rPr>
        <w:t>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565709E" w14:textId="77777777" w:rsidR="00583601" w:rsidRDefault="00A80EFB" w:rsidP="008C201B">
      <w:pPr>
        <w:ind w:firstLine="0"/>
        <w:jc w:val="both"/>
        <w:rPr>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w:t>
      </w:r>
      <w:proofErr w:type="spellStart"/>
      <w:r w:rsidR="00C645A5">
        <w:rPr>
          <w:lang w:val="en-US"/>
        </w:rPr>
        <w:t>followee</w:t>
      </w:r>
      <w:proofErr w:type="spellEnd"/>
      <w:r w:rsidR="00C645A5">
        <w:rPr>
          <w:lang w:val="en-US"/>
        </w:rPr>
        <w:t xml:space="preserve"> than that they </w:t>
      </w:r>
      <w:r w:rsidR="00583601">
        <w:rPr>
          <w:lang w:val="en-US"/>
        </w:rPr>
        <w:t xml:space="preserve">very regularly </w:t>
      </w:r>
      <w:r w:rsidR="00C645A5">
        <w:rPr>
          <w:lang w:val="en-US"/>
        </w:rPr>
        <w:t>retweet or @</w:t>
      </w:r>
      <w:r w:rsidR="00C21E2E">
        <w:rPr>
          <w:lang w:val="en-US"/>
        </w:rPr>
        <w:t>-</w:t>
      </w:r>
      <w:r w:rsidR="00C645A5">
        <w:rPr>
          <w:lang w:val="en-US"/>
        </w:rPr>
        <w:t xml:space="preserve">mention </w:t>
      </w:r>
      <w:r w:rsidR="00EC178B">
        <w:rPr>
          <w:lang w:val="en-US"/>
        </w:rPr>
        <w:t>each other</w:t>
      </w:r>
      <w:r w:rsidR="00583601">
        <w:rPr>
          <w:lang w:val="en-US"/>
        </w:rPr>
        <w:t>, which is logical given the architecture of the platform, with the following connections being permanent (unless actively broken)</w:t>
      </w:r>
      <w:r w:rsidR="00C645A5">
        <w:rPr>
          <w:lang w:val="en-US"/>
        </w:rPr>
        <w:t>.</w:t>
      </w:r>
      <w:r w:rsidR="001815B6">
        <w:rPr>
          <w:lang w:val="en-US"/>
        </w:rPr>
        <w:t xml:space="preserve"> </w:t>
      </w:r>
    </w:p>
    <w:p w14:paraId="6A7252DD" w14:textId="5579B310" w:rsidR="00DA22B4" w:rsidRPr="003F0BAF" w:rsidRDefault="00E61024" w:rsidP="00583601">
      <w:pPr>
        <w:ind w:firstLine="708"/>
        <w:jc w:val="both"/>
        <w:rPr>
          <w:bCs/>
          <w:lang w:val="en-US"/>
        </w:rPr>
      </w:pPr>
      <w:r>
        <w:rPr>
          <w:lang w:val="en-US"/>
        </w:rPr>
        <w:t>The nodes in the directed networks</w:t>
      </w:r>
      <w:r w:rsidR="00F30D36">
        <w:rPr>
          <w:lang w:val="en-US"/>
        </w:rPr>
        <w:t xml:space="preserve"> of Figure 1</w:t>
      </w:r>
      <w:r>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Pr>
          <w:lang w:val="en-US"/>
        </w:rPr>
        <w:t xml:space="preserve"> </w:t>
      </w:r>
      <w:r w:rsidR="00C645A5">
        <w:rPr>
          <w:lang w:val="en-US"/>
        </w:rPr>
        <w:t>I</w:t>
      </w:r>
      <w:r>
        <w:rPr>
          <w:lang w:val="en-US"/>
        </w:rPr>
        <w:t>n each layer of the Twitter network</w:t>
      </w:r>
      <w:r w:rsidR="000E5814">
        <w:rPr>
          <w:lang w:val="en-US"/>
        </w:rPr>
        <w:t>,</w:t>
      </w:r>
      <w:r w:rsidR="00F30D36">
        <w:rPr>
          <w:lang w:val="en-US"/>
        </w:rPr>
        <w:t xml:space="preserve"> </w:t>
      </w:r>
      <w:r>
        <w:rPr>
          <w:lang w:val="en-US"/>
        </w:rPr>
        <w:t>we observe quite some variation</w:t>
      </w:r>
      <w:r w:rsidR="004B7D20">
        <w:rPr>
          <w:lang w:val="en-US"/>
        </w:rPr>
        <w:t xml:space="preserve"> across MPs</w:t>
      </w:r>
      <w:r>
        <w:rPr>
          <w:lang w:val="en-US"/>
        </w:rPr>
        <w:t xml:space="preserve"> in outdegree </w:t>
      </w:r>
      <w:r w:rsidR="00F30D36">
        <w:rPr>
          <w:lang w:val="en-US"/>
        </w:rPr>
        <w:t>t</w:t>
      </w:r>
      <w:r>
        <w:rPr>
          <w:lang w:val="en-US"/>
        </w:rPr>
        <w:t xml:space="preserve">o which we already alluded to in the introduction. </w:t>
      </w:r>
      <w:r w:rsidR="00583601">
        <w:rPr>
          <w:lang w:val="en-US"/>
        </w:rPr>
        <w:t>However, we the figure also shows that it are</w:t>
      </w:r>
      <w:r w:rsidR="00F4209E">
        <w:rPr>
          <w:lang w:val="en-US"/>
        </w:rPr>
        <w:t xml:space="preserve"> not necessarily the same MPs who have a relative high outdegree in each network layer. For example, </w:t>
      </w:r>
      <w:r w:rsidR="004C36D6">
        <w:rPr>
          <w:lang w:val="en-US"/>
        </w:rPr>
        <w:t xml:space="preserve">Pieter </w:t>
      </w:r>
      <w:proofErr w:type="spellStart"/>
      <w:r w:rsidR="004C36D6">
        <w:rPr>
          <w:lang w:val="en-US"/>
        </w:rPr>
        <w:t>Heerma</w:t>
      </w:r>
      <w:proofErr w:type="spellEnd"/>
      <w:r w:rsidR="00C645A5">
        <w:rPr>
          <w:lang w:val="en-US"/>
        </w:rPr>
        <w:t xml:space="preserve"> (Christian Democrats)</w:t>
      </w:r>
      <w:r w:rsidR="00F4209E">
        <w:rPr>
          <w:lang w:val="en-US"/>
        </w:rPr>
        <w:t xml:space="preserve"> follows most other MPs</w:t>
      </w:r>
      <w:r w:rsidR="004C36D6">
        <w:rPr>
          <w:lang w:val="en-US"/>
        </w:rPr>
        <w:t xml:space="preserve">, Peter </w:t>
      </w:r>
      <w:proofErr w:type="spellStart"/>
      <w:r w:rsidR="004C36D6">
        <w:rPr>
          <w:lang w:val="en-US"/>
        </w:rPr>
        <w:t>Kwint</w:t>
      </w:r>
      <w:proofErr w:type="spellEnd"/>
      <w:r w:rsidR="00F30D36">
        <w:rPr>
          <w:lang w:val="en-US"/>
        </w:rPr>
        <w:t>,</w:t>
      </w:r>
      <w:r w:rsidR="004C36D6">
        <w:rPr>
          <w:lang w:val="en-US"/>
        </w:rPr>
        <w:t xml:space="preserve"> </w:t>
      </w:r>
      <w:r w:rsidR="00C645A5">
        <w:rPr>
          <w:lang w:val="en-US"/>
        </w:rPr>
        <w:t>(Socialist</w:t>
      </w:r>
      <w:r w:rsidR="00583601">
        <w:rPr>
          <w:lang w:val="en-US"/>
        </w:rPr>
        <w:t>s</w:t>
      </w:r>
      <w:r w:rsidR="00C645A5">
        <w:rPr>
          <w:lang w:val="en-US"/>
        </w:rPr>
        <w:t>)</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 xml:space="preserve">Dilan </w:t>
      </w:r>
      <w:proofErr w:type="spellStart"/>
      <w:r w:rsidR="004C36D6" w:rsidRPr="004C36D6">
        <w:rPr>
          <w:lang w:val="en-US"/>
        </w:rPr>
        <w:t>Yesilgöz-Zegerius</w:t>
      </w:r>
      <w:proofErr w:type="spellEnd"/>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That MPs hold different network positions in each layer</w:t>
      </w:r>
      <w:r w:rsidR="00583601">
        <w:rPr>
          <w:lang w:val="en-US"/>
        </w:rPr>
        <w:t>, is not just based on anecdotal or visual evidence, it</w:t>
      </w:r>
      <w:r w:rsidR="00333C70">
        <w:rPr>
          <w:lang w:val="en-US"/>
        </w:rPr>
        <w:t xml:space="preserve"> is also evidenced by the </w:t>
      </w:r>
      <w:r w:rsidR="00CD6F0D">
        <w:rPr>
          <w:lang w:val="en-US"/>
        </w:rPr>
        <w:t>modest</w:t>
      </w:r>
      <w:r w:rsidR="00333C70">
        <w:rPr>
          <w:lang w:val="en-US"/>
        </w:rPr>
        <w:t xml:space="preserve">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outdegrees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These observations under</w:t>
      </w:r>
      <w:r w:rsidR="00CD6F0D">
        <w:rPr>
          <w:lang w:val="en-US"/>
        </w:rPr>
        <w:t>score</w:t>
      </w:r>
      <w:r w:rsidR="00496719">
        <w:rPr>
          <w:lang w:val="en-US"/>
        </w:rPr>
        <w:t xml:space="preserve"> the importance to investigate the degree of segregation and underlying mechanism in the three network layers</w:t>
      </w:r>
      <w:r w:rsidR="00CD6F0D">
        <w:rPr>
          <w:lang w:val="en-US"/>
        </w:rPr>
        <w:t xml:space="preserve"> separately but interdependently</w:t>
      </w:r>
      <w:r w:rsidR="00496719">
        <w:rPr>
          <w:lang w:val="en-US"/>
        </w:rPr>
        <w:t xml:space="preserve">. </w:t>
      </w:r>
    </w:p>
    <w:p w14:paraId="74A23747" w14:textId="66E9DA19"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commentRangeStart w:id="7"/>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are more informative</w:t>
      </w:r>
      <w:r w:rsidR="0076718F">
        <w:rPr>
          <w:lang w:val="en-US"/>
        </w:rPr>
        <w:t xml:space="preserve"> in that respec</w:t>
      </w:r>
      <w:commentRangeEnd w:id="7"/>
      <w:r w:rsidR="00117FD6">
        <w:rPr>
          <w:rStyle w:val="Verwijzingopmerking"/>
        </w:rPr>
        <w:commentReference w:id="7"/>
      </w:r>
      <w:r w:rsidR="0076718F">
        <w:rPr>
          <w:lang w:val="en-US"/>
        </w:rPr>
        <w:t>t</w:t>
      </w:r>
      <w:r>
        <w:rPr>
          <w:lang w:val="en-US"/>
        </w:rPr>
        <w:t>. It 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1856CB">
        <w:rPr>
          <w:lang w:val="en-US"/>
        </w:rPr>
        <w:t>, while</w:t>
      </w:r>
      <w:r w:rsidR="0024387B">
        <w:rPr>
          <w:lang w:val="en-US"/>
        </w:rPr>
        <w:t xml:space="preserve">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E16B67"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commentRangeStart w:id="8"/>
            <w:r w:rsidRPr="00CE336F">
              <w:rPr>
                <w:rFonts w:eastAsia="Times New Roman" w:cstheme="minorHAnsi"/>
                <w:b/>
                <w:bCs/>
                <w:color w:val="000000"/>
                <w:lang w:val="en-US"/>
              </w:rPr>
              <w:lastRenderedPageBreak/>
              <w:t xml:space="preserve">Table </w:t>
            </w:r>
            <w:commentRangeEnd w:id="8"/>
            <w:r w:rsidR="001856CB">
              <w:rPr>
                <w:rStyle w:val="Verwijzingopmerking"/>
              </w:rPr>
              <w:commentReference w:id="8"/>
            </w:r>
            <w:r w:rsidRPr="00CE336F">
              <w:rPr>
                <w:rFonts w:eastAsia="Times New Roman" w:cstheme="minorHAnsi"/>
                <w:b/>
                <w:bCs/>
                <w:color w:val="000000"/>
                <w:lang w:val="en-US"/>
              </w:rPr>
              <w:t>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77777777"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t1</w:t>
            </w:r>
          </w:p>
        </w:tc>
        <w:tc>
          <w:tcPr>
            <w:tcW w:w="1280" w:type="dxa"/>
            <w:tcBorders>
              <w:top w:val="nil"/>
              <w:left w:val="nil"/>
              <w:bottom w:val="nil"/>
              <w:right w:val="nil"/>
            </w:tcBorders>
            <w:shd w:val="clear" w:color="auto" w:fill="auto"/>
            <w:vAlign w:val="center"/>
            <w:hideMark/>
          </w:tcPr>
          <w:p w14:paraId="7C83A04E"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t2</w:t>
            </w:r>
          </w:p>
        </w:tc>
        <w:tc>
          <w:tcPr>
            <w:tcW w:w="1086" w:type="dxa"/>
            <w:tcBorders>
              <w:top w:val="nil"/>
              <w:left w:val="nil"/>
              <w:bottom w:val="nil"/>
              <w:right w:val="nil"/>
            </w:tcBorders>
            <w:shd w:val="clear" w:color="auto" w:fill="auto"/>
            <w:vAlign w:val="center"/>
            <w:hideMark/>
          </w:tcPr>
          <w:p w14:paraId="60A9D6C1"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t3</w:t>
            </w:r>
          </w:p>
        </w:tc>
        <w:tc>
          <w:tcPr>
            <w:tcW w:w="1418" w:type="dxa"/>
            <w:tcBorders>
              <w:top w:val="nil"/>
              <w:left w:val="nil"/>
              <w:bottom w:val="nil"/>
              <w:right w:val="nil"/>
            </w:tcBorders>
            <w:shd w:val="clear" w:color="auto" w:fill="auto"/>
            <w:vAlign w:val="center"/>
            <w:hideMark/>
          </w:tcPr>
          <w:p w14:paraId="6EA0A538" w14:textId="7548EC71"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r w:rsidRPr="00D75A47">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3EF3FE5" w14:textId="2369AD7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2</w:t>
            </w:r>
          </w:p>
        </w:tc>
        <w:tc>
          <w:tcPr>
            <w:tcW w:w="1455" w:type="dxa"/>
            <w:tcBorders>
              <w:top w:val="nil"/>
              <w:left w:val="nil"/>
              <w:bottom w:val="nil"/>
              <w:right w:val="nil"/>
            </w:tcBorders>
            <w:shd w:val="clear" w:color="auto" w:fill="auto"/>
            <w:vAlign w:val="center"/>
            <w:hideMark/>
          </w:tcPr>
          <w:p w14:paraId="2C72F30F" w14:textId="4B5ECB95"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3</w:t>
            </w:r>
          </w:p>
        </w:tc>
        <w:tc>
          <w:tcPr>
            <w:tcW w:w="1040" w:type="dxa"/>
            <w:tcBorders>
              <w:top w:val="nil"/>
              <w:left w:val="nil"/>
              <w:bottom w:val="nil"/>
              <w:right w:val="nil"/>
            </w:tcBorders>
            <w:shd w:val="clear" w:color="auto" w:fill="auto"/>
            <w:vAlign w:val="center"/>
            <w:hideMark/>
          </w:tcPr>
          <w:p w14:paraId="50E3492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3A799084"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t2</w:t>
            </w:r>
          </w:p>
        </w:tc>
        <w:tc>
          <w:tcPr>
            <w:tcW w:w="1040" w:type="dxa"/>
            <w:tcBorders>
              <w:top w:val="nil"/>
              <w:left w:val="nil"/>
              <w:bottom w:val="nil"/>
              <w:right w:val="nil"/>
            </w:tcBorders>
            <w:shd w:val="clear" w:color="auto" w:fill="auto"/>
            <w:vAlign w:val="center"/>
            <w:hideMark/>
          </w:tcPr>
          <w:p w14:paraId="64A9F8C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E16B67"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77777777"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t1</w:t>
            </w:r>
          </w:p>
        </w:tc>
        <w:tc>
          <w:tcPr>
            <w:tcW w:w="1273" w:type="dxa"/>
            <w:tcBorders>
              <w:top w:val="nil"/>
              <w:left w:val="nil"/>
              <w:bottom w:val="nil"/>
              <w:right w:val="nil"/>
            </w:tcBorders>
            <w:shd w:val="clear" w:color="auto" w:fill="auto"/>
            <w:vAlign w:val="center"/>
            <w:hideMark/>
          </w:tcPr>
          <w:p w14:paraId="39F061C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t2</w:t>
            </w:r>
          </w:p>
        </w:tc>
        <w:tc>
          <w:tcPr>
            <w:tcW w:w="1282" w:type="dxa"/>
            <w:tcBorders>
              <w:top w:val="nil"/>
              <w:left w:val="nil"/>
              <w:bottom w:val="nil"/>
              <w:right w:val="nil"/>
            </w:tcBorders>
            <w:shd w:val="clear" w:color="auto" w:fill="auto"/>
            <w:vAlign w:val="center"/>
            <w:hideMark/>
          </w:tcPr>
          <w:p w14:paraId="55E4B516"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t3</w:t>
            </w:r>
          </w:p>
        </w:tc>
        <w:tc>
          <w:tcPr>
            <w:tcW w:w="1368" w:type="dxa"/>
            <w:tcBorders>
              <w:top w:val="nil"/>
              <w:left w:val="nil"/>
              <w:bottom w:val="nil"/>
              <w:right w:val="nil"/>
            </w:tcBorders>
            <w:shd w:val="clear" w:color="auto" w:fill="auto"/>
            <w:vAlign w:val="center"/>
            <w:hideMark/>
          </w:tcPr>
          <w:p w14:paraId="4203EF00" w14:textId="53BD0BA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BF49CF5" w14:textId="38938EA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368" w:type="dxa"/>
            <w:tcBorders>
              <w:top w:val="nil"/>
              <w:left w:val="nil"/>
              <w:bottom w:val="nil"/>
              <w:right w:val="nil"/>
            </w:tcBorders>
            <w:shd w:val="clear" w:color="auto" w:fill="auto"/>
            <w:vAlign w:val="center"/>
            <w:hideMark/>
          </w:tcPr>
          <w:p w14:paraId="62362131" w14:textId="65B360CF"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51A44BD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26FF28D1"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t2</w:t>
            </w:r>
          </w:p>
        </w:tc>
        <w:tc>
          <w:tcPr>
            <w:tcW w:w="1106" w:type="dxa"/>
            <w:tcBorders>
              <w:top w:val="nil"/>
              <w:left w:val="nil"/>
              <w:bottom w:val="nil"/>
              <w:right w:val="nil"/>
            </w:tcBorders>
            <w:shd w:val="clear" w:color="auto" w:fill="auto"/>
            <w:vAlign w:val="center"/>
            <w:hideMark/>
          </w:tcPr>
          <w:p w14:paraId="25CD9100"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sex</w:t>
            </w:r>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E16B67"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185A6A4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t1</w:t>
            </w:r>
          </w:p>
        </w:tc>
        <w:tc>
          <w:tcPr>
            <w:tcW w:w="1280" w:type="dxa"/>
            <w:tcBorders>
              <w:top w:val="nil"/>
              <w:left w:val="nil"/>
              <w:bottom w:val="nil"/>
              <w:right w:val="nil"/>
            </w:tcBorders>
            <w:shd w:val="clear" w:color="auto" w:fill="auto"/>
            <w:vAlign w:val="center"/>
            <w:hideMark/>
          </w:tcPr>
          <w:p w14:paraId="75C74302" w14:textId="67B69647"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t2</w:t>
            </w:r>
          </w:p>
        </w:tc>
        <w:tc>
          <w:tcPr>
            <w:tcW w:w="1329" w:type="dxa"/>
            <w:tcBorders>
              <w:top w:val="nil"/>
              <w:left w:val="nil"/>
              <w:bottom w:val="nil"/>
              <w:right w:val="nil"/>
            </w:tcBorders>
            <w:shd w:val="clear" w:color="auto" w:fill="auto"/>
            <w:vAlign w:val="center"/>
            <w:hideMark/>
          </w:tcPr>
          <w:p w14:paraId="786288CD" w14:textId="14A0042A"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t3</w:t>
            </w:r>
          </w:p>
        </w:tc>
        <w:tc>
          <w:tcPr>
            <w:tcW w:w="1458" w:type="dxa"/>
            <w:tcBorders>
              <w:top w:val="nil"/>
              <w:left w:val="nil"/>
              <w:bottom w:val="nil"/>
              <w:right w:val="nil"/>
            </w:tcBorders>
            <w:shd w:val="clear" w:color="auto" w:fill="auto"/>
            <w:vAlign w:val="center"/>
            <w:hideMark/>
          </w:tcPr>
          <w:p w14:paraId="77272205" w14:textId="4A1D973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418" w:type="dxa"/>
            <w:tcBorders>
              <w:top w:val="nil"/>
              <w:left w:val="nil"/>
              <w:bottom w:val="nil"/>
              <w:right w:val="nil"/>
            </w:tcBorders>
            <w:shd w:val="clear" w:color="auto" w:fill="auto"/>
            <w:vAlign w:val="center"/>
            <w:hideMark/>
          </w:tcPr>
          <w:p w14:paraId="33511C45" w14:textId="42BA5935"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417" w:type="dxa"/>
            <w:tcBorders>
              <w:top w:val="nil"/>
              <w:left w:val="nil"/>
              <w:bottom w:val="nil"/>
              <w:right w:val="nil"/>
            </w:tcBorders>
            <w:shd w:val="clear" w:color="auto" w:fill="auto"/>
            <w:vAlign w:val="center"/>
            <w:hideMark/>
          </w:tcPr>
          <w:p w14:paraId="49B63FAF" w14:textId="665D8F0B"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6FB5F463" w14:textId="0983910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t1</w:t>
            </w:r>
          </w:p>
        </w:tc>
        <w:tc>
          <w:tcPr>
            <w:tcW w:w="1120" w:type="dxa"/>
            <w:tcBorders>
              <w:top w:val="nil"/>
              <w:left w:val="nil"/>
              <w:bottom w:val="nil"/>
              <w:right w:val="nil"/>
            </w:tcBorders>
            <w:shd w:val="clear" w:color="auto" w:fill="auto"/>
            <w:vAlign w:val="center"/>
            <w:hideMark/>
          </w:tcPr>
          <w:p w14:paraId="326D75AC" w14:textId="4AA2B162"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t2</w:t>
            </w:r>
          </w:p>
        </w:tc>
        <w:tc>
          <w:tcPr>
            <w:tcW w:w="1106" w:type="dxa"/>
            <w:tcBorders>
              <w:top w:val="nil"/>
              <w:left w:val="nil"/>
              <w:bottom w:val="nil"/>
              <w:right w:val="nil"/>
            </w:tcBorders>
            <w:shd w:val="clear" w:color="auto" w:fill="auto"/>
            <w:vAlign w:val="center"/>
            <w:hideMark/>
          </w:tcPr>
          <w:p w14:paraId="2C481D21" w14:textId="4FB92067"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0CD2B008"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D75A47">
        <w:rPr>
          <w:lang w:val="en-US"/>
        </w:rPr>
        <w:t>t</w:t>
      </w:r>
      <w:r>
        <w:rPr>
          <w:lang w:val="en-US"/>
        </w:rPr>
        <w: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w:t>
      </w:r>
      <w:proofErr w:type="spellStart"/>
      <w:r w:rsidR="00B828B6">
        <w:rPr>
          <w:lang w:val="en-US"/>
        </w:rPr>
        <w:t>Assortativity</w:t>
      </w:r>
      <w:proofErr w:type="spellEnd"/>
      <w:r w:rsidR="00B828B6">
        <w:rPr>
          <w:lang w:val="en-US"/>
        </w:rPr>
        <w:t xml:space="preserve">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dimensions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w:t>
      </w:r>
      <w:proofErr w:type="spellStart"/>
      <w:r w:rsidR="00E25AEA">
        <w:rPr>
          <w:lang w:val="en-US"/>
        </w:rPr>
        <w:t>Assortativity</w:t>
      </w:r>
      <w:proofErr w:type="spellEnd"/>
      <w:r w:rsidR="00E25AEA">
        <w:rPr>
          <w:lang w:val="en-US"/>
        </w:rPr>
        <w:t xml:space="preserve">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proofErr w:type="spellStart"/>
      <w:r w:rsidR="00E25AEA">
        <w:rPr>
          <w:lang w:val="en-US"/>
        </w:rPr>
        <w:t>A</w:t>
      </w:r>
      <w:r>
        <w:rPr>
          <w:lang w:val="en-US"/>
        </w:rPr>
        <w:t>ssortativity</w:t>
      </w:r>
      <w:proofErr w:type="spellEnd"/>
      <w:r>
        <w:rPr>
          <w:lang w:val="en-US"/>
        </w:rPr>
        <w:t xml:space="preserve">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425D5502"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r w:rsidR="00B23D36">
        <w:rPr>
          <w:i/>
          <w:iCs/>
          <w:lang w:val="en-US"/>
        </w:rPr>
        <w:t xml:space="preserve"> time</w:t>
      </w:r>
    </w:p>
    <w:p w14:paraId="16C18F2F" w14:textId="4FE1FD43" w:rsidR="00C73EC4"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increases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decreased over time. This </w:t>
      </w:r>
      <w:r w:rsidR="004C68E6">
        <w:rPr>
          <w:lang w:val="en-US"/>
        </w:rPr>
        <w:t xml:space="preserve">reflects that our time point moved away from the elections: </w:t>
      </w:r>
      <w:r>
        <w:rPr>
          <w:lang w:val="en-US"/>
        </w:rPr>
        <w:t xml:space="preserve">after the campaigning period of the elections and government formation, politicians feel less of an urge to be visible for their electorate via Twitter and </w:t>
      </w:r>
      <w:r>
        <w:rPr>
          <w:lang w:val="en-US"/>
        </w:rPr>
        <w:lastRenderedPageBreak/>
        <w:t>take it a notch back after the intensive and energy-consuming events elections are. However, regarding the segregation patterns</w:t>
      </w:r>
      <w:r w:rsidR="001D06C6">
        <w:rPr>
          <w:lang w:val="en-US"/>
        </w:rPr>
        <w:t xml:space="preserve"> along party division lines</w:t>
      </w:r>
      <w:r>
        <w:rPr>
          <w:lang w:val="en-US"/>
        </w:rPr>
        <w:t xml:space="preserve">, we observe no discernible trends in our time-window. </w:t>
      </w:r>
    </w:p>
    <w:p w14:paraId="7B999FF7" w14:textId="06151A47" w:rsidR="00CD065A" w:rsidRDefault="00CD065A" w:rsidP="00CD065A">
      <w:pPr>
        <w:ind w:firstLine="0"/>
        <w:jc w:val="both"/>
        <w:rPr>
          <w:iCs/>
          <w:lang w:val="en-GB"/>
        </w:rPr>
      </w:pPr>
    </w:p>
    <w:tbl>
      <w:tblPr>
        <w:tblW w:w="9220" w:type="dxa"/>
        <w:tblCellMar>
          <w:left w:w="70" w:type="dxa"/>
          <w:right w:w="70" w:type="dxa"/>
        </w:tblCellMar>
        <w:tblLook w:val="04A0" w:firstRow="1" w:lastRow="0" w:firstColumn="1" w:lastColumn="0" w:noHBand="0" w:noVBand="1"/>
      </w:tblPr>
      <w:tblGrid>
        <w:gridCol w:w="3460"/>
        <w:gridCol w:w="960"/>
        <w:gridCol w:w="960"/>
        <w:gridCol w:w="960"/>
        <w:gridCol w:w="960"/>
        <w:gridCol w:w="960"/>
        <w:gridCol w:w="960"/>
      </w:tblGrid>
      <w:tr w:rsidR="00761E79" w:rsidRPr="00E16B67" w14:paraId="44AD831C" w14:textId="77777777" w:rsidTr="00761E79">
        <w:trPr>
          <w:trHeight w:val="300"/>
        </w:trPr>
        <w:tc>
          <w:tcPr>
            <w:tcW w:w="9220" w:type="dxa"/>
            <w:gridSpan w:val="7"/>
            <w:tcBorders>
              <w:top w:val="nil"/>
              <w:left w:val="nil"/>
              <w:bottom w:val="single" w:sz="4" w:space="0" w:color="auto"/>
              <w:right w:val="nil"/>
            </w:tcBorders>
            <w:shd w:val="clear" w:color="auto" w:fill="auto"/>
            <w:noWrap/>
            <w:vAlign w:val="bottom"/>
            <w:hideMark/>
          </w:tcPr>
          <w:p w14:paraId="13DA9C5E" w14:textId="0906D0D5" w:rsidR="00761E79" w:rsidRPr="00761E79" w:rsidRDefault="00761E79" w:rsidP="00761E79">
            <w:pPr>
              <w:spacing w:line="240" w:lineRule="auto"/>
              <w:ind w:firstLine="0"/>
              <w:rPr>
                <w:rFonts w:ascii="Calibri" w:eastAsia="Times New Roman" w:hAnsi="Calibri" w:cs="Calibri"/>
                <w:b/>
                <w:bCs/>
                <w:color w:val="000000"/>
                <w:lang w:val="en-GB" w:eastAsia="nl-NL"/>
              </w:rPr>
            </w:pPr>
            <w:r w:rsidRPr="00761E79">
              <w:rPr>
                <w:rFonts w:ascii="Calibri" w:eastAsia="Times New Roman" w:hAnsi="Calibri" w:cs="Calibri"/>
                <w:b/>
                <w:bCs/>
                <w:color w:val="000000"/>
                <w:lang w:val="en-GB" w:eastAsia="nl-NL"/>
              </w:rPr>
              <w:t xml:space="preserve">Table 4. </w:t>
            </w:r>
            <w:r>
              <w:rPr>
                <w:rFonts w:eastAsia="Times New Roman" w:cstheme="minorHAnsi"/>
                <w:color w:val="000000"/>
                <w:lang w:val="en-GB"/>
              </w:rPr>
              <w:t xml:space="preserve">Multiplex </w:t>
            </w:r>
            <w:proofErr w:type="spellStart"/>
            <w:r>
              <w:rPr>
                <w:rFonts w:eastAsia="Times New Roman" w:cstheme="minorHAnsi"/>
                <w:color w:val="000000"/>
                <w:lang w:val="en-GB"/>
              </w:rPr>
              <w:t>RSiena</w:t>
            </w:r>
            <w:proofErr w:type="spellEnd"/>
            <w:r>
              <w:rPr>
                <w:rFonts w:eastAsia="Times New Roman" w:cstheme="minorHAnsi"/>
                <w:color w:val="000000"/>
                <w:lang w:val="en-GB"/>
              </w:rPr>
              <w:t xml:space="preserve"> model to predict twitter relations among (147) Dutch MPs in 2017: summary of main results from Model 1, 2 and 3</w:t>
            </w:r>
          </w:p>
        </w:tc>
      </w:tr>
      <w:tr w:rsidR="00761E79" w:rsidRPr="00761E79" w14:paraId="639EA1EF" w14:textId="77777777" w:rsidTr="00761E79">
        <w:trPr>
          <w:trHeight w:val="300"/>
        </w:trPr>
        <w:tc>
          <w:tcPr>
            <w:tcW w:w="3460" w:type="dxa"/>
            <w:tcBorders>
              <w:top w:val="nil"/>
              <w:left w:val="nil"/>
              <w:bottom w:val="nil"/>
              <w:right w:val="nil"/>
            </w:tcBorders>
            <w:shd w:val="clear" w:color="auto" w:fill="auto"/>
            <w:noWrap/>
            <w:vAlign w:val="bottom"/>
            <w:hideMark/>
          </w:tcPr>
          <w:p w14:paraId="4F8BB584" w14:textId="77777777" w:rsidR="00761E79" w:rsidRPr="00761E79" w:rsidRDefault="00761E79" w:rsidP="00761E79">
            <w:pPr>
              <w:spacing w:line="240" w:lineRule="auto"/>
              <w:ind w:firstLine="0"/>
              <w:rPr>
                <w:rFonts w:ascii="Calibri" w:eastAsia="Times New Roman" w:hAnsi="Calibri" w:cs="Calibri"/>
                <w:color w:val="000000"/>
                <w:lang w:val="en-GB" w:eastAsia="nl-NL"/>
              </w:rPr>
            </w:pPr>
          </w:p>
        </w:tc>
        <w:tc>
          <w:tcPr>
            <w:tcW w:w="960" w:type="dxa"/>
            <w:tcBorders>
              <w:top w:val="nil"/>
              <w:left w:val="nil"/>
              <w:bottom w:val="nil"/>
              <w:right w:val="nil"/>
            </w:tcBorders>
            <w:shd w:val="clear" w:color="auto" w:fill="auto"/>
            <w:noWrap/>
            <w:vAlign w:val="bottom"/>
            <w:hideMark/>
          </w:tcPr>
          <w:p w14:paraId="3DBF7BD2"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75FDEC38"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bottom"/>
            <w:hideMark/>
          </w:tcPr>
          <w:p w14:paraId="295C24BE"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4EFA655D"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bottom"/>
            <w:hideMark/>
          </w:tcPr>
          <w:p w14:paraId="770F808A"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28C33395"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r>
      <w:tr w:rsidR="00761E79" w:rsidRPr="00761E79" w14:paraId="47493C5D" w14:textId="77777777" w:rsidTr="00761E79">
        <w:trPr>
          <w:trHeight w:val="300"/>
        </w:trPr>
        <w:tc>
          <w:tcPr>
            <w:tcW w:w="3460" w:type="dxa"/>
            <w:tcBorders>
              <w:top w:val="nil"/>
              <w:left w:val="nil"/>
              <w:bottom w:val="single" w:sz="4" w:space="0" w:color="auto"/>
              <w:right w:val="nil"/>
            </w:tcBorders>
            <w:shd w:val="clear" w:color="auto" w:fill="auto"/>
            <w:noWrap/>
            <w:vAlign w:val="bottom"/>
            <w:hideMark/>
          </w:tcPr>
          <w:p w14:paraId="57B7409D"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bottom"/>
            <w:hideMark/>
          </w:tcPr>
          <w:p w14:paraId="2C36AB5E"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roofErr w:type="spellStart"/>
            <w:r w:rsidRPr="00761E79">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4858F0F1"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17202572"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roofErr w:type="spellStart"/>
            <w:r w:rsidRPr="00761E79">
              <w:rPr>
                <w:rFonts w:ascii="Calibri" w:eastAsia="Times New Roman" w:hAnsi="Calibri" w:cs="Calibri"/>
                <w:i/>
                <w:iCs/>
                <w:color w:val="000000"/>
                <w:lang w:eastAsia="nl-NL"/>
              </w:rPr>
              <w:t>retweets</w:t>
            </w:r>
            <w:proofErr w:type="spellEnd"/>
          </w:p>
        </w:tc>
      </w:tr>
      <w:tr w:rsidR="00761E79" w:rsidRPr="00761E79" w14:paraId="4397D3BF" w14:textId="77777777" w:rsidTr="00761E79">
        <w:trPr>
          <w:trHeight w:val="300"/>
        </w:trPr>
        <w:tc>
          <w:tcPr>
            <w:tcW w:w="3460" w:type="dxa"/>
            <w:tcBorders>
              <w:top w:val="nil"/>
              <w:left w:val="nil"/>
              <w:bottom w:val="nil"/>
              <w:right w:val="nil"/>
            </w:tcBorders>
            <w:shd w:val="clear" w:color="auto" w:fill="auto"/>
            <w:noWrap/>
            <w:vAlign w:val="bottom"/>
            <w:hideMark/>
          </w:tcPr>
          <w:p w14:paraId="5F9D8D3B"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3A3FFB48"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1</w:t>
            </w:r>
          </w:p>
        </w:tc>
      </w:tr>
      <w:tr w:rsidR="00761E79" w:rsidRPr="00761E79" w14:paraId="39D878A5" w14:textId="77777777" w:rsidTr="00761E79">
        <w:trPr>
          <w:trHeight w:val="300"/>
        </w:trPr>
        <w:tc>
          <w:tcPr>
            <w:tcW w:w="3460" w:type="dxa"/>
            <w:tcBorders>
              <w:top w:val="nil"/>
              <w:left w:val="nil"/>
              <w:bottom w:val="single" w:sz="4" w:space="0" w:color="auto"/>
              <w:right w:val="nil"/>
            </w:tcBorders>
            <w:shd w:val="clear" w:color="auto" w:fill="auto"/>
            <w:vAlign w:val="center"/>
            <w:hideMark/>
          </w:tcPr>
          <w:p w14:paraId="32A31104"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34D09CF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223B49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6ED4939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C2E2C2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426054B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049DEEA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0.078</w:t>
            </w:r>
          </w:p>
        </w:tc>
      </w:tr>
      <w:tr w:rsidR="00761E79" w:rsidRPr="00761E79" w14:paraId="027BD3C0" w14:textId="77777777" w:rsidTr="00761E79">
        <w:trPr>
          <w:trHeight w:val="300"/>
        </w:trPr>
        <w:tc>
          <w:tcPr>
            <w:tcW w:w="3460" w:type="dxa"/>
            <w:tcBorders>
              <w:top w:val="nil"/>
              <w:left w:val="nil"/>
              <w:bottom w:val="nil"/>
              <w:right w:val="nil"/>
            </w:tcBorders>
            <w:shd w:val="clear" w:color="auto" w:fill="auto"/>
            <w:vAlign w:val="center"/>
            <w:hideMark/>
          </w:tcPr>
          <w:p w14:paraId="409929D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EE6ACB1"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2</w:t>
            </w:r>
          </w:p>
        </w:tc>
      </w:tr>
      <w:tr w:rsidR="00761E79" w:rsidRPr="00761E79" w14:paraId="14D4013A" w14:textId="77777777" w:rsidTr="00761E79">
        <w:trPr>
          <w:trHeight w:val="300"/>
        </w:trPr>
        <w:tc>
          <w:tcPr>
            <w:tcW w:w="3460" w:type="dxa"/>
            <w:tcBorders>
              <w:top w:val="nil"/>
              <w:left w:val="nil"/>
              <w:bottom w:val="nil"/>
              <w:right w:val="nil"/>
            </w:tcBorders>
            <w:shd w:val="clear" w:color="auto" w:fill="auto"/>
            <w:vAlign w:val="center"/>
            <w:hideMark/>
          </w:tcPr>
          <w:p w14:paraId="6377313C"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6EA8A56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6DDA89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1099C32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75DFC91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5334E9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3C5B478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0.099</w:t>
            </w:r>
          </w:p>
        </w:tc>
      </w:tr>
      <w:tr w:rsidR="00761E79" w:rsidRPr="00761E79" w14:paraId="5CB12DE3" w14:textId="77777777" w:rsidTr="00761E79">
        <w:trPr>
          <w:trHeight w:val="300"/>
        </w:trPr>
        <w:tc>
          <w:tcPr>
            <w:tcW w:w="3460" w:type="dxa"/>
            <w:tcBorders>
              <w:top w:val="nil"/>
              <w:left w:val="nil"/>
              <w:bottom w:val="nil"/>
              <w:right w:val="nil"/>
            </w:tcBorders>
            <w:shd w:val="clear" w:color="auto" w:fill="auto"/>
            <w:noWrap/>
            <w:vAlign w:val="bottom"/>
            <w:hideMark/>
          </w:tcPr>
          <w:p w14:paraId="243FD93A"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407D40A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2026953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033863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254A7E9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5E78A0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0EA7F6B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0.049</w:t>
            </w:r>
          </w:p>
        </w:tc>
      </w:tr>
      <w:tr w:rsidR="00761E79" w:rsidRPr="00761E79" w14:paraId="0C8960D0" w14:textId="77777777" w:rsidTr="00761E79">
        <w:trPr>
          <w:trHeight w:val="300"/>
        </w:trPr>
        <w:tc>
          <w:tcPr>
            <w:tcW w:w="3460" w:type="dxa"/>
            <w:tcBorders>
              <w:top w:val="nil"/>
              <w:left w:val="nil"/>
              <w:bottom w:val="nil"/>
              <w:right w:val="nil"/>
            </w:tcBorders>
            <w:shd w:val="clear" w:color="auto" w:fill="auto"/>
            <w:noWrap/>
            <w:vAlign w:val="bottom"/>
            <w:hideMark/>
          </w:tcPr>
          <w:p w14:paraId="143A4206"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xml:space="preserve">(absolute) </w:t>
            </w:r>
            <w:proofErr w:type="spellStart"/>
            <w:r w:rsidRPr="00761E79">
              <w:rPr>
                <w:rFonts w:ascii="Calibri" w:eastAsia="Times New Roman" w:hAnsi="Calibri" w:cs="Calibri"/>
                <w:color w:val="000000"/>
                <w:lang w:eastAsia="nl-NL"/>
              </w:rPr>
              <w:t>age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A038A8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4E5B57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B700D1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4B4252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2E01CFD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68F24F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0.004</w:t>
            </w:r>
          </w:p>
        </w:tc>
      </w:tr>
      <w:tr w:rsidR="00761E79" w:rsidRPr="00761E79" w14:paraId="04BD1837" w14:textId="77777777" w:rsidTr="00761E79">
        <w:trPr>
          <w:trHeight w:val="300"/>
        </w:trPr>
        <w:tc>
          <w:tcPr>
            <w:tcW w:w="3460" w:type="dxa"/>
            <w:tcBorders>
              <w:top w:val="nil"/>
              <w:left w:val="nil"/>
              <w:bottom w:val="single" w:sz="4" w:space="0" w:color="auto"/>
              <w:right w:val="nil"/>
            </w:tcBorders>
            <w:shd w:val="clear" w:color="auto" w:fill="auto"/>
            <w:noWrap/>
            <w:vAlign w:val="bottom"/>
            <w:hideMark/>
          </w:tcPr>
          <w:p w14:paraId="0D53B992" w14:textId="77777777" w:rsidR="00761E79" w:rsidRPr="00761E79" w:rsidRDefault="00761E79" w:rsidP="00761E79">
            <w:pPr>
              <w:spacing w:line="240" w:lineRule="auto"/>
              <w:ind w:firstLine="0"/>
              <w:rPr>
                <w:rFonts w:ascii="Calibri" w:eastAsia="Times New Roman" w:hAnsi="Calibri" w:cs="Calibri"/>
                <w:color w:val="000000"/>
                <w:lang w:val="en-GB" w:eastAsia="nl-NL"/>
              </w:rPr>
            </w:pPr>
            <w:r w:rsidRPr="00761E79">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6002DDB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6901BBB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28AE7F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F2E1E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1D2151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23801BF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0.083</w:t>
            </w:r>
          </w:p>
        </w:tc>
      </w:tr>
      <w:tr w:rsidR="00761E79" w:rsidRPr="00761E79" w14:paraId="2ECD58FA" w14:textId="77777777" w:rsidTr="00761E79">
        <w:trPr>
          <w:trHeight w:val="300"/>
        </w:trPr>
        <w:tc>
          <w:tcPr>
            <w:tcW w:w="3460" w:type="dxa"/>
            <w:tcBorders>
              <w:top w:val="nil"/>
              <w:left w:val="nil"/>
              <w:bottom w:val="nil"/>
              <w:right w:val="nil"/>
            </w:tcBorders>
            <w:shd w:val="clear" w:color="auto" w:fill="auto"/>
            <w:noWrap/>
            <w:vAlign w:val="bottom"/>
            <w:hideMark/>
          </w:tcPr>
          <w:p w14:paraId="6556AEC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97BD5FE"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3</w:t>
            </w:r>
          </w:p>
        </w:tc>
      </w:tr>
      <w:tr w:rsidR="00761E79" w:rsidRPr="00761E79" w14:paraId="565F61A1" w14:textId="77777777" w:rsidTr="00761E79">
        <w:trPr>
          <w:trHeight w:val="300"/>
        </w:trPr>
        <w:tc>
          <w:tcPr>
            <w:tcW w:w="3460" w:type="dxa"/>
            <w:tcBorders>
              <w:top w:val="nil"/>
              <w:left w:val="nil"/>
              <w:bottom w:val="nil"/>
              <w:right w:val="nil"/>
            </w:tcBorders>
            <w:shd w:val="clear" w:color="auto" w:fill="auto"/>
            <w:vAlign w:val="center"/>
            <w:hideMark/>
          </w:tcPr>
          <w:p w14:paraId="16DB3149"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1FE75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49EB50A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6382EFB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313304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0D3D348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001590C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0.093</w:t>
            </w:r>
          </w:p>
        </w:tc>
      </w:tr>
      <w:tr w:rsidR="00761E79" w:rsidRPr="00761E79" w14:paraId="4774C5CB" w14:textId="77777777" w:rsidTr="00761E79">
        <w:trPr>
          <w:trHeight w:val="300"/>
        </w:trPr>
        <w:tc>
          <w:tcPr>
            <w:tcW w:w="3460" w:type="dxa"/>
            <w:tcBorders>
              <w:top w:val="nil"/>
              <w:left w:val="nil"/>
              <w:bottom w:val="nil"/>
              <w:right w:val="nil"/>
            </w:tcBorders>
            <w:shd w:val="clear" w:color="auto" w:fill="auto"/>
            <w:noWrap/>
            <w:vAlign w:val="bottom"/>
            <w:hideMark/>
          </w:tcPr>
          <w:p w14:paraId="243140B2"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08BC0A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5C6ADE9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0AEB61B1" w14:textId="682BFD74"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30F744F"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2EDA63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720F13B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0.056</w:t>
            </w:r>
          </w:p>
        </w:tc>
      </w:tr>
      <w:tr w:rsidR="00761E79" w:rsidRPr="00761E79" w14:paraId="4CD7C6A3" w14:textId="77777777" w:rsidTr="00761E79">
        <w:trPr>
          <w:trHeight w:val="300"/>
        </w:trPr>
        <w:tc>
          <w:tcPr>
            <w:tcW w:w="3460" w:type="dxa"/>
            <w:tcBorders>
              <w:top w:val="nil"/>
              <w:left w:val="nil"/>
              <w:bottom w:val="nil"/>
              <w:right w:val="nil"/>
            </w:tcBorders>
            <w:shd w:val="clear" w:color="auto" w:fill="auto"/>
            <w:noWrap/>
            <w:vAlign w:val="bottom"/>
            <w:hideMark/>
          </w:tcPr>
          <w:p w14:paraId="65D4DF6D"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xml:space="preserve">(absolute) </w:t>
            </w:r>
            <w:proofErr w:type="spellStart"/>
            <w:r w:rsidRPr="00761E79">
              <w:rPr>
                <w:rFonts w:ascii="Calibri" w:eastAsia="Times New Roman" w:hAnsi="Calibri" w:cs="Calibri"/>
                <w:color w:val="000000"/>
                <w:lang w:eastAsia="nl-NL"/>
              </w:rPr>
              <w:t>age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328C3AE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8BC95B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5C9947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1511EB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0139CD5"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B746F1F"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6AD6E999" w14:textId="77777777" w:rsidTr="00761E79">
        <w:trPr>
          <w:trHeight w:val="300"/>
        </w:trPr>
        <w:tc>
          <w:tcPr>
            <w:tcW w:w="3460" w:type="dxa"/>
            <w:tcBorders>
              <w:top w:val="nil"/>
              <w:left w:val="nil"/>
              <w:bottom w:val="nil"/>
              <w:right w:val="nil"/>
            </w:tcBorders>
            <w:shd w:val="clear" w:color="auto" w:fill="auto"/>
            <w:noWrap/>
            <w:vAlign w:val="bottom"/>
            <w:hideMark/>
          </w:tcPr>
          <w:p w14:paraId="0CEC34E8" w14:textId="77777777" w:rsidR="00761E79" w:rsidRPr="00761E79" w:rsidRDefault="00761E79" w:rsidP="00761E79">
            <w:pPr>
              <w:spacing w:line="240" w:lineRule="auto"/>
              <w:ind w:firstLine="0"/>
              <w:rPr>
                <w:rFonts w:ascii="Calibri" w:eastAsia="Times New Roman" w:hAnsi="Calibri" w:cs="Calibri"/>
                <w:color w:val="000000"/>
                <w:lang w:val="en-GB" w:eastAsia="nl-NL"/>
              </w:rPr>
            </w:pPr>
            <w:r w:rsidRPr="00761E79">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5CB66C0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5D5AB71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7C2E947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202926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7B6D53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1C1EF62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0.094</w:t>
            </w:r>
          </w:p>
        </w:tc>
      </w:tr>
      <w:tr w:rsidR="00761E79" w:rsidRPr="00761E79" w14:paraId="5ED6CAE2" w14:textId="77777777" w:rsidTr="00761E79">
        <w:trPr>
          <w:trHeight w:val="300"/>
        </w:trPr>
        <w:tc>
          <w:tcPr>
            <w:tcW w:w="3460" w:type="dxa"/>
            <w:tcBorders>
              <w:top w:val="nil"/>
              <w:left w:val="nil"/>
              <w:bottom w:val="nil"/>
              <w:right w:val="nil"/>
            </w:tcBorders>
            <w:shd w:val="clear" w:color="auto" w:fill="auto"/>
            <w:vAlign w:val="center"/>
            <w:hideMark/>
          </w:tcPr>
          <w:p w14:paraId="51CC76D6"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2BF7CB1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5C36A83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37E019A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2B45D79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316BA7B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A0E3A1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4752AE52" w14:textId="77777777" w:rsidTr="00761E79">
        <w:trPr>
          <w:trHeight w:val="300"/>
        </w:trPr>
        <w:tc>
          <w:tcPr>
            <w:tcW w:w="3460" w:type="dxa"/>
            <w:tcBorders>
              <w:top w:val="nil"/>
              <w:left w:val="nil"/>
              <w:bottom w:val="nil"/>
              <w:right w:val="nil"/>
            </w:tcBorders>
            <w:shd w:val="clear" w:color="auto" w:fill="auto"/>
            <w:vAlign w:val="center"/>
            <w:hideMark/>
          </w:tcPr>
          <w:p w14:paraId="71323416"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2E05371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191F340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5D1B3BF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78D7791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7D4E7BA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6EB2E0E"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4F177ACA" w14:textId="77777777" w:rsidTr="00761E79">
        <w:trPr>
          <w:trHeight w:val="300"/>
        </w:trPr>
        <w:tc>
          <w:tcPr>
            <w:tcW w:w="3460" w:type="dxa"/>
            <w:tcBorders>
              <w:top w:val="nil"/>
              <w:left w:val="nil"/>
              <w:bottom w:val="nil"/>
              <w:right w:val="nil"/>
            </w:tcBorders>
            <w:shd w:val="clear" w:color="auto" w:fill="auto"/>
            <w:vAlign w:val="center"/>
            <w:hideMark/>
          </w:tcPr>
          <w:p w14:paraId="49F65475"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0A12F016"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3913ED5" w14:textId="77777777" w:rsidR="00761E79" w:rsidRPr="00761E79" w:rsidRDefault="00761E79" w:rsidP="00761E79">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62425C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73C935A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091D228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3DC1CE6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0.092</w:t>
            </w:r>
          </w:p>
        </w:tc>
      </w:tr>
      <w:tr w:rsidR="00761E79" w:rsidRPr="00761E79" w14:paraId="7E01C6B2" w14:textId="77777777" w:rsidTr="00761E79">
        <w:trPr>
          <w:trHeight w:val="300"/>
        </w:trPr>
        <w:tc>
          <w:tcPr>
            <w:tcW w:w="3460" w:type="dxa"/>
            <w:tcBorders>
              <w:top w:val="nil"/>
              <w:left w:val="nil"/>
              <w:bottom w:val="nil"/>
              <w:right w:val="nil"/>
            </w:tcBorders>
            <w:shd w:val="clear" w:color="auto" w:fill="auto"/>
            <w:vAlign w:val="center"/>
            <w:hideMark/>
          </w:tcPr>
          <w:p w14:paraId="52CE7485"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58E3B0"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4E23BAD1" w14:textId="77777777" w:rsidR="00761E79" w:rsidRPr="00761E79" w:rsidRDefault="00761E79" w:rsidP="00761E79">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C2C2A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9B1B17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0F222A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4286D9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0.076</w:t>
            </w:r>
          </w:p>
        </w:tc>
      </w:tr>
      <w:tr w:rsidR="00761E79" w:rsidRPr="00761E79" w14:paraId="33860B7D" w14:textId="77777777" w:rsidTr="00761E79">
        <w:trPr>
          <w:trHeight w:val="300"/>
        </w:trPr>
        <w:tc>
          <w:tcPr>
            <w:tcW w:w="3460" w:type="dxa"/>
            <w:tcBorders>
              <w:top w:val="nil"/>
              <w:left w:val="nil"/>
              <w:bottom w:val="nil"/>
              <w:right w:val="nil"/>
            </w:tcBorders>
            <w:shd w:val="clear" w:color="auto" w:fill="auto"/>
            <w:vAlign w:val="center"/>
            <w:hideMark/>
          </w:tcPr>
          <w:p w14:paraId="25309BD8"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54D766A3"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6896BC1"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0F7C493"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C3CFFBC"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2BC250"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8CA4A0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0.228</w:t>
            </w:r>
          </w:p>
        </w:tc>
      </w:tr>
      <w:tr w:rsidR="00761E79" w:rsidRPr="00761E79" w14:paraId="2C2081BC" w14:textId="77777777" w:rsidTr="00761E79">
        <w:trPr>
          <w:trHeight w:val="300"/>
        </w:trPr>
        <w:tc>
          <w:tcPr>
            <w:tcW w:w="3460" w:type="dxa"/>
            <w:tcBorders>
              <w:top w:val="nil"/>
              <w:left w:val="nil"/>
              <w:bottom w:val="single" w:sz="4" w:space="0" w:color="auto"/>
              <w:right w:val="nil"/>
            </w:tcBorders>
            <w:shd w:val="clear" w:color="auto" w:fill="auto"/>
            <w:vAlign w:val="center"/>
            <w:hideMark/>
          </w:tcPr>
          <w:p w14:paraId="38738F4E"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bottom"/>
            <w:hideMark/>
          </w:tcPr>
          <w:p w14:paraId="444D7575"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6A9FE656"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13547378"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29DE9099"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5A5DF46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176F84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0.231</w:t>
            </w:r>
          </w:p>
        </w:tc>
      </w:tr>
    </w:tbl>
    <w:p w14:paraId="729DC0A6" w14:textId="77777777" w:rsidR="00761E79" w:rsidRDefault="00761E79" w:rsidP="00CD065A">
      <w:pPr>
        <w:ind w:firstLine="0"/>
        <w:jc w:val="both"/>
        <w:rPr>
          <w:iCs/>
          <w:lang w:val="en-GB"/>
        </w:rPr>
      </w:pPr>
    </w:p>
    <w:p w14:paraId="50692BC2" w14:textId="77777777" w:rsidR="003F0BAF" w:rsidRDefault="00CD065A" w:rsidP="000D1953">
      <w:pPr>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06B71635" w:rsidR="006409BE" w:rsidRDefault="00D56128" w:rsidP="006409BE">
      <w:pPr>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(b=-.186; b=-0.096; b=-.271,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 xml:space="preserve">he shared </w:t>
      </w:r>
      <w:r w:rsidR="00DA2633">
        <w:rPr>
          <w:iCs/>
          <w:lang w:val="en-GB"/>
        </w:rPr>
        <w:lastRenderedPageBreak/>
        <w:t>popularity effect was negative in all three layers but only reached significance in the retweet layer</w:t>
      </w:r>
      <w:r w:rsidR="000D511A">
        <w:rPr>
          <w:iCs/>
          <w:lang w:val="en-GB"/>
        </w:rPr>
        <w:t xml:space="preserve"> (b=-0.014, se=0.005)</w:t>
      </w:r>
      <w:r w:rsidR="00DA2633">
        <w:rPr>
          <w:iCs/>
          <w:lang w:val="en-GB"/>
        </w:rPr>
        <w:t xml:space="preserve">. </w:t>
      </w:r>
      <w:commentRangeStart w:id="9"/>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0C3B4A">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commentRangeEnd w:id="9"/>
      <w:r w:rsidR="004C68E6">
        <w:rPr>
          <w:rStyle w:val="Verwijzingopmerking"/>
        </w:rPr>
        <w:commentReference w:id="9"/>
      </w:r>
    </w:p>
    <w:p w14:paraId="033E4E82" w14:textId="6028767A"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(b=-.507, se=0.087)</w:t>
      </w:r>
      <w:r w:rsidR="004C68E6">
        <w:rPr>
          <w:iCs/>
          <w:lang w:val="en-GB"/>
        </w:rPr>
        <w:t>, and</w:t>
      </w:r>
      <w:r>
        <w:rPr>
          <w:iCs/>
          <w:lang w:val="en-GB"/>
        </w:rPr>
        <w:t xml:space="preserve"> follow relations are more likely within the </w:t>
      </w:r>
      <w:r w:rsidR="00B00A60">
        <w:rPr>
          <w:iCs/>
          <w:lang w:val="en-GB"/>
        </w:rPr>
        <w:t>sub</w:t>
      </w:r>
      <w:r>
        <w:rPr>
          <w:iCs/>
          <w:lang w:val="en-GB"/>
        </w:rPr>
        <w:t xml:space="preserve">groups </w:t>
      </w:r>
      <w:commentRangeStart w:id="10"/>
      <w:r>
        <w:rPr>
          <w:iCs/>
          <w:lang w:val="en-GB"/>
        </w:rPr>
        <w:t xml:space="preserve">of incumbent and non-incumbent </w:t>
      </w:r>
      <w:commentRangeEnd w:id="10"/>
      <w:r w:rsidR="004C68E6">
        <w:rPr>
          <w:rStyle w:val="Verwijzingopmerking"/>
        </w:rPr>
        <w:commentReference w:id="10"/>
      </w:r>
      <w:r>
        <w:rPr>
          <w:iCs/>
          <w:lang w:val="en-GB"/>
        </w:rPr>
        <w:t>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(b=-.114, se=0.045) </w:t>
      </w:r>
      <w:r>
        <w:rPr>
          <w:iCs/>
          <w:lang w:val="en-GB"/>
        </w:rPr>
        <w:t>and are retweete</w:t>
      </w:r>
      <w:r w:rsidR="004C68E6">
        <w:rPr>
          <w:iCs/>
          <w:lang w:val="en-GB"/>
        </w:rPr>
        <w:t>d</w:t>
      </w:r>
      <w:r>
        <w:rPr>
          <w:iCs/>
          <w:lang w:val="en-GB"/>
        </w:rPr>
        <w:t xml:space="preserve"> less often</w:t>
      </w:r>
      <w:r w:rsidR="000D511A">
        <w:rPr>
          <w:iCs/>
          <w:lang w:val="en-GB"/>
        </w:rPr>
        <w:t xml:space="preserve"> (b=-.082, se=.046)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 xml:space="preserve">(b=0.542, se=.154) </w:t>
      </w:r>
      <w:r w:rsidR="00111936">
        <w:rPr>
          <w:iCs/>
          <w:lang w:val="en-GB"/>
        </w:rPr>
        <w:t>but are @</w:t>
      </w:r>
      <w:r w:rsidR="000D511A">
        <w:rPr>
          <w:iCs/>
          <w:lang w:val="en-GB"/>
        </w:rPr>
        <w:t>-</w:t>
      </w:r>
      <w:r w:rsidR="00111936">
        <w:rPr>
          <w:iCs/>
          <w:lang w:val="en-GB"/>
        </w:rPr>
        <w:t xml:space="preserve">mentioned </w:t>
      </w:r>
      <w:r w:rsidR="000D511A">
        <w:rPr>
          <w:iCs/>
          <w:lang w:val="en-GB"/>
        </w:rPr>
        <w:t xml:space="preserve">(b=-.012, se=.003) and retweeted (b=-.012,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se=.096) but are @-mentioned and retweeted relatively often (b=0.129, se=0.092; b=.122, se=.079;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commentRangeStart w:id="11"/>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w:t>
      </w:r>
      <w:commentRangeEnd w:id="11"/>
      <w:r w:rsidR="007F3C29">
        <w:rPr>
          <w:rStyle w:val="Verwijzingopmerking"/>
        </w:rPr>
        <w:commentReference w:id="11"/>
      </w:r>
      <w:r w:rsidR="00A76DA8">
        <w:rPr>
          <w:iCs/>
          <w:lang w:val="en-GB"/>
        </w:rPr>
        <w:t>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28FB3F53" w:rsidR="00D3005B" w:rsidRPr="00D620C4" w:rsidRDefault="00E041FD" w:rsidP="00D53906">
      <w:pPr>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1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12"/>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261A93B9" w:rsidR="00E63515" w:rsidRDefault="005139AC" w:rsidP="00B1270E">
      <w:pPr>
        <w:ind w:firstLine="0"/>
        <w:jc w:val="both"/>
        <w:rPr>
          <w:iCs/>
          <w:lang w:val="en-GB"/>
        </w:rPr>
      </w:pPr>
      <w:r>
        <w:rPr>
          <w:iCs/>
          <w:lang w:val="en-GB"/>
        </w:rPr>
        <w:lastRenderedPageBreak/>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1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13"/>
    </w:p>
    <w:p w14:paraId="4FB07BD3" w14:textId="0988B81C" w:rsidR="005519E0" w:rsidRDefault="005519E0" w:rsidP="00194565">
      <w:pPr>
        <w:ind w:firstLine="708"/>
        <w:jc w:val="both"/>
        <w:rPr>
          <w:iCs/>
          <w:lang w:val="en-GB"/>
        </w:rPr>
      </w:pPr>
      <w:bookmarkStart w:id="1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1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se=.146, Table 4) and segregation in the follow layer is not </w:t>
      </w:r>
      <w:r w:rsidRPr="005F3790">
        <w:rPr>
          <w:i/>
          <w:lang w:val="en-GB"/>
        </w:rPr>
        <w:t>significantly</w:t>
      </w:r>
      <w:r>
        <w:rPr>
          <w:iCs/>
          <w:lang w:val="en-GB"/>
        </w:rPr>
        <w:t xml:space="preserve"> stronger than in the @-mention layer (b=.918, se=.054,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769077A2"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 xml:space="preserve">MPs are more likely to retweet tweets of MPs of the same sex (b=.127,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xml:space="preserve">, we even find that the larger the age difference between MPs the more likely they are to follow each other (b=0.035, se=0.07) and that MPs with the same visible ethnic minority status are less likely to follow each other (b=-.390, se=.152). </w:t>
      </w:r>
    </w:p>
    <w:p w14:paraId="0F6CC7D0" w14:textId="54D2157B"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(b=.241, se=.086)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(b=.129, se=.053; b=.105, se=.051, respectively)</w:t>
      </w:r>
      <w:r w:rsidR="00DF0341">
        <w:rPr>
          <w:iCs/>
          <w:lang w:val="en-GB"/>
        </w:rPr>
        <w:t>. O</w:t>
      </w:r>
      <w:r>
        <w:rPr>
          <w:iCs/>
          <w:lang w:val="en-GB"/>
        </w:rPr>
        <w:t>lder MPs follow fewer other MPs</w:t>
      </w:r>
      <w:r w:rsidR="00216BC7">
        <w:rPr>
          <w:iCs/>
          <w:lang w:val="en-GB"/>
        </w:rPr>
        <w:t xml:space="preserve"> (b=-.140, se=.054)</w:t>
      </w:r>
      <w:r w:rsidR="00DF0341">
        <w:rPr>
          <w:iCs/>
          <w:lang w:val="en-GB"/>
        </w:rPr>
        <w:t>,</w:t>
      </w:r>
      <w:r>
        <w:rPr>
          <w:iCs/>
          <w:lang w:val="en-GB"/>
        </w:rPr>
        <w:t xml:space="preserve"> are followed less often themselves</w:t>
      </w:r>
      <w:r w:rsidR="00216BC7">
        <w:rPr>
          <w:iCs/>
          <w:lang w:val="en-GB"/>
        </w:rPr>
        <w:t xml:space="preserve"> (b=-.017, 005)</w:t>
      </w:r>
      <w:r>
        <w:rPr>
          <w:iCs/>
          <w:lang w:val="en-GB"/>
        </w:rPr>
        <w:t>, and tweets of older MPs are retweeted less often</w:t>
      </w:r>
      <w:r w:rsidR="00216BC7">
        <w:rPr>
          <w:iCs/>
          <w:lang w:val="en-GB"/>
        </w:rPr>
        <w:t xml:space="preserve"> (b=-.009, se=.003)</w:t>
      </w:r>
      <w:r w:rsidR="00DF0341">
        <w:rPr>
          <w:iCs/>
          <w:lang w:val="en-GB"/>
        </w:rPr>
        <w:t xml:space="preserve">. </w:t>
      </w:r>
      <w:r>
        <w:rPr>
          <w:iCs/>
          <w:lang w:val="en-GB"/>
        </w:rPr>
        <w:t>MPs with a visible ethnic minority status are more likely to retweet</w:t>
      </w:r>
      <w:r w:rsidR="00216BC7">
        <w:rPr>
          <w:iCs/>
          <w:lang w:val="en-GB"/>
        </w:rPr>
        <w:t xml:space="preserve"> (b=.173, se=.102)</w:t>
      </w:r>
      <w:r w:rsidR="00DF0341">
        <w:rPr>
          <w:iCs/>
          <w:lang w:val="en-GB"/>
        </w:rPr>
        <w:t xml:space="preserve">. But, to hammer the point home, </w:t>
      </w:r>
      <w:bookmarkStart w:id="15" w:name="_Hlk89798994"/>
      <w:r w:rsidR="00DF0341">
        <w:rPr>
          <w:iCs/>
          <w:lang w:val="en-GB"/>
        </w:rPr>
        <w:t xml:space="preserve">there are no clear and consistent </w:t>
      </w:r>
      <w:r w:rsidR="00DF0341">
        <w:rPr>
          <w:iCs/>
          <w:lang w:val="en-GB"/>
        </w:rPr>
        <w:lastRenderedPageBreak/>
        <w:t xml:space="preserve">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1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16" w:name="_Hlk89799032"/>
      <w:r w:rsidR="000C08E9">
        <w:rPr>
          <w:iCs/>
          <w:lang w:val="en-GB"/>
        </w:rPr>
        <w:t xml:space="preserve">Party based segregation is not a by-product of social inbreeding homophily </w:t>
      </w:r>
      <w:bookmarkEnd w:id="1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4CB004C0"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 xml:space="preserve">Following MPs and being followed also leads to @-mentioning (b=.400, se=.072; b=.158, se=.066, respectively) and retweets (b=.647, se=.092; b.251, se.076, respectively). To @-mention a colleague MP will increase the chance that your tweets will be retweeted by this MP (b=.988, se=.231), possibly indicating that twitter discussions cross network layers. </w:t>
      </w:r>
      <w:r w:rsidR="00F50FB6">
        <w:rPr>
          <w:lang w:val="en-US"/>
        </w:rPr>
        <w:t xml:space="preserve">MPs are more likely to </w:t>
      </w:r>
      <w:r w:rsidR="00CE711E">
        <w:rPr>
          <w:lang w:val="en-US"/>
        </w:rPr>
        <w:t xml:space="preserve">start to follow and @-mention MPs who they retweet (b=1.718, se=.536; b=.454, se=.212,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(b=.677, se=.483).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1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1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190EBE3D" w14:textId="77777777" w:rsidR="006034C6" w:rsidRDefault="006034C6" w:rsidP="00770A3A">
      <w:pPr>
        <w:ind w:firstLine="708"/>
        <w:jc w:val="both"/>
        <w:rPr>
          <w:lang w:val="en-US"/>
        </w:rPr>
      </w:pPr>
    </w:p>
    <w:p w14:paraId="09124981" w14:textId="1D9A8ADE" w:rsidR="005F3790" w:rsidRDefault="005F3790" w:rsidP="00B1270E">
      <w:pPr>
        <w:ind w:firstLine="0"/>
        <w:jc w:val="both"/>
        <w:rPr>
          <w:iCs/>
          <w:lang w:val="en-US"/>
        </w:rPr>
      </w:pPr>
    </w:p>
    <w:p w14:paraId="4CCE388B" w14:textId="77777777" w:rsidR="005F3790" w:rsidRDefault="00761E79" w:rsidP="00B1270E">
      <w:pPr>
        <w:ind w:firstLine="0"/>
        <w:jc w:val="both"/>
        <w:rPr>
          <w:ins w:id="18" w:author="Niels Spierings" w:date="2021-10-07T21:47:00Z"/>
          <w:iCs/>
          <w:lang w:val="en-US"/>
        </w:rPr>
      </w:pPr>
      <w:commentRangeStart w:id="19"/>
      <w:commentRangeEnd w:id="19"/>
      <w:r>
        <w:rPr>
          <w:rStyle w:val="Verwijzingopmerking"/>
        </w:rPr>
        <w:commentReference w:id="19"/>
      </w:r>
    </w:p>
    <w:p w14:paraId="25D66961" w14:textId="60EA33D6" w:rsidR="00196F76" w:rsidRPr="008E2CC6" w:rsidRDefault="00196F76" w:rsidP="00B1270E">
      <w:pPr>
        <w:ind w:firstLine="0"/>
        <w:jc w:val="both"/>
        <w:rPr>
          <w:ins w:id="20" w:author="Niels Spierings" w:date="2021-10-07T21:47:00Z"/>
          <w:i/>
          <w:rPrChange w:id="21" w:author="Tolsma, J. (Jochem)" w:date="2021-10-14T09:16:00Z">
            <w:rPr>
              <w:ins w:id="22" w:author="Niels Spierings" w:date="2021-10-07T21:47:00Z"/>
              <w:i/>
              <w:lang w:val="en-US"/>
            </w:rPr>
          </w:rPrChange>
        </w:rPr>
      </w:pPr>
      <w:ins w:id="23" w:author="Niels Spierings" w:date="2021-10-07T21:47:00Z">
        <w:r w:rsidRPr="008E2CC6">
          <w:rPr>
            <w:i/>
            <w:rPrChange w:id="24" w:author="Tolsma, J. (Jochem)" w:date="2021-10-14T09:16:00Z">
              <w:rPr>
                <w:i/>
                <w:lang w:val="en-US"/>
              </w:rPr>
            </w:rPrChange>
          </w:rPr>
          <w:t xml:space="preserve">Over time </w:t>
        </w:r>
      </w:ins>
    </w:p>
    <w:p w14:paraId="13D38A90" w14:textId="025FF97A" w:rsidR="00196F76" w:rsidRPr="008E2CC6" w:rsidRDefault="00196F76" w:rsidP="00B1270E">
      <w:pPr>
        <w:ind w:firstLine="0"/>
        <w:jc w:val="both"/>
        <w:rPr>
          <w:iCs/>
          <w:rPrChange w:id="25" w:author="Tolsma, J. (Jochem)" w:date="2021-10-14T09:16:00Z">
            <w:rPr>
              <w:iCs/>
              <w:lang w:val="en-US"/>
            </w:rPr>
          </w:rPrChange>
        </w:rPr>
      </w:pPr>
      <w:commentRangeStart w:id="26"/>
      <w:ins w:id="27" w:author="Niels Spierings" w:date="2021-10-07T21:47:00Z">
        <w:r w:rsidRPr="00FC51A7">
          <w:rPr>
            <w:iCs/>
            <w:highlight w:val="yellow"/>
            <w:rPrChange w:id="28" w:author="Niels Spierings" w:date="2021-10-08T08:37:00Z">
              <w:rPr>
                <w:i/>
                <w:lang w:val="en-US"/>
              </w:rPr>
            </w:rPrChange>
          </w:rPr>
          <w:t>…. Missing? …</w:t>
        </w:r>
      </w:ins>
      <w:ins w:id="29" w:author="Niels Spierings" w:date="2021-10-08T08:36:00Z">
        <w:r w:rsidR="00FC51A7" w:rsidRPr="00FC51A7">
          <w:rPr>
            <w:iCs/>
            <w:rPrChange w:id="30" w:author="Niels Spierings" w:date="2021-10-08T08:37:00Z">
              <w:rPr>
                <w:iCs/>
                <w:lang w:val="en-US"/>
              </w:rPr>
            </w:rPrChange>
          </w:rPr>
          <w:t xml:space="preserve"> of is </w:t>
        </w:r>
        <w:proofErr w:type="spellStart"/>
        <w:r w:rsidR="00FC51A7" w:rsidRPr="00FC51A7">
          <w:rPr>
            <w:iCs/>
            <w:rPrChange w:id="31" w:author="Niels Spierings" w:date="2021-10-08T08:37:00Z">
              <w:rPr>
                <w:iCs/>
                <w:lang w:val="en-US"/>
              </w:rPr>
            </w:rPrChange>
          </w:rPr>
          <w:t>descriptive</w:t>
        </w:r>
        <w:proofErr w:type="spellEnd"/>
        <w:r w:rsidR="00FC51A7" w:rsidRPr="00FC51A7">
          <w:rPr>
            <w:iCs/>
            <w:rPrChange w:id="32" w:author="Niels Spierings" w:date="2021-10-08T08:37:00Z">
              <w:rPr>
                <w:iCs/>
                <w:lang w:val="en-US"/>
              </w:rPr>
            </w:rPrChange>
          </w:rPr>
          <w:t xml:space="preserve"> genoeg daarvoor? </w:t>
        </w:r>
        <w:r w:rsidR="00FC51A7" w:rsidRPr="008E2CC6">
          <w:rPr>
            <w:iCs/>
            <w:rPrChange w:id="33" w:author="Tolsma, J. (Jochem)" w:date="2021-10-14T09:16:00Z">
              <w:rPr>
                <w:iCs/>
                <w:lang w:val="en-US"/>
              </w:rPr>
            </w:rPrChange>
          </w:rPr>
          <w:t xml:space="preserve">Dan </w:t>
        </w:r>
      </w:ins>
      <w:ins w:id="34" w:author="Niels Spierings" w:date="2021-10-08T08:37:00Z">
        <w:r w:rsidR="00FC51A7" w:rsidRPr="008E2CC6">
          <w:rPr>
            <w:iCs/>
            <w:rPrChange w:id="35" w:author="Tolsma, J. (Jochem)" w:date="2021-10-14T09:16:00Z">
              <w:rPr>
                <w:iCs/>
                <w:lang w:val="en-US"/>
              </w:rPr>
            </w:rPrChange>
          </w:rPr>
          <w:t>dat ergens aange</w:t>
        </w:r>
        <w:r w:rsidR="001F6A1A" w:rsidRPr="008E2CC6">
          <w:rPr>
            <w:iCs/>
            <w:rPrChange w:id="36" w:author="Tolsma, J. (Jochem)" w:date="2021-10-14T09:16:00Z">
              <w:rPr>
                <w:iCs/>
                <w:lang w:val="en-US"/>
              </w:rPr>
            </w:rPrChange>
          </w:rPr>
          <w:t>v</w:t>
        </w:r>
        <w:r w:rsidR="00FC51A7" w:rsidRPr="008E2CC6">
          <w:rPr>
            <w:iCs/>
            <w:rPrChange w:id="37" w:author="Tolsma, J. (Jochem)" w:date="2021-10-14T09:16:00Z">
              <w:rPr>
                <w:iCs/>
                <w:lang w:val="en-US"/>
              </w:rPr>
            </w:rPrChange>
          </w:rPr>
          <w:t>en</w:t>
        </w:r>
        <w:r w:rsidR="008E50C1" w:rsidRPr="008E2CC6">
          <w:rPr>
            <w:iCs/>
            <w:rPrChange w:id="38" w:author="Tolsma, J. (Jochem)" w:date="2021-10-14T09:16:00Z">
              <w:rPr>
                <w:iCs/>
                <w:lang w:val="en-US"/>
              </w:rPr>
            </w:rPrChange>
          </w:rPr>
          <w:t xml:space="preserve"> en onze RQ1 expliciet beantwoorden waar we over time </w:t>
        </w:r>
        <w:proofErr w:type="spellStart"/>
        <w:r w:rsidR="008E50C1" w:rsidRPr="008E2CC6">
          <w:rPr>
            <w:iCs/>
            <w:rPrChange w:id="39" w:author="Tolsma, J. (Jochem)" w:date="2021-10-14T09:16:00Z">
              <w:rPr>
                <w:iCs/>
                <w:lang w:val="en-US"/>
              </w:rPr>
            </w:rPrChange>
          </w:rPr>
          <w:t>results</w:t>
        </w:r>
        <w:proofErr w:type="spellEnd"/>
        <w:r w:rsidR="008E50C1" w:rsidRPr="008E2CC6">
          <w:rPr>
            <w:iCs/>
            <w:rPrChange w:id="40" w:author="Tolsma, J. (Jochem)" w:date="2021-10-14T09:16:00Z">
              <w:rPr>
                <w:iCs/>
                <w:lang w:val="en-US"/>
              </w:rPr>
            </w:rPrChange>
          </w:rPr>
          <w:t xml:space="preserve"> bespreken.</w:t>
        </w:r>
        <w:r w:rsidR="00FC51A7" w:rsidRPr="008E2CC6">
          <w:rPr>
            <w:iCs/>
            <w:rPrChange w:id="41" w:author="Tolsma, J. (Jochem)" w:date="2021-10-14T09:16:00Z">
              <w:rPr>
                <w:iCs/>
                <w:lang w:val="en-US"/>
              </w:rPr>
            </w:rPrChange>
          </w:rPr>
          <w:t>.</w:t>
        </w:r>
      </w:ins>
      <w:commentRangeEnd w:id="26"/>
      <w:r w:rsidR="004D5091">
        <w:rPr>
          <w:rStyle w:val="Verwijzingopmerking"/>
        </w:rPr>
        <w:commentReference w:id="26"/>
      </w:r>
    </w:p>
    <w:p w14:paraId="01099B28" w14:textId="6891F325" w:rsidR="000F3588" w:rsidRPr="008E2CC6" w:rsidRDefault="000F3588" w:rsidP="00760B5E">
      <w:pPr>
        <w:ind w:firstLine="0"/>
        <w:rPr>
          <w:iCs/>
          <w:rPrChange w:id="42" w:author="Tolsma, J. (Jochem)" w:date="2021-10-14T09:16:00Z">
            <w:rPr>
              <w:iCs/>
              <w:lang w:val="en-GB"/>
            </w:rPr>
          </w:rPrChange>
        </w:rPr>
      </w:pPr>
    </w:p>
    <w:p w14:paraId="4229B353" w14:textId="54D15722" w:rsidR="000F3588" w:rsidRPr="008E2CC6" w:rsidRDefault="000F3588" w:rsidP="00760B5E">
      <w:pPr>
        <w:ind w:firstLine="0"/>
        <w:rPr>
          <w:iCs/>
          <w:rPrChange w:id="43" w:author="Tolsma, J. (Jochem)" w:date="2021-10-14T09:16:00Z">
            <w:rPr>
              <w:iCs/>
              <w:lang w:val="en-GB"/>
            </w:rPr>
          </w:rPrChange>
        </w:rPr>
      </w:pPr>
    </w:p>
    <w:p w14:paraId="7E08A756" w14:textId="77777777" w:rsidR="000F3588" w:rsidRPr="008E2CC6" w:rsidRDefault="000F3588" w:rsidP="00760B5E">
      <w:pPr>
        <w:ind w:firstLine="0"/>
        <w:rPr>
          <w:iCs/>
          <w:rPrChange w:id="44" w:author="Tolsma, J. (Jochem)" w:date="2021-10-14T09:16:00Z">
            <w:rPr>
              <w:iCs/>
              <w:lang w:val="en-GB"/>
            </w:rPr>
          </w:rPrChange>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271116FB" w14:textId="77777777" w:rsidR="002C6765" w:rsidRDefault="002C6765" w:rsidP="002C6765">
      <w:pPr>
        <w:ind w:firstLine="0"/>
        <w:rPr>
          <w:lang w:val="en-US"/>
        </w:rPr>
      </w:pPr>
      <w:r>
        <w:rPr>
          <w:lang w:val="en-US"/>
        </w:rPr>
        <w:lastRenderedPageBreak/>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commentRangeStart w:id="45"/>
      <w:r>
        <w:rPr>
          <w:lang w:val="en-US"/>
        </w:rPr>
        <w:fldChar w:fldCharType="begin"/>
      </w:r>
      <w:r>
        <w:rPr>
          <w:lang w:val="en-US"/>
        </w:rPr>
        <w:instrText xml:space="preserve"> ADDIN ZOTERO_ITEM CSL_CITATION {"citationID":"i1kzgzgx","properties":{"formattedCitation":"(Bossetta 2018)","plainCitation":"(Bossetta 2018)","noteIndex":0},"citationItems":[{"id":53,"uris":["http://zotero.org/users/6814611/items/F76KU822"],"uri":["http://zotero.org/users/6814611/items/F76KU822"],"itemData":{"id":53,"type":"article-journal","container-title":"Journalism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commentRangeEnd w:id="45"/>
      <w:r>
        <w:rPr>
          <w:rStyle w:val="Verwijzingopmerking"/>
        </w:rPr>
        <w:commentReference w:id="45"/>
      </w:r>
      <w:r>
        <w:rPr>
          <w:lang w:val="en-US"/>
        </w:rPr>
        <w:t xml:space="preserve">, Twitter particularly. This enables us to study more </w:t>
      </w:r>
      <w:proofErr w:type="spellStart"/>
      <w:r>
        <w:rPr>
          <w:lang w:val="en-US"/>
        </w:rPr>
        <w:t>groundedly</w:t>
      </w:r>
      <w:proofErr w:type="spellEnd"/>
      <w:r>
        <w:rPr>
          <w:lang w:val="en-US"/>
        </w:rPr>
        <w:t xml:space="preserve"> to what extent the full network of Dutch MP was characterized by party-based segregation in the different layers of the </w:t>
      </w:r>
      <w:proofErr w:type="spellStart"/>
      <w:r>
        <w:rPr>
          <w:lang w:val="en-US"/>
        </w:rPr>
        <w:t>twittersphere</w:t>
      </w:r>
      <w:proofErr w:type="spellEnd"/>
      <w:r>
        <w:rPr>
          <w:lang w:val="en-US"/>
        </w:rPr>
        <w:t xml:space="preserve"> (i.e. following, retweeting and @mentioning relations) and whether these are partly formed as by product of societal segregation (social inbreed homophily), network dynamics, and the twitter architecture in a political context. Moreover, we assessed how these networks and the segregation therein developed over time. Below we will discuss our main results and their implication for the four issues central to this paper. Our results, altogether, highlight the importance of combining these literatures and studying the different layers of Twitter interrelatedly, as this allows us to understand the developed of MPs Twitter segregation as a function of the political rules of the game in parliament which is facilitated or even aggravated by the architecture of the platform, while social inbreed homophily hardly plays a role, laying bare that Twitter is for instance not used by women or ethnic-minority MPs to create cross-party solidarity networks. </w:t>
      </w:r>
    </w:p>
    <w:p w14:paraId="55AB6F8D" w14:textId="77777777" w:rsidR="002C6765" w:rsidRDefault="002C6765" w:rsidP="002C6765">
      <w:pPr>
        <w:rPr>
          <w:lang w:val="en-US"/>
        </w:rPr>
      </w:pPr>
      <w:r>
        <w:rPr>
          <w:lang w:val="en-US"/>
        </w:rPr>
        <w:tab/>
        <w:t xml:space="preserve">First, to what extent are the Twitter networks among MPs segregated? Our analyses shows that  among MPs, Twitter relations with MPs of the same political party are substantially more common than with MPs of other parties. This holds true for all network layers within Twitter -followers, retweets, @metnions - and at all three time points. This provides further evidence for conclusions from previous descriptive studies (e.g. </w:t>
      </w:r>
      <w:r w:rsidRPr="00B50A16">
        <w:rPr>
          <w:lang w:val="en-US"/>
        </w:rPr>
        <w:t xml:space="preserve">Del Valle and Bravo </w:t>
      </w:r>
      <w:r w:rsidRPr="00B50A16">
        <w:rPr>
          <w:lang w:val="en-US"/>
        </w:rPr>
        <w:fldChar w:fldCharType="begin"/>
      </w:r>
      <w:r>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Pr="00B50A16">
        <w:rPr>
          <w:lang w:val="en-US"/>
        </w:rPr>
        <w:fldChar w:fldCharType="separate"/>
      </w:r>
      <w:r w:rsidRPr="00B50A16">
        <w:rPr>
          <w:lang w:val="en-US"/>
        </w:rPr>
        <w:t>2018</w:t>
      </w:r>
      <w:r>
        <w:rPr>
          <w:lang w:val="en-US"/>
        </w:rPr>
        <w:t xml:space="preserve">; </w:t>
      </w:r>
      <w:r w:rsidRPr="00B50A16">
        <w:rPr>
          <w:lang w:val="en-US"/>
        </w:rPr>
        <w:t xml:space="preserve">Hsu and Park </w:t>
      </w:r>
      <w:r w:rsidRPr="00B50A16">
        <w:rPr>
          <w:lang w:val="en-US"/>
        </w:rPr>
        <w:fldChar w:fldCharType="begin"/>
      </w:r>
      <w:r>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Pr="00B50A16">
        <w:rPr>
          <w:lang w:val="en-US"/>
        </w:rPr>
        <w:fldChar w:fldCharType="separate"/>
      </w:r>
      <w:r w:rsidRPr="00B50A16">
        <w:rPr>
          <w:lang w:val="en-US"/>
        </w:rPr>
        <w:t>2012)</w:t>
      </w:r>
      <w:r w:rsidRPr="00B50A16">
        <w:rPr>
          <w:lang w:val="en-US"/>
        </w:rPr>
        <w:fldChar w:fldCharType="end"/>
      </w:r>
      <w:r w:rsidRPr="00B50A16">
        <w:rPr>
          <w:lang w:val="en-US"/>
        </w:rPr>
        <w:fldChar w:fldCharType="end"/>
      </w:r>
      <w:r>
        <w:rPr>
          <w:lang w:val="en-US"/>
        </w:rPr>
        <w:t>. Our Dutch case here, not only provides additional evidence based on more stringent tests (e.g. also taking into account network effects), but also does so for a least likely case to find segregation, given the consensus oriented politics and large number of small parties in parliament.</w:t>
      </w:r>
    </w:p>
    <w:p w14:paraId="2CE3624B" w14:textId="77777777" w:rsidR="002C6765" w:rsidRDefault="002C6765" w:rsidP="002C6765">
      <w:pPr>
        <w:ind w:firstLine="708"/>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@mentions, which cross party boundaries most. This provides further evidence that retweets mainly function as political endorsements, whereas @mentions are more a way to hold micro discussions.  However, as said, also in the @mention network MPs favour intraparty ties over interparty ties. This aligns with the insight that Twitter is consider mainly as a campaigning tool, while the other opportunities it offers – such as creating deliberative spaces – are underutilized (see Jacobs and Spierings 2016).</w:t>
      </w:r>
    </w:p>
    <w:p w14:paraId="2A3EAA91" w14:textId="77777777" w:rsidR="002C6765" w:rsidRDefault="002C6765" w:rsidP="002C6765">
      <w:pPr>
        <w:rPr>
          <w:iCs/>
          <w:lang w:val="en-GB"/>
        </w:rPr>
      </w:pPr>
      <w:r>
        <w:rPr>
          <w:lang w:val="en-GB"/>
        </w:rPr>
        <w:tab/>
        <w:t xml:space="preserve">Second, </w:t>
      </w:r>
      <w:r>
        <w:rPr>
          <w:lang w:val="en-US"/>
        </w:rPr>
        <w:t>to what extent are the observed segregation patterns along party membership lines on Twitter a by-product of the preferences to form ties with socio-demographic similar others (i.e. social homophily)? While we found distinct patterns in terms of social-</w:t>
      </w:r>
      <w:r>
        <w:rPr>
          <w:lang w:val="en-US"/>
        </w:rPr>
        <w:lastRenderedPageBreak/>
        <w:t xml:space="preserve">demographic differences and preferences, we found no consistent indication of the MP Twitter networks to be segregated by age, </w:t>
      </w:r>
      <w:commentRangeStart w:id="46"/>
      <w:r>
        <w:rPr>
          <w:lang w:val="en-US"/>
        </w:rPr>
        <w:t xml:space="preserve">sex </w:t>
      </w:r>
      <w:commentRangeEnd w:id="46"/>
      <w:r>
        <w:rPr>
          <w:rStyle w:val="Verwijzingopmerking"/>
        </w:rPr>
        <w:commentReference w:id="46"/>
      </w:r>
      <w:r>
        <w:rPr>
          <w:lang w:val="en-US"/>
        </w:rPr>
        <w:t>or ethnicity, and</w:t>
      </w:r>
      <w:r>
        <w:rPr>
          <w:iCs/>
          <w:lang w:val="en-GB"/>
        </w:rPr>
        <w:t xml:space="preserve"> party-based segregation is thus not a by-product of social inbreeding homophily. In other words, while there is ample evidence that socio-demographic factors constitute power relations and political hierarchies, within parliament this does not lead to online of offline segregation or in-group preferences. While several decades ago, (informal) female and ethnic-minority networks were a tool for MPs from marginalized groups to empower themselves, such cross-party solidarity has waned (</w:t>
      </w:r>
      <w:proofErr w:type="spellStart"/>
      <w:r>
        <w:rPr>
          <w:iCs/>
          <w:lang w:val="en-GB"/>
        </w:rPr>
        <w:t>Dahlerup</w:t>
      </w:r>
      <w:proofErr w:type="spellEnd"/>
      <w:r>
        <w:rPr>
          <w:iCs/>
          <w:lang w:val="en-GB"/>
        </w:rPr>
        <w:t xml:space="preserve"> and </w:t>
      </w:r>
      <w:proofErr w:type="spellStart"/>
      <w:r>
        <w:rPr>
          <w:iCs/>
          <w:lang w:val="en-GB"/>
        </w:rPr>
        <w:t>Leyenaar</w:t>
      </w:r>
      <w:proofErr w:type="spellEnd"/>
      <w:r>
        <w:rPr>
          <w:iCs/>
          <w:lang w:val="en-GB"/>
        </w:rPr>
        <w:t xml:space="preserve"> 2013; </w:t>
      </w:r>
      <w:commentRangeStart w:id="47"/>
      <w:r>
        <w:rPr>
          <w:iCs/>
          <w:lang w:val="en-GB"/>
        </w:rPr>
        <w:t xml:space="preserve">Van </w:t>
      </w:r>
      <w:proofErr w:type="spellStart"/>
      <w:r>
        <w:rPr>
          <w:iCs/>
          <w:lang w:val="en-GB"/>
        </w:rPr>
        <w:t>Scherrenbu</w:t>
      </w:r>
      <w:commentRangeEnd w:id="47"/>
      <w:r>
        <w:rPr>
          <w:rStyle w:val="Verwijzingopmerking"/>
        </w:rPr>
        <w:commentReference w:id="47"/>
      </w:r>
      <w:r>
        <w:rPr>
          <w:iCs/>
          <w:lang w:val="en-GB"/>
        </w:rPr>
        <w:t>rg</w:t>
      </w:r>
      <w:proofErr w:type="spellEnd"/>
      <w:r>
        <w:rPr>
          <w:iCs/>
          <w:lang w:val="en-GB"/>
        </w:rPr>
        <w:t xml:space="preserve"> 2006) and social media reflect this even though they have been argued to offer unique opportunities to form such network (Jacobs and Spierings 2016).</w:t>
      </w:r>
    </w:p>
    <w:p w14:paraId="412255EA" w14:textId="77777777" w:rsidR="002C6765" w:rsidRDefault="002C6765" w:rsidP="002C6765">
      <w:pPr>
        <w:rPr>
          <w:iCs/>
          <w:lang w:val="en-GB"/>
        </w:rPr>
      </w:pPr>
      <w:r>
        <w:rPr>
          <w:iCs/>
          <w:lang w:val="en-GB"/>
        </w:rPr>
        <w:tab/>
      </w:r>
      <w:commentRangeStart w:id="48"/>
      <w:r>
        <w:rPr>
          <w:iCs/>
          <w:lang w:val="en-GB"/>
        </w:rPr>
        <w:t xml:space="preserve">Having </w:t>
      </w:r>
      <w:commentRangeEnd w:id="48"/>
      <w:r>
        <w:rPr>
          <w:rStyle w:val="Verwijzingopmerking"/>
        </w:rPr>
        <w:commentReference w:id="48"/>
      </w:r>
      <w:r>
        <w:rPr>
          <w:iCs/>
          <w:lang w:val="en-GB"/>
        </w:rPr>
        <w:t xml:space="preserve">this said, </w:t>
      </w:r>
      <w:commentRangeStart w:id="49"/>
      <w:r>
        <w:rPr>
          <w:iCs/>
          <w:lang w:val="en-GB"/>
        </w:rPr>
        <w:t xml:space="preserve">our analysis at the same time do show cross over between the offline and online world. In terms of hierarchies we found that there is ingroup favouritism regarding whether the MPs are new to parliament or not, with the former in addition being following and retweeted less. This might indicate that in a way new MPs stick together and use social media to gain a foothold. Moreover, we found that the actual physical distance, which is partly a function of ideological distance, between seating positions of MPs matters. Accounting for list position and party affiliation, MPs who sit closer to each other are more likely to follow and retweet each other. </w:t>
      </w:r>
      <w:commentRangeEnd w:id="49"/>
      <w:r>
        <w:rPr>
          <w:rStyle w:val="Verwijzingopmerking"/>
        </w:rPr>
        <w:commentReference w:id="49"/>
      </w:r>
      <w:r>
        <w:rPr>
          <w:iCs/>
          <w:lang w:val="en-GB"/>
        </w:rPr>
        <w:t>What both results indicate is that the online MP network are more a function of the rule of the political game than the socio-demographic cleavages in society, clearly suggesting that we cannot simply translated result from studies on other network types to the political MP network, and that we do indeed need a specific lens acknowledging the political dynamics as we introduced in this study more generally.</w:t>
      </w:r>
    </w:p>
    <w:p w14:paraId="5D46D8A8" w14:textId="77777777" w:rsidR="002C6765" w:rsidRDefault="002C6765" w:rsidP="002C6765">
      <w:pPr>
        <w:ind w:firstLine="708"/>
        <w:rPr>
          <w:lang w:val="en-US"/>
        </w:rPr>
      </w:pPr>
      <w:r>
        <w:rPr>
          <w:lang w:val="en-US"/>
        </w:rPr>
        <w:t xml:space="preserve">Third, to what extent do the segregation patterns within the three network layers formed by following, @-mentioning and retweeting relations reinforce each other? Clearly they are interrelated and the design features of Twitter stimulate increasing interaction: following and being follows stimulated the other interactions; @mentioning another MP increase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account for segregation. The observed party-based segregation in each of the respective Twitter network is partly the result of the degree of segregation in the other two networks. </w:t>
      </w:r>
    </w:p>
    <w:p w14:paraId="01F29F65" w14:textId="77777777" w:rsidR="002C6765" w:rsidRDefault="002C6765" w:rsidP="002C6765">
      <w:pPr>
        <w:ind w:firstLine="708"/>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w:t>
      </w:r>
      <w:r>
        <w:rPr>
          <w:lang w:val="en-US"/>
        </w:rPr>
        <w:lastRenderedPageBreak/>
        <w:t xml:space="preserve">surprising, it is noteworthy as overview studies and voter studies have concluded that social media political echo chambers are far from established or even argued against </w:t>
      </w:r>
      <w:r w:rsidRPr="0046458F">
        <w:rPr>
          <w:lang w:val="en-US"/>
        </w:rPr>
        <w:t>their existence (</w:t>
      </w:r>
      <w:commentRangeStart w:id="50"/>
      <w:proofErr w:type="spellStart"/>
      <w:r w:rsidRPr="0046458F">
        <w:rPr>
          <w:lang w:val="en-US"/>
        </w:rPr>
        <w:t>Jeroense</w:t>
      </w:r>
      <w:proofErr w:type="spellEnd"/>
      <w:r w:rsidRPr="0046458F">
        <w:rPr>
          <w:lang w:val="en-US"/>
        </w:rPr>
        <w:t xml:space="preserve"> et al 2021</w:t>
      </w:r>
      <w:commentRangeEnd w:id="50"/>
      <w:r w:rsidRPr="0046458F">
        <w:rPr>
          <w:rStyle w:val="Verwijzingopmerking"/>
        </w:rPr>
        <w:commentReference w:id="50"/>
      </w:r>
      <w:r w:rsidRPr="0046458F">
        <w:rPr>
          <w:lang w:val="en-US"/>
        </w:rPr>
        <w:t xml:space="preserve">; </w:t>
      </w:r>
      <w:proofErr w:type="spellStart"/>
      <w:r w:rsidRPr="0046458F">
        <w:rPr>
          <w:lang w:val="en-US"/>
        </w:rPr>
        <w:t>Matuszewski</w:t>
      </w:r>
      <w:proofErr w:type="spellEnd"/>
      <w:r w:rsidRPr="0046458F">
        <w:rPr>
          <w:lang w:val="en-US"/>
        </w:rPr>
        <w:t xml:space="preserve"> and </w:t>
      </w:r>
      <w:proofErr w:type="spellStart"/>
      <w:r w:rsidRPr="0046458F">
        <w:rPr>
          <w:lang w:val="en-US"/>
        </w:rPr>
        <w:t>Szabó</w:t>
      </w:r>
      <w:proofErr w:type="spellEnd"/>
      <w:r w:rsidRPr="0046458F">
        <w:rPr>
          <w:lang w:val="en-US"/>
        </w:rPr>
        <w:t xml:space="preserve"> 2019; Taylor et.al 2018).</w:t>
      </w:r>
      <w:r>
        <w:rPr>
          <w:lang w:val="en-US"/>
        </w:rPr>
        <w:t xml:space="preserve"> </w:t>
      </w:r>
    </w:p>
    <w:p w14:paraId="53D98A8E" w14:textId="77777777" w:rsidR="002C6765" w:rsidRDefault="002C6765" w:rsidP="002C6765">
      <w:pPr>
        <w:ind w:firstLine="708"/>
        <w:rPr>
          <w:lang w:val="en-US"/>
        </w:rPr>
      </w:pPr>
      <w:r>
        <w:rPr>
          <w:lang w:val="en-US"/>
        </w:rPr>
        <w:t xml:space="preserve">The results on our second and third question together lay bare a crucial dynamics for understanding the political use of Twitter by MPs and segregation on the platform. Party-based segregation is more the product of Twitter architecture and parliamentary dynamics than that it is rooted in social inbreeding homophily. By bringing together different literatures in this study, our study suggests that the primacy of political segregation at the supply level of politics is structural in terms of digital architectures and actor-based in terms of MPs predominantly acting out of electoral reasons and less in terms of democratic deliberation or countering socio-demographic power differentials. </w:t>
      </w:r>
    </w:p>
    <w:p w14:paraId="5BA55183" w14:textId="77777777" w:rsidR="002C6765" w:rsidRDefault="002C6765" w:rsidP="002C6765">
      <w:pPr>
        <w:ind w:firstLine="708"/>
        <w:rPr>
          <w:lang w:val="en-US"/>
        </w:rPr>
      </w:pPr>
      <w:r>
        <w:rPr>
          <w:lang w:val="en-US"/>
        </w:rPr>
        <w:t xml:space="preserve">Fourth and finally,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moved away from the elections, as we have seen before that activities spike around elections (e.g. </w:t>
      </w:r>
      <w:commentRangeStart w:id="52"/>
      <w:r>
        <w:rPr>
          <w:lang w:val="en-US"/>
        </w:rPr>
        <w:t xml:space="preserve">Vergeer, </w:t>
      </w:r>
      <w:proofErr w:type="spellStart"/>
      <w:r>
        <w:rPr>
          <w:lang w:val="en-US"/>
        </w:rPr>
        <w:t>Hermans</w:t>
      </w:r>
      <w:proofErr w:type="spellEnd"/>
      <w:r>
        <w:rPr>
          <w:lang w:val="en-US"/>
        </w:rPr>
        <w:t xml:space="preserve"> and </w:t>
      </w:r>
      <w:proofErr w:type="spellStart"/>
      <w:r>
        <w:rPr>
          <w:lang w:val="en-US"/>
        </w:rPr>
        <w:t>Sams</w:t>
      </w:r>
      <w:proofErr w:type="spellEnd"/>
      <w:r>
        <w:rPr>
          <w:lang w:val="en-US"/>
        </w:rPr>
        <w:t>, 2013</w:t>
      </w:r>
      <w:commentRangeEnd w:id="52"/>
      <w:r>
        <w:rPr>
          <w:rStyle w:val="Verwijzingopmerking"/>
        </w:rPr>
        <w:commentReference w:id="52"/>
      </w:r>
      <w:r>
        <w:rPr>
          <w:lang w:val="en-US"/>
        </w:rPr>
        <w:t xml:space="preserve">). In terms </w:t>
      </w:r>
      <w:commentRangeStart w:id="53"/>
      <w:r>
        <w:rPr>
          <w:lang w:val="en-US"/>
        </w:rPr>
        <w:t xml:space="preserve">of party-based segregation, however, no discernible trends was found in our time-window. </w:t>
      </w:r>
      <w:commentRangeEnd w:id="53"/>
      <w:r>
        <w:rPr>
          <w:rStyle w:val="Verwijzingopmerking"/>
        </w:rPr>
        <w:commentReference w:id="53"/>
      </w:r>
      <w:r>
        <w:rPr>
          <w:lang w:val="en-US"/>
        </w:rPr>
        <w:t xml:space="preserve">In other words, the dynamics caused by the Twitter architecture and the political logic are far from all determining and other forces keep the degree of segregation somewhat in check. We should not be too optimistic in this respect here, as we focused on party-based segregation in a multiparty system with a high number of effective parties; the dynamics found here might actually feed into segregation between the core blocks of parties (see </w:t>
      </w:r>
      <w:commentRangeStart w:id="54"/>
      <w:proofErr w:type="spellStart"/>
      <w:r>
        <w:rPr>
          <w:lang w:val="en-US"/>
        </w:rPr>
        <w:t>Sipma</w:t>
      </w:r>
      <w:proofErr w:type="spellEnd"/>
      <w:r>
        <w:rPr>
          <w:lang w:val="en-US"/>
        </w:rPr>
        <w:t xml:space="preserve"> et.al 2021</w:t>
      </w:r>
      <w:commentRangeEnd w:id="54"/>
      <w:r>
        <w:rPr>
          <w:rStyle w:val="Verwijzingopmerking"/>
        </w:rPr>
        <w:commentReference w:id="54"/>
      </w:r>
      <w:r>
        <w:rPr>
          <w:lang w:val="en-US"/>
        </w:rPr>
        <w:t>).</w:t>
      </w:r>
    </w:p>
    <w:p w14:paraId="7034FCF5" w14:textId="77777777" w:rsidR="002C6765" w:rsidRDefault="002C6765" w:rsidP="002C6765">
      <w:pPr>
        <w:ind w:firstLine="708"/>
        <w:rPr>
          <w:lang w:val="en-US"/>
        </w:rPr>
      </w:pPr>
      <w:r>
        <w:rPr>
          <w:lang w:val="en-US"/>
        </w:rPr>
        <w:t xml:space="preserve">The latter reflection also brings us to one of the main limitation, or future extension, of this study: in multiparty systems some parties are closer to each other than other, which often aligns with electoral choice sets. As a consequence these parties that are closer have incentives to work together to get things done, but also to contrast themselves to each other as they compete over subset of voters. How these two aspects balance out and what the impact thereof is for MPs Twitter network segregation is hard to say at this point and would actually demand more information from these MPs. Full network data combined with (full) MP survey data could provide important new avenues for research. </w:t>
      </w:r>
      <w:commentRangeStart w:id="55"/>
      <w:r>
        <w:rPr>
          <w:lang w:val="en-US"/>
        </w:rPr>
        <w:t xml:space="preserve">Similarly, in the end, our longitudinal perspective was restricted by the data and we would have been able to draw more detail conclusions on causality if we, for instance, hade access the development of the networks on a monthly basis over a longer time period. However, the full network data on the Dutch parliament at different time points for three network layers, being analyses both descriptively and with formal network analyses test provided unique insights into the </w:t>
      </w:r>
      <w:r>
        <w:rPr>
          <w:lang w:val="en-US"/>
        </w:rPr>
        <w:lastRenderedPageBreak/>
        <w:t>dynamics already and allowed us to draw robust conclusion as results were stable over time as well as over methods of analysis.</w:t>
      </w:r>
      <w:commentRangeEnd w:id="55"/>
      <w:r>
        <w:rPr>
          <w:rStyle w:val="Verwijzingopmerking"/>
        </w:rPr>
        <w:commentReference w:id="55"/>
      </w:r>
    </w:p>
    <w:p w14:paraId="3BD93233" w14:textId="77777777" w:rsidR="002C6765" w:rsidRDefault="002C6765" w:rsidP="002C6765">
      <w:pPr>
        <w:rPr>
          <w:lang w:val="en-US"/>
        </w:rPr>
      </w:pPr>
      <w:r>
        <w:rPr>
          <w:lang w:val="en-US"/>
        </w:rPr>
        <w:tab/>
      </w:r>
      <w:commentRangeStart w:id="56"/>
      <w:r>
        <w:rPr>
          <w:lang w:val="en-US"/>
        </w:rPr>
        <w:t xml:space="preserve">Altogether </w:t>
      </w:r>
      <w:commentRangeEnd w:id="56"/>
      <w:r>
        <w:rPr>
          <w:rStyle w:val="Verwijzingopmerking"/>
        </w:rPr>
        <w:commentReference w:id="56"/>
      </w:r>
      <w:r>
        <w:rPr>
          <w:lang w:val="en-US"/>
        </w:rPr>
        <w:t xml:space="preserve">this paper sheds new light on the degree and origin of party-based segregation of MPs on twitter, which is not only of academic relevance, but also has direct bearing on democratic politics. Above we already alluded to this when reflection on our results. Most importantly, while it has been argued before that Twitter offers much democratic potential in terms of forging new connections (see Jacobs and Spierings 2016),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@mention layer shows withing party preferences, although those are the weakest in this layer of Twitter.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7CAF5460" w14:textId="77777777" w:rsidR="00793CE8" w:rsidRPr="00E16B67" w:rsidRDefault="00793CE8">
      <w:pPr>
        <w:spacing w:line="276" w:lineRule="auto"/>
        <w:ind w:firstLine="0"/>
        <w:rPr>
          <w:b/>
          <w:bCs/>
          <w:iCs/>
          <w:lang w:val="en-GB"/>
        </w:rPr>
      </w:pPr>
    </w:p>
    <w:p w14:paraId="2ADA2051" w14:textId="77777777" w:rsidR="000C3B4A" w:rsidRPr="000C3B4A" w:rsidRDefault="00793CE8" w:rsidP="000C3B4A">
      <w:pPr>
        <w:pStyle w:val="Bibliografie"/>
        <w:ind w:left="284" w:hanging="284"/>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0C3B4A" w:rsidRPr="00E16B67">
        <w:rPr>
          <w:rFonts w:ascii="Calibri" w:hAnsi="Calibri" w:cs="Calibri"/>
          <w:lang w:val="en-GB"/>
        </w:rPr>
        <w:t xml:space="preserve">Bird, Karen. </w:t>
      </w:r>
      <w:r w:rsidR="000C3B4A" w:rsidRPr="000C3B4A">
        <w:rPr>
          <w:rFonts w:ascii="Calibri" w:hAnsi="Calibri" w:cs="Calibri"/>
          <w:lang w:val="en-GB"/>
        </w:rPr>
        <w:t xml:space="preserve">2005. ‘The Political Representation of Visible Minorities in Electoral Democracies: A Comparison of France, Denmark, and Canada’. </w:t>
      </w:r>
      <w:r w:rsidR="000C3B4A" w:rsidRPr="000C3B4A">
        <w:rPr>
          <w:rFonts w:ascii="Calibri" w:hAnsi="Calibri" w:cs="Calibri"/>
          <w:i/>
          <w:iCs/>
          <w:lang w:val="en-GB"/>
        </w:rPr>
        <w:t>Nationalism and Ethnic Politics</w:t>
      </w:r>
      <w:r w:rsidR="000C3B4A" w:rsidRPr="000C3B4A">
        <w:rPr>
          <w:rFonts w:ascii="Calibri" w:hAnsi="Calibri" w:cs="Calibri"/>
          <w:lang w:val="en-GB"/>
        </w:rPr>
        <w:t xml:space="preserve"> 11(4):425–65.</w:t>
      </w:r>
    </w:p>
    <w:p w14:paraId="0D1687EA"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Bloemraad, Irene, and Karen Schönwälder. 2013. ‘Immigrant and Ethnic Minority Representation in Europe: Conceptual Challenges and Theoretical Approaches’. </w:t>
      </w:r>
      <w:r w:rsidRPr="000C3B4A">
        <w:rPr>
          <w:rFonts w:ascii="Calibri" w:hAnsi="Calibri" w:cs="Calibri"/>
          <w:i/>
          <w:iCs/>
          <w:lang w:val="en-GB"/>
        </w:rPr>
        <w:t>West European Politics</w:t>
      </w:r>
      <w:r w:rsidRPr="000C3B4A">
        <w:rPr>
          <w:rFonts w:ascii="Calibri" w:hAnsi="Calibri" w:cs="Calibri"/>
          <w:lang w:val="en-GB"/>
        </w:rPr>
        <w:t xml:space="preserve"> 36(3):564–79.</w:t>
      </w:r>
    </w:p>
    <w:p w14:paraId="3468D03C"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Bojanowski, Micha\l, and Rense Corten. 2014. ‘Measuring Segregation in Social Networks’. </w:t>
      </w:r>
      <w:r w:rsidRPr="000C3B4A">
        <w:rPr>
          <w:rFonts w:ascii="Calibri" w:hAnsi="Calibri" w:cs="Calibri"/>
          <w:i/>
          <w:iCs/>
          <w:lang w:val="en-GB"/>
        </w:rPr>
        <w:t>Social Networks</w:t>
      </w:r>
      <w:r w:rsidRPr="000C3B4A">
        <w:rPr>
          <w:rFonts w:ascii="Calibri" w:hAnsi="Calibri" w:cs="Calibri"/>
          <w:lang w:val="en-GB"/>
        </w:rPr>
        <w:t xml:space="preserve"> 39:14–32.</w:t>
      </w:r>
    </w:p>
    <w:p w14:paraId="3409586D"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Bossetta, Michael. 2018. ‘The Digital Architectures of Social Media: Comparing Political Campaigning on Facebook, Twitter, Instagram, and Snapchat in the 2016 US Election’. </w:t>
      </w:r>
      <w:r w:rsidRPr="000C3B4A">
        <w:rPr>
          <w:rFonts w:ascii="Calibri" w:hAnsi="Calibri" w:cs="Calibri"/>
          <w:i/>
          <w:iCs/>
          <w:lang w:val="en-GB"/>
        </w:rPr>
        <w:t>Journalism &amp; Mass Communication Quarterly</w:t>
      </w:r>
      <w:r w:rsidRPr="000C3B4A">
        <w:rPr>
          <w:rFonts w:ascii="Calibri" w:hAnsi="Calibri" w:cs="Calibri"/>
          <w:lang w:val="en-GB"/>
        </w:rPr>
        <w:t xml:space="preserve"> 95(2):471–96.</w:t>
      </w:r>
    </w:p>
    <w:p w14:paraId="65922423"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Boutyline, Andrei, and Robb Willer. 2017. ‘The Social Structure of Political Echo Chambers: Variation in Ideological Homophily in Online Networks’. </w:t>
      </w:r>
      <w:r w:rsidRPr="000C3B4A">
        <w:rPr>
          <w:rFonts w:ascii="Calibri" w:hAnsi="Calibri" w:cs="Calibri"/>
          <w:i/>
          <w:iCs/>
          <w:lang w:val="en-GB"/>
        </w:rPr>
        <w:t>Political Psychology</w:t>
      </w:r>
      <w:r w:rsidRPr="000C3B4A">
        <w:rPr>
          <w:rFonts w:ascii="Calibri" w:hAnsi="Calibri" w:cs="Calibri"/>
          <w:lang w:val="en-GB"/>
        </w:rPr>
        <w:t xml:space="preserve"> 38(3):551–69.</w:t>
      </w:r>
    </w:p>
    <w:p w14:paraId="32814B0D"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Boyd, Danah, Scott Golder, and Gilad Lotan. 2010. ‘Tweet, Tweet, Retweet: Conversational Aspects of Retweeting on Twitter’. Pp. 1–10 in </w:t>
      </w:r>
      <w:r w:rsidRPr="000C3B4A">
        <w:rPr>
          <w:rFonts w:ascii="Calibri" w:hAnsi="Calibri" w:cs="Calibri"/>
          <w:i/>
          <w:iCs/>
          <w:lang w:val="en-GB"/>
        </w:rPr>
        <w:t>2010 43rd Hawaii international conference on system sciences</w:t>
      </w:r>
      <w:r w:rsidRPr="000C3B4A">
        <w:rPr>
          <w:rFonts w:ascii="Calibri" w:hAnsi="Calibri" w:cs="Calibri"/>
          <w:lang w:val="en-GB"/>
        </w:rPr>
        <w:t>. IEEE.</w:t>
      </w:r>
    </w:p>
    <w:p w14:paraId="252900A0"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0C3B4A">
        <w:rPr>
          <w:rFonts w:ascii="Calibri" w:hAnsi="Calibri" w:cs="Calibri"/>
          <w:i/>
          <w:iCs/>
          <w:lang w:val="en-GB"/>
        </w:rPr>
        <w:t>Journal of Communication</w:t>
      </w:r>
      <w:r w:rsidRPr="000C3B4A">
        <w:rPr>
          <w:rFonts w:ascii="Calibri" w:hAnsi="Calibri" w:cs="Calibri"/>
          <w:lang w:val="en-GB"/>
        </w:rPr>
        <w:t xml:space="preserve"> 60(4):680–700.</w:t>
      </w:r>
    </w:p>
    <w:p w14:paraId="3109B7DE"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Casal Bértoa, F. 2021. </w:t>
      </w:r>
      <w:r w:rsidRPr="000C3B4A">
        <w:rPr>
          <w:rFonts w:ascii="Calibri" w:hAnsi="Calibri" w:cs="Calibri"/>
          <w:i/>
          <w:iCs/>
          <w:lang w:val="en-GB"/>
        </w:rPr>
        <w:t>Database on WHO GOVERNS in Europe and beyond, PSGo</w:t>
      </w:r>
      <w:r w:rsidRPr="000C3B4A">
        <w:rPr>
          <w:rFonts w:ascii="Calibri" w:hAnsi="Calibri" w:cs="Calibri"/>
          <w:lang w:val="en-GB"/>
        </w:rPr>
        <w:t>.</w:t>
      </w:r>
    </w:p>
    <w:p w14:paraId="5CDF8CE6" w14:textId="77777777" w:rsidR="000C3B4A" w:rsidRPr="000C3B4A" w:rsidRDefault="000C3B4A" w:rsidP="000C3B4A">
      <w:pPr>
        <w:pStyle w:val="Bibliografie"/>
        <w:ind w:left="284" w:hanging="284"/>
        <w:rPr>
          <w:rFonts w:ascii="Calibri" w:hAnsi="Calibri" w:cs="Calibri"/>
          <w:lang w:val="en-GB"/>
        </w:rPr>
      </w:pPr>
      <w:r w:rsidRPr="007261B4">
        <w:rPr>
          <w:rFonts w:ascii="Calibri" w:hAnsi="Calibri" w:cs="Calibri"/>
          <w:lang w:val="de-DE"/>
        </w:rPr>
        <w:lastRenderedPageBreak/>
        <w:t xml:space="preserve">Celis, Karen, and Liza M. Mügge. </w:t>
      </w:r>
      <w:r w:rsidRPr="000C3B4A">
        <w:rPr>
          <w:rFonts w:ascii="Calibri" w:hAnsi="Calibri" w:cs="Calibri"/>
          <w:lang w:val="en-GB"/>
        </w:rPr>
        <w:t xml:space="preserve">2018. ‘Whose Equality? Measuring Group Representation’. </w:t>
      </w:r>
      <w:r w:rsidRPr="000C3B4A">
        <w:rPr>
          <w:rFonts w:ascii="Calibri" w:hAnsi="Calibri" w:cs="Calibri"/>
          <w:i/>
          <w:iCs/>
          <w:lang w:val="en-GB"/>
        </w:rPr>
        <w:t>Politics</w:t>
      </w:r>
      <w:r w:rsidRPr="000C3B4A">
        <w:rPr>
          <w:rFonts w:ascii="Calibri" w:hAnsi="Calibri" w:cs="Calibri"/>
          <w:lang w:val="en-GB"/>
        </w:rPr>
        <w:t xml:space="preserve"> 38(2):197–213.</w:t>
      </w:r>
    </w:p>
    <w:p w14:paraId="072D37D0"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0C3B4A">
        <w:rPr>
          <w:rFonts w:ascii="Calibri" w:hAnsi="Calibri" w:cs="Calibri"/>
          <w:i/>
          <w:iCs/>
          <w:lang w:val="en-GB"/>
        </w:rPr>
        <w:t>Journal of Communication</w:t>
      </w:r>
      <w:r w:rsidRPr="000C3B4A">
        <w:rPr>
          <w:rFonts w:ascii="Calibri" w:hAnsi="Calibri" w:cs="Calibri"/>
          <w:lang w:val="en-GB"/>
        </w:rPr>
        <w:t xml:space="preserve"> 64(2):317–32.</w:t>
      </w:r>
    </w:p>
    <w:p w14:paraId="6CC2DB62"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Del Valle, Marc Esteve, and Rosa Borge Bravo. 2018. ‘Echo Chambers in Parliamentary Twitter Networks: The Catalan Case’. </w:t>
      </w:r>
      <w:r w:rsidRPr="000C3B4A">
        <w:rPr>
          <w:rFonts w:ascii="Calibri" w:hAnsi="Calibri" w:cs="Calibri"/>
          <w:i/>
          <w:iCs/>
          <w:lang w:val="en-GB"/>
        </w:rPr>
        <w:t>International Journal of Communication</w:t>
      </w:r>
      <w:r w:rsidRPr="000C3B4A">
        <w:rPr>
          <w:rFonts w:ascii="Calibri" w:hAnsi="Calibri" w:cs="Calibri"/>
          <w:lang w:val="en-GB"/>
        </w:rPr>
        <w:t xml:space="preserve"> 12:21.</w:t>
      </w:r>
    </w:p>
    <w:p w14:paraId="0A6740FB"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Feld, Scott L. 1981. ‘The Focused Organization of Social Ties’. </w:t>
      </w:r>
      <w:r w:rsidRPr="000C3B4A">
        <w:rPr>
          <w:rFonts w:ascii="Calibri" w:hAnsi="Calibri" w:cs="Calibri"/>
          <w:i/>
          <w:iCs/>
          <w:lang w:val="en-GB"/>
        </w:rPr>
        <w:t>American Journal of Sociology</w:t>
      </w:r>
      <w:r w:rsidRPr="000C3B4A">
        <w:rPr>
          <w:rFonts w:ascii="Calibri" w:hAnsi="Calibri" w:cs="Calibri"/>
          <w:lang w:val="en-GB"/>
        </w:rPr>
        <w:t xml:space="preserve"> 86(5):1015–35.</w:t>
      </w:r>
    </w:p>
    <w:p w14:paraId="363492C2"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Harrigan, Nicholas, Palakorn Achananuparp, and Ee-Peng Lim. 2012. ‘Influentials, Novelty, and Social Contagion: The Viral Power of Average Friends, Close Communities, and Old News’. </w:t>
      </w:r>
      <w:r w:rsidRPr="000C3B4A">
        <w:rPr>
          <w:rFonts w:ascii="Calibri" w:hAnsi="Calibri" w:cs="Calibri"/>
          <w:i/>
          <w:iCs/>
          <w:lang w:val="en-GB"/>
        </w:rPr>
        <w:t>Social Networks</w:t>
      </w:r>
      <w:r w:rsidRPr="000C3B4A">
        <w:rPr>
          <w:rFonts w:ascii="Calibri" w:hAnsi="Calibri" w:cs="Calibri"/>
          <w:lang w:val="en-GB"/>
        </w:rPr>
        <w:t xml:space="preserve"> 34(4):470–80. doi: 10.1016/j.socnet.2012.02.005.</w:t>
      </w:r>
    </w:p>
    <w:p w14:paraId="19EEF173"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Hofstra, Bas, Rense Corten, Frank Van Tubergen, and Nicole B. Ellison. 2017. ‘Sources of Segregation in Social Networks: A Novel Approach Using Facebook’. </w:t>
      </w:r>
      <w:r w:rsidRPr="000C3B4A">
        <w:rPr>
          <w:rFonts w:ascii="Calibri" w:hAnsi="Calibri" w:cs="Calibri"/>
          <w:i/>
          <w:iCs/>
          <w:lang w:val="en-GB"/>
        </w:rPr>
        <w:t>American Sociological Review</w:t>
      </w:r>
      <w:r w:rsidRPr="000C3B4A">
        <w:rPr>
          <w:rFonts w:ascii="Calibri" w:hAnsi="Calibri" w:cs="Calibri"/>
          <w:lang w:val="en-GB"/>
        </w:rPr>
        <w:t xml:space="preserve"> 82(3):625–56.</w:t>
      </w:r>
    </w:p>
    <w:p w14:paraId="7EB17B80"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Hsu, Chien-leng, and Han Woo Park. 2012. ‘Mapping Online Social Networks of Korean Politicians’. </w:t>
      </w:r>
      <w:r w:rsidRPr="000C3B4A">
        <w:rPr>
          <w:rFonts w:ascii="Calibri" w:hAnsi="Calibri" w:cs="Calibri"/>
          <w:i/>
          <w:iCs/>
          <w:lang w:val="en-GB"/>
        </w:rPr>
        <w:t>Government Information Quarterly</w:t>
      </w:r>
      <w:r w:rsidRPr="000C3B4A">
        <w:rPr>
          <w:rFonts w:ascii="Calibri" w:hAnsi="Calibri" w:cs="Calibri"/>
          <w:lang w:val="en-GB"/>
        </w:rPr>
        <w:t xml:space="preserve"> 29(2):169–81.</w:t>
      </w:r>
    </w:p>
    <w:p w14:paraId="79DBDC93"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Jacobs, Kristof, and Niels Spierings. 2016. </w:t>
      </w:r>
      <w:r w:rsidRPr="000C3B4A">
        <w:rPr>
          <w:rFonts w:ascii="Calibri" w:hAnsi="Calibri" w:cs="Calibri"/>
          <w:i/>
          <w:iCs/>
          <w:lang w:val="en-GB"/>
        </w:rPr>
        <w:t>Social Media, Parties, and Political Inequalities</w:t>
      </w:r>
      <w:r w:rsidRPr="000C3B4A">
        <w:rPr>
          <w:rFonts w:ascii="Calibri" w:hAnsi="Calibri" w:cs="Calibri"/>
          <w:lang w:val="en-GB"/>
        </w:rPr>
        <w:t>. Springer.</w:t>
      </w:r>
    </w:p>
    <w:p w14:paraId="02A9F602"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Jacobs, Kristof, and Niels Spierings. 2019. ‘A Populist Paradise? Examining Populists’ Twitter Adoption and Use’. </w:t>
      </w:r>
      <w:r w:rsidRPr="000C3B4A">
        <w:rPr>
          <w:rFonts w:ascii="Calibri" w:hAnsi="Calibri" w:cs="Calibri"/>
          <w:i/>
          <w:iCs/>
          <w:lang w:val="en-GB"/>
        </w:rPr>
        <w:t>Information, Communication &amp; Society</w:t>
      </w:r>
      <w:r w:rsidRPr="000C3B4A">
        <w:rPr>
          <w:rFonts w:ascii="Calibri" w:hAnsi="Calibri" w:cs="Calibri"/>
          <w:lang w:val="en-GB"/>
        </w:rPr>
        <w:t xml:space="preserve"> 22(12):1681–96.</w:t>
      </w:r>
    </w:p>
    <w:p w14:paraId="4D4F4EEB"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Jungherr, Andreas. 2016. ‘Twitter Use in Election Campaigns: A Systematic Literature Review’. </w:t>
      </w:r>
      <w:r w:rsidRPr="000C3B4A">
        <w:rPr>
          <w:rFonts w:ascii="Calibri" w:hAnsi="Calibri" w:cs="Calibri"/>
          <w:i/>
          <w:iCs/>
          <w:lang w:val="en-GB"/>
        </w:rPr>
        <w:t>Journal of Information Technology &amp; Politics</w:t>
      </w:r>
      <w:r w:rsidRPr="000C3B4A">
        <w:rPr>
          <w:rFonts w:ascii="Calibri" w:hAnsi="Calibri" w:cs="Calibri"/>
          <w:lang w:val="en-GB"/>
        </w:rPr>
        <w:t xml:space="preserve"> 13(1):72–91.</w:t>
      </w:r>
    </w:p>
    <w:p w14:paraId="76935CF2"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Kalmijn, Matthijs. 1998. ‘Intermarriage and Homogamy: Causes, Patterns, Trends’. </w:t>
      </w:r>
      <w:r w:rsidRPr="000C3B4A">
        <w:rPr>
          <w:rFonts w:ascii="Calibri" w:hAnsi="Calibri" w:cs="Calibri"/>
          <w:i/>
          <w:iCs/>
          <w:lang w:val="en-GB"/>
        </w:rPr>
        <w:t>Annual Review of Sociology</w:t>
      </w:r>
      <w:r w:rsidRPr="000C3B4A">
        <w:rPr>
          <w:rFonts w:ascii="Calibri" w:hAnsi="Calibri" w:cs="Calibri"/>
          <w:lang w:val="en-GB"/>
        </w:rPr>
        <w:t xml:space="preserve"> 24(1):395–421.</w:t>
      </w:r>
    </w:p>
    <w:p w14:paraId="0E619D03"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Karlsen, Rune, and Bernard Enjolras. 2016. ‘Styles of Social Media Campaigning and Influence in a Hybrid Political Communication System: Linking Candidate Survey Data with Twitter Data’. </w:t>
      </w:r>
      <w:r w:rsidRPr="000C3B4A">
        <w:rPr>
          <w:rFonts w:ascii="Calibri" w:hAnsi="Calibri" w:cs="Calibri"/>
          <w:i/>
          <w:iCs/>
          <w:lang w:val="en-GB"/>
        </w:rPr>
        <w:t>The International Journal of Press/Politics</w:t>
      </w:r>
      <w:r w:rsidRPr="000C3B4A">
        <w:rPr>
          <w:rFonts w:ascii="Calibri" w:hAnsi="Calibri" w:cs="Calibri"/>
          <w:lang w:val="en-GB"/>
        </w:rPr>
        <w:t xml:space="preserve"> 21(3):338–57.</w:t>
      </w:r>
    </w:p>
    <w:p w14:paraId="51D1418C"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Klinger, Ulrike, and Jakob Svensson. 2015. ‘The Emergence of Network Media Logic in Political Communication: A Theoretical Approach’. </w:t>
      </w:r>
      <w:r w:rsidRPr="000C3B4A">
        <w:rPr>
          <w:rFonts w:ascii="Calibri" w:hAnsi="Calibri" w:cs="Calibri"/>
          <w:i/>
          <w:iCs/>
          <w:lang w:val="en-GB"/>
        </w:rPr>
        <w:t>New Media &amp; Society</w:t>
      </w:r>
      <w:r w:rsidRPr="000C3B4A">
        <w:rPr>
          <w:rFonts w:ascii="Calibri" w:hAnsi="Calibri" w:cs="Calibri"/>
          <w:lang w:val="en-GB"/>
        </w:rPr>
        <w:t xml:space="preserve"> 17(8):1241–57.</w:t>
      </w:r>
    </w:p>
    <w:p w14:paraId="63CC804F"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Kruikemeier, Sanne. 2014. ‘How Political Candidates Use Twitter and the Impact on Votes’. </w:t>
      </w:r>
      <w:r w:rsidRPr="000C3B4A">
        <w:rPr>
          <w:rFonts w:ascii="Calibri" w:hAnsi="Calibri" w:cs="Calibri"/>
          <w:i/>
          <w:iCs/>
          <w:lang w:val="en-GB"/>
        </w:rPr>
        <w:t>Computers in Human Behavior</w:t>
      </w:r>
      <w:r w:rsidRPr="000C3B4A">
        <w:rPr>
          <w:rFonts w:ascii="Calibri" w:hAnsi="Calibri" w:cs="Calibri"/>
          <w:lang w:val="en-GB"/>
        </w:rPr>
        <w:t xml:space="preserve"> 34:131–39.</w:t>
      </w:r>
    </w:p>
    <w:p w14:paraId="3763387B"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Lin, Ken-Hou, and Jennifer Lundquist. 2013. ‘Mate Selection in Cyberspace: The Intersection of Race, Gender, and Education’. </w:t>
      </w:r>
      <w:r w:rsidRPr="000C3B4A">
        <w:rPr>
          <w:rFonts w:ascii="Calibri" w:hAnsi="Calibri" w:cs="Calibri"/>
          <w:i/>
          <w:iCs/>
          <w:lang w:val="en-GB"/>
        </w:rPr>
        <w:t>American Journal of Sociology</w:t>
      </w:r>
      <w:r w:rsidRPr="000C3B4A">
        <w:rPr>
          <w:rFonts w:ascii="Calibri" w:hAnsi="Calibri" w:cs="Calibri"/>
          <w:lang w:val="en-GB"/>
        </w:rPr>
        <w:t xml:space="preserve"> 119(1):183–215.</w:t>
      </w:r>
    </w:p>
    <w:p w14:paraId="747AA218"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McPherson, Miller, Lynn Smith-Lovin, and James M. Cook. 2001. ‘Birds of a Feather: Homophily in Social Networks’. </w:t>
      </w:r>
      <w:r w:rsidRPr="000C3B4A">
        <w:rPr>
          <w:rFonts w:ascii="Calibri" w:hAnsi="Calibri" w:cs="Calibri"/>
          <w:i/>
          <w:iCs/>
          <w:lang w:val="en-GB"/>
        </w:rPr>
        <w:t>Annual Review of Sociology</w:t>
      </w:r>
      <w:r w:rsidRPr="000C3B4A">
        <w:rPr>
          <w:rFonts w:ascii="Calibri" w:hAnsi="Calibri" w:cs="Calibri"/>
          <w:lang w:val="en-GB"/>
        </w:rPr>
        <w:t xml:space="preserve"> 27(1):415–44.</w:t>
      </w:r>
    </w:p>
    <w:p w14:paraId="1FA963A3"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lastRenderedPageBreak/>
        <w:t xml:space="preserve">Metaxas, Panagiotis, Eni Mustafaraj, Kily Wong, Laura Zeng, Megan O’Keefe, and Samantha Finn. 2015. ‘What Do Retweets Indicate? Results from User Survey and Meta-Review of Research’. in </w:t>
      </w:r>
      <w:r w:rsidRPr="000C3B4A">
        <w:rPr>
          <w:rFonts w:ascii="Calibri" w:hAnsi="Calibri" w:cs="Calibri"/>
          <w:i/>
          <w:iCs/>
          <w:lang w:val="en-GB"/>
        </w:rPr>
        <w:t>Proceedings of the International AAAI Conference on Web and Social Media</w:t>
      </w:r>
      <w:r w:rsidRPr="000C3B4A">
        <w:rPr>
          <w:rFonts w:ascii="Calibri" w:hAnsi="Calibri" w:cs="Calibri"/>
          <w:lang w:val="en-GB"/>
        </w:rPr>
        <w:t>. Vol. 9.</w:t>
      </w:r>
    </w:p>
    <w:p w14:paraId="406033DD"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R Core Team. 2021. </w:t>
      </w:r>
      <w:r w:rsidRPr="000C3B4A">
        <w:rPr>
          <w:rFonts w:ascii="Calibri" w:hAnsi="Calibri" w:cs="Calibri"/>
          <w:i/>
          <w:iCs/>
          <w:lang w:val="en-GB"/>
        </w:rPr>
        <w:t>R: A Language and Environment for Statistical Computing</w:t>
      </w:r>
      <w:r w:rsidRPr="000C3B4A">
        <w:rPr>
          <w:rFonts w:ascii="Calibri" w:hAnsi="Calibri" w:cs="Calibri"/>
          <w:lang w:val="en-GB"/>
        </w:rPr>
        <w:t>. Vienna, Austria: R Foundation for Statistical Computing.</w:t>
      </w:r>
    </w:p>
    <w:p w14:paraId="45B28259"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Ripley, Ruth M., Tom A. B. Snijders, Zsofia B’oda, Andr’as V"or"os, and Paulina Preciado. 2021. </w:t>
      </w:r>
      <w:r w:rsidRPr="000C3B4A">
        <w:rPr>
          <w:rFonts w:ascii="Calibri" w:hAnsi="Calibri" w:cs="Calibri"/>
          <w:i/>
          <w:iCs/>
          <w:lang w:val="en-GB"/>
        </w:rPr>
        <w:t>Manual for Siena Version 4.0</w:t>
      </w:r>
      <w:r w:rsidRPr="000C3B4A">
        <w:rPr>
          <w:rFonts w:ascii="Calibri" w:hAnsi="Calibri" w:cs="Calibri"/>
          <w:lang w:val="en-GB"/>
        </w:rPr>
        <w:t>. Oxford: University of Oxford, Department of Statistics; Nuffield College.</w:t>
      </w:r>
    </w:p>
    <w:p w14:paraId="6C3F5ABC"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Rivera, Mark T., Sara B. Soderstrom, and Brian Uzzi. 2010. ‘Dynamics of Dyads in Social Networks: Assortative, Relational, and Proximity Mechanisms’. </w:t>
      </w:r>
      <w:r w:rsidRPr="000C3B4A">
        <w:rPr>
          <w:rFonts w:ascii="Calibri" w:hAnsi="Calibri" w:cs="Calibri"/>
          <w:i/>
          <w:iCs/>
          <w:lang w:val="en-GB"/>
        </w:rPr>
        <w:t>Annual Review of Sociology</w:t>
      </w:r>
      <w:r w:rsidRPr="000C3B4A">
        <w:rPr>
          <w:rFonts w:ascii="Calibri" w:hAnsi="Calibri" w:cs="Calibri"/>
          <w:lang w:val="en-GB"/>
        </w:rPr>
        <w:t xml:space="preserve"> 36:91–115.</w:t>
      </w:r>
    </w:p>
    <w:p w14:paraId="5588C64C"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Smith, Sanne, Ineke Maas, and Frank Van Tubergen. 2014. ‘Ethnic Ingroup Friendships in Schools: Testing the by-Product Hypothesis in England, Germany, the Netherlands and Sweden’. </w:t>
      </w:r>
      <w:r w:rsidRPr="000C3B4A">
        <w:rPr>
          <w:rFonts w:ascii="Calibri" w:hAnsi="Calibri" w:cs="Calibri"/>
          <w:i/>
          <w:iCs/>
          <w:lang w:val="en-GB"/>
        </w:rPr>
        <w:t>Social Networks</w:t>
      </w:r>
      <w:r w:rsidRPr="000C3B4A">
        <w:rPr>
          <w:rFonts w:ascii="Calibri" w:hAnsi="Calibri" w:cs="Calibri"/>
          <w:lang w:val="en-GB"/>
        </w:rPr>
        <w:t xml:space="preserve"> 39:33–45.</w:t>
      </w:r>
    </w:p>
    <w:p w14:paraId="7B2C2FF1"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Snijders, Tom AB, Gerhard G. Van de Bunt, and Christian EG Steglich. 2010. ‘Introduction to Stochastic Actor-Based Models for Network Dynamics’. </w:t>
      </w:r>
      <w:r w:rsidRPr="000C3B4A">
        <w:rPr>
          <w:rFonts w:ascii="Calibri" w:hAnsi="Calibri" w:cs="Calibri"/>
          <w:i/>
          <w:iCs/>
          <w:lang w:val="en-GB"/>
        </w:rPr>
        <w:t>Social Networks</w:t>
      </w:r>
      <w:r w:rsidRPr="000C3B4A">
        <w:rPr>
          <w:rFonts w:ascii="Calibri" w:hAnsi="Calibri" w:cs="Calibri"/>
          <w:lang w:val="en-GB"/>
        </w:rPr>
        <w:t xml:space="preserve"> 32(1):44–60.</w:t>
      </w:r>
    </w:p>
    <w:p w14:paraId="693824B0"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Spierings, Niels, and Kristof Jacobs. 2014. ‘Getting Personal? The Impact of Social Media on Preferential Voting’. </w:t>
      </w:r>
      <w:r w:rsidRPr="000C3B4A">
        <w:rPr>
          <w:rFonts w:ascii="Calibri" w:hAnsi="Calibri" w:cs="Calibri"/>
          <w:i/>
          <w:iCs/>
          <w:lang w:val="en-GB"/>
        </w:rPr>
        <w:t>Political Behavior</w:t>
      </w:r>
      <w:r w:rsidRPr="000C3B4A">
        <w:rPr>
          <w:rFonts w:ascii="Calibri" w:hAnsi="Calibri" w:cs="Calibri"/>
          <w:lang w:val="en-GB"/>
        </w:rPr>
        <w:t xml:space="preserve"> 36(1):215–34.</w:t>
      </w:r>
    </w:p>
    <w:p w14:paraId="29E462C2"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Spierings, Niels, and Kristof Jacobs. 2019. ‘Political Parties and Social Media Campaigning’. </w:t>
      </w:r>
      <w:r w:rsidRPr="000C3B4A">
        <w:rPr>
          <w:rFonts w:ascii="Calibri" w:hAnsi="Calibri" w:cs="Calibri"/>
          <w:i/>
          <w:iCs/>
          <w:lang w:val="en-GB"/>
        </w:rPr>
        <w:t>Acta Politica</w:t>
      </w:r>
      <w:r w:rsidRPr="000C3B4A">
        <w:rPr>
          <w:rFonts w:ascii="Calibri" w:hAnsi="Calibri" w:cs="Calibri"/>
          <w:lang w:val="en-GB"/>
        </w:rPr>
        <w:t xml:space="preserve"> 54(1):145–73.</w:t>
      </w:r>
    </w:p>
    <w:p w14:paraId="39AD78C1"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Spierings, Niels, Kristof Jacobs, and Nik Linders. 2019. ‘Keeping an Eye on the People: Who Has Access to MPs on Twitter?’ </w:t>
      </w:r>
      <w:r w:rsidRPr="000C3B4A">
        <w:rPr>
          <w:rFonts w:ascii="Calibri" w:hAnsi="Calibri" w:cs="Calibri"/>
          <w:i/>
          <w:iCs/>
          <w:lang w:val="en-GB"/>
        </w:rPr>
        <w:t>Social Science Computer Review</w:t>
      </w:r>
      <w:r w:rsidRPr="000C3B4A">
        <w:rPr>
          <w:rFonts w:ascii="Calibri" w:hAnsi="Calibri" w:cs="Calibri"/>
          <w:lang w:val="en-GB"/>
        </w:rPr>
        <w:t xml:space="preserve"> 37(2):160–77.</w:t>
      </w:r>
    </w:p>
    <w:p w14:paraId="4EFE5A81"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Tromble, Rebekah. 2018. ‘Thanks for (Actually) Responding! How Citizen Demand Shapes Politicians’ Interactive Practices on Twitter’. </w:t>
      </w:r>
      <w:r w:rsidRPr="000C3B4A">
        <w:rPr>
          <w:rFonts w:ascii="Calibri" w:hAnsi="Calibri" w:cs="Calibri"/>
          <w:i/>
          <w:iCs/>
          <w:lang w:val="en-GB"/>
        </w:rPr>
        <w:t>New Media &amp; Society</w:t>
      </w:r>
      <w:r w:rsidRPr="000C3B4A">
        <w:rPr>
          <w:rFonts w:ascii="Calibri" w:hAnsi="Calibri" w:cs="Calibri"/>
          <w:lang w:val="en-GB"/>
        </w:rPr>
        <w:t xml:space="preserve"> 20(2):676–97.</w:t>
      </w:r>
    </w:p>
    <w:p w14:paraId="0EE2F144"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0C3B4A">
        <w:rPr>
          <w:rFonts w:ascii="Calibri" w:hAnsi="Calibri" w:cs="Calibri"/>
          <w:i/>
          <w:iCs/>
          <w:lang w:val="en-GB"/>
        </w:rPr>
        <w:t>Acta Politica</w:t>
      </w:r>
      <w:r w:rsidRPr="000C3B4A">
        <w:rPr>
          <w:rFonts w:ascii="Calibri" w:hAnsi="Calibri" w:cs="Calibri"/>
          <w:lang w:val="en-GB"/>
        </w:rPr>
        <w:t xml:space="preserve"> 54(2):245–67.</w:t>
      </w:r>
    </w:p>
    <w:p w14:paraId="334E6E7C" w14:textId="77777777" w:rsidR="000C3B4A" w:rsidRPr="000C3B4A" w:rsidRDefault="000C3B4A" w:rsidP="000C3B4A">
      <w:pPr>
        <w:pStyle w:val="Bibliografie"/>
        <w:ind w:left="284" w:hanging="284"/>
        <w:rPr>
          <w:rFonts w:ascii="Calibri" w:hAnsi="Calibri" w:cs="Calibri"/>
          <w:lang w:val="en-GB"/>
        </w:rPr>
      </w:pPr>
      <w:r w:rsidRPr="000C3B4A">
        <w:rPr>
          <w:rFonts w:ascii="Calibri" w:hAnsi="Calibri" w:cs="Calibri"/>
          <w:lang w:val="en-GB"/>
        </w:rPr>
        <w:t xml:space="preserve">Waters, Richard D., Natalie TJ Tindall, and Timothy S. Morton. 2010. ‘Media Catching and the Journalist–Public Relations Practitioner Relationship: How Social Media Are Changing the Practice of Media Relations’. </w:t>
      </w:r>
      <w:r w:rsidRPr="000C3B4A">
        <w:rPr>
          <w:rFonts w:ascii="Calibri" w:hAnsi="Calibri" w:cs="Calibri"/>
          <w:i/>
          <w:iCs/>
          <w:lang w:val="en-GB"/>
        </w:rPr>
        <w:t>Journal of Public Relations Research</w:t>
      </w:r>
      <w:r w:rsidRPr="000C3B4A">
        <w:rPr>
          <w:rFonts w:ascii="Calibri" w:hAnsi="Calibri" w:cs="Calibri"/>
          <w:lang w:val="en-GB"/>
        </w:rPr>
        <w:t xml:space="preserve"> 22(3):241–64.</w:t>
      </w:r>
    </w:p>
    <w:p w14:paraId="62F14809" w14:textId="77777777" w:rsidR="000C3B4A" w:rsidRPr="000C3B4A" w:rsidRDefault="000C3B4A" w:rsidP="000C3B4A">
      <w:pPr>
        <w:pStyle w:val="Bibliografie"/>
        <w:ind w:left="284" w:hanging="284"/>
        <w:rPr>
          <w:rFonts w:ascii="Calibri" w:hAnsi="Calibri" w:cs="Calibri"/>
        </w:rPr>
      </w:pPr>
      <w:r w:rsidRPr="000C3B4A">
        <w:rPr>
          <w:rFonts w:ascii="Calibri" w:hAnsi="Calibri" w:cs="Calibri"/>
          <w:lang w:val="en-GB"/>
        </w:rPr>
        <w:t xml:space="preserve">Wimmer, Andreas, and Kevin Lewis. 2010. ‘Beyond and below Racial Homophily: ERG Models of a Friendship Network Documented on Facebook’. </w:t>
      </w:r>
      <w:r w:rsidRPr="000C3B4A">
        <w:rPr>
          <w:rFonts w:ascii="Calibri" w:hAnsi="Calibri" w:cs="Calibri"/>
          <w:i/>
          <w:iCs/>
        </w:rPr>
        <w:t>American Journal of Sociology</w:t>
      </w:r>
      <w:r w:rsidRPr="000C3B4A">
        <w:rPr>
          <w:rFonts w:ascii="Calibri" w:hAnsi="Calibri" w:cs="Calibri"/>
        </w:rPr>
        <w:t xml:space="preserve"> 116(2):583–642.</w:t>
      </w:r>
    </w:p>
    <w:p w14:paraId="1C030AD1" w14:textId="19501A34" w:rsidR="00D4637C" w:rsidRDefault="00793CE8">
      <w:pPr>
        <w:spacing w:line="276" w:lineRule="auto"/>
        <w:ind w:left="284" w:hanging="284"/>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E16B67"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A1.</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Political</w:t>
            </w:r>
            <w:proofErr w:type="spellEnd"/>
            <w:r w:rsidRPr="00D4637C">
              <w:rPr>
                <w:rFonts w:ascii="Cambria" w:eastAsia="Times New Roman" w:hAnsi="Cambria" w:cs="Calibr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social</w:t>
            </w:r>
            <w:proofErr w:type="spell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xml:space="preserve">N / </w:t>
            </w:r>
            <w:proofErr w:type="spellStart"/>
            <w:r w:rsidRPr="00D4637C">
              <w:rPr>
                <w:rFonts w:ascii="Cambria" w:eastAsia="Times New Roman" w:hAnsi="Cambria" w:cs="Calibr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political</w:t>
            </w:r>
            <w:proofErr w:type="spellEnd"/>
            <w:r w:rsidRPr="00D4637C">
              <w:rPr>
                <w:rFonts w:ascii="Cambria" w:eastAsia="Times New Roman" w:hAnsi="Cambria" w:cs="Calibr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PVV: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CDA: Christian </w:t>
            </w:r>
            <w:proofErr w:type="spellStart"/>
            <w:r w:rsidRPr="00D4637C">
              <w:rPr>
                <w:rFonts w:ascii="Calibri" w:eastAsia="Times New Roman" w:hAnsi="Calibri" w:cs="Calibri"/>
                <w:color w:val="000000"/>
                <w:lang w:eastAsia="nl-NL"/>
              </w:rPr>
              <w:t>Democratic</w:t>
            </w:r>
            <w:proofErr w:type="spellEnd"/>
            <w:r w:rsidRPr="00D4637C">
              <w:rPr>
                <w:rFonts w:ascii="Calibri" w:eastAsia="Times New Roman" w:hAnsi="Calibri" w:cs="Calibri"/>
                <w:color w:val="000000"/>
                <w:lang w:eastAsia="nl-NL"/>
              </w:rPr>
              <w:t xml:space="preserve">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D66: </w:t>
            </w:r>
            <w:proofErr w:type="spellStart"/>
            <w:r w:rsidRPr="00D4637C">
              <w:rPr>
                <w:rFonts w:ascii="Calibri" w:eastAsia="Times New Roman" w:hAnsi="Calibri" w:cs="Calibri"/>
                <w:color w:val="000000"/>
                <w:lang w:eastAsia="nl-NL"/>
              </w:rPr>
              <w:t>Liberal</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GroenLinks: </w:t>
            </w:r>
            <w:proofErr w:type="spellStart"/>
            <w:r w:rsidRPr="00D4637C">
              <w:rPr>
                <w:rFonts w:ascii="Calibri" w:eastAsia="Times New Roman" w:hAnsi="Calibri" w:cs="Calibr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Partij voor de Dieren: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the</w:t>
            </w:r>
            <w:proofErr w:type="spellEnd"/>
            <w:r w:rsidRPr="00D4637C">
              <w:rPr>
                <w:rFonts w:ascii="Calibri" w:eastAsia="Times New Roman" w:hAnsi="Calibri" w:cs="Calibri"/>
                <w:color w:val="000000"/>
                <w:lang w:eastAsia="nl-NL"/>
              </w:rPr>
              <w:t xml:space="preserv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SGP: </w:t>
            </w:r>
            <w:proofErr w:type="spellStart"/>
            <w:r w:rsidRPr="00D4637C">
              <w:rPr>
                <w:rFonts w:ascii="Calibri" w:eastAsia="Times New Roman" w:hAnsi="Calibri" w:cs="Calibri"/>
                <w:color w:val="000000"/>
                <w:lang w:eastAsia="nl-NL"/>
              </w:rPr>
              <w:t>Reformed</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political</w:t>
            </w:r>
            <w:proofErr w:type="spellEnd"/>
            <w:r w:rsidRPr="00D4637C">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proofErr w:type="spellStart"/>
            <w:r w:rsidRPr="00D4637C">
              <w:rPr>
                <w:rFonts w:ascii="Calibri" w:eastAsia="Times New Roman" w:hAnsi="Calibri" w:cs="Calibri"/>
                <w:color w:val="000000"/>
                <w:lang w:eastAsia="nl-NL"/>
              </w:rPr>
              <w:t>FvD</w:t>
            </w:r>
            <w:proofErr w:type="spellEnd"/>
            <w:r w:rsidRPr="00D4637C">
              <w:rPr>
                <w:rFonts w:ascii="Calibri" w:eastAsia="Times New Roman" w:hAnsi="Calibri" w:cs="Calibri"/>
                <w:color w:val="000000"/>
                <w:lang w:eastAsia="nl-NL"/>
              </w:rPr>
              <w:t xml:space="preserve">: Forum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2A5A80EC" w:rsidR="00D4637C" w:rsidRPr="00D4637C" w:rsidRDefault="00D4637C" w:rsidP="00D4637C">
      <w:pPr>
        <w:ind w:firstLine="0"/>
        <w:rPr>
          <w:i/>
          <w:iCs/>
        </w:rPr>
      </w:pPr>
      <w:r w:rsidRPr="00D4637C">
        <w:rPr>
          <w:i/>
          <w:iCs/>
        </w:rPr>
        <w:lastRenderedPageBreak/>
        <w:t xml:space="preserve">Appendix 1. </w:t>
      </w:r>
      <w:proofErr w:type="spellStart"/>
      <w:r w:rsidRPr="00D4637C">
        <w:rPr>
          <w:i/>
          <w:iCs/>
        </w:rPr>
        <w:t>continued</w:t>
      </w:r>
      <w:proofErr w:type="spellEnd"/>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E16B67"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Appen</w:t>
            </w:r>
            <w:r w:rsidRPr="00761E79">
              <w:rPr>
                <w:rFonts w:eastAsia="Times New Roman" w:cstheme="minorHAnsi"/>
                <w:b/>
                <w:bCs/>
                <w:color w:val="000000"/>
                <w:lang w:val="en-GB"/>
              </w:rPr>
              <w:t>d</w:t>
            </w:r>
            <w:r w:rsidRPr="00CE336F">
              <w:rPr>
                <w:rFonts w:eastAsia="Times New Roman" w:cstheme="minorHAnsi"/>
                <w:b/>
                <w:bCs/>
                <w:color w:val="000000"/>
                <w:lang w:val="en-US"/>
              </w:rPr>
              <w:t>ix B.</w:t>
            </w:r>
            <w:r w:rsidRPr="00CE336F">
              <w:rPr>
                <w:rFonts w:eastAsia="Times New Roman" w:cstheme="minorHAnsi"/>
                <w:color w:val="000000"/>
                <w:lang w:val="en-US"/>
              </w:rPr>
              <w:t xml:space="preserve"> </w:t>
            </w:r>
            <w:r w:rsidR="0018618B">
              <w:rPr>
                <w:rFonts w:eastAsia="Times New Roman" w:cstheme="minorHAnsi"/>
                <w:color w:val="000000"/>
                <w:lang w:val="en-GB"/>
              </w:rPr>
              <w:t xml:space="preserve">Multiplex </w:t>
            </w:r>
            <w:proofErr w:type="spellStart"/>
            <w:r w:rsidR="0018618B">
              <w:rPr>
                <w:rFonts w:eastAsia="Times New Roman" w:cstheme="minorHAnsi"/>
                <w:color w:val="000000"/>
                <w:lang w:val="en-GB"/>
              </w:rPr>
              <w:t>RSiena</w:t>
            </w:r>
            <w:proofErr w:type="spellEnd"/>
            <w:r w:rsidR="0018618B">
              <w:rPr>
                <w:rFonts w:eastAsia="Times New Roman" w:cstheme="minorHAnsi"/>
                <w:color w:val="000000"/>
                <w:lang w:val="en-GB"/>
              </w:rPr>
              <w:t xml:space="preserve"> model to predict </w:t>
            </w:r>
            <w:r w:rsidR="00761E79">
              <w:rPr>
                <w:rFonts w:eastAsia="Times New Roman" w:cstheme="minorHAnsi"/>
                <w:color w:val="000000"/>
                <w:lang w:val="en-GB"/>
              </w:rPr>
              <w:t xml:space="preserve">twitter </w:t>
            </w:r>
            <w:r w:rsidR="0018618B">
              <w:rPr>
                <w:rFonts w:eastAsia="Times New Roman" w:cstheme="minorHAnsi"/>
                <w:color w:val="000000"/>
                <w:lang w:val="en-GB"/>
              </w:rPr>
              <w:t>relations among (147) Dutch MPs in 2017</w:t>
            </w:r>
            <w:r w:rsidR="00761E79">
              <w:rPr>
                <w:rFonts w:eastAsia="Times New Roman" w:cstheme="minorHAnsi"/>
                <w:color w:val="000000"/>
                <w:lang w:val="en-GB"/>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CE336F" w:rsidRDefault="00703E88" w:rsidP="00703E88">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following</w:t>
            </w:r>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retweets</w:t>
            </w:r>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rate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1</w:t>
            </w:r>
            <w:r w:rsidR="0018618B">
              <w:rPr>
                <w:rFonts w:eastAsia="Times New Roman" w:cstheme="minorHAnsi"/>
                <w:color w:val="000000"/>
                <w:lang w:val="en-GB"/>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2</w:t>
            </w:r>
            <w:r w:rsidR="0018618B">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structural effects</w:t>
            </w:r>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w:t>
            </w:r>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reciprocity</w:t>
            </w:r>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transitive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shared popularity</w:t>
            </w:r>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indegree - popularity (sqrt)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popularity (sqrt)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activity (sqrt)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ego characteristics</w:t>
            </w:r>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Liberal Democrats</w:t>
            </w:r>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Populist Radical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p</w:t>
            </w:r>
            <w:r w:rsidR="00703E88" w:rsidRPr="00703E88">
              <w:rPr>
                <w:rFonts w:eastAsia="Times New Roman" w:cstheme="minorHAnsi"/>
                <w:color w:val="000000"/>
              </w:rPr>
              <w:t>arty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alter characteristics</w:t>
            </w:r>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Liberal Democrats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dyad characteristics</w:t>
            </w:r>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same </w:t>
            </w:r>
            <w:r w:rsidR="0018618B" w:rsidRPr="00703E88">
              <w:rPr>
                <w:rFonts w:eastAsia="Times New Roman" w:cstheme="minorHAnsi"/>
                <w:color w:val="000000"/>
              </w:rPr>
              <w:t>incumbency</w:t>
            </w:r>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seating distance</w:t>
            </w:r>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same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ierings, C.H.B.M. (Niels)" w:date="2021-12-08T16:58:00Z" w:initials="SC(">
    <w:p w14:paraId="1B2EA21A" w14:textId="4359E7AE" w:rsidR="00A64166" w:rsidRDefault="00A64166">
      <w:pPr>
        <w:pStyle w:val="Tekstopmerking"/>
      </w:pPr>
      <w:r>
        <w:rPr>
          <w:rStyle w:val="Verwijzingopmerking"/>
        </w:rPr>
        <w:annotationRef/>
      </w:r>
      <w:r>
        <w:t>Heb ik iets ingekort en strakker gemaakt; begin was me te lang en ingewikkeld.</w:t>
      </w:r>
    </w:p>
  </w:comment>
  <w:comment w:id="3" w:author="Spierings, C.H.B.M. (Niels)" w:date="2021-12-07T14:50:00Z" w:initials="SC(">
    <w:p w14:paraId="47100FE1" w14:textId="682C1E20" w:rsidR="00CE336F" w:rsidRDefault="00CE336F">
      <w:pPr>
        <w:pStyle w:val="Tekstopmerking"/>
      </w:pPr>
      <w:r>
        <w:rPr>
          <w:rStyle w:val="Verwijzingopmerking"/>
        </w:rPr>
        <w:annotationRef/>
      </w:r>
      <w:r>
        <w:t xml:space="preserve">Wel veel </w:t>
      </w:r>
      <w:proofErr w:type="spellStart"/>
      <w:r>
        <w:t>technical</w:t>
      </w:r>
      <w:proofErr w:type="spellEnd"/>
      <w:r>
        <w:t xml:space="preserve"> </w:t>
      </w:r>
      <w:proofErr w:type="spellStart"/>
      <w:r>
        <w:t>mumbo</w:t>
      </w:r>
      <w:proofErr w:type="spellEnd"/>
      <w:r>
        <w:t xml:space="preserve"> jumbo maar het zal wel nuttig zijn voor sommige readers.</w:t>
      </w:r>
      <w:r w:rsidR="006B28A6">
        <w:t xml:space="preserve"> Als we moeten inkorten zou ik dat wel deels hier doen.</w:t>
      </w:r>
    </w:p>
  </w:comment>
  <w:comment w:id="4" w:author="Spierings, C.H.B.M. (Niels)" w:date="2021-12-07T16:12:00Z" w:initials="SC(">
    <w:p w14:paraId="619504AE" w14:textId="7CBD0790" w:rsidR="00CE336F" w:rsidRPr="00E35B26" w:rsidRDefault="00CE336F">
      <w:pPr>
        <w:pStyle w:val="Tekstopmerking"/>
      </w:pPr>
      <w:r>
        <w:rPr>
          <w:rStyle w:val="Verwijzingopmerking"/>
        </w:rPr>
        <w:annotationRef/>
      </w:r>
      <w:proofErr w:type="spellStart"/>
      <w:r w:rsidRPr="00E35B26">
        <w:t>Rsiena</w:t>
      </w:r>
      <w:proofErr w:type="spellEnd"/>
      <w:r w:rsidRPr="00E35B26">
        <w:t xml:space="preserve"> </w:t>
      </w:r>
      <w:proofErr w:type="spellStart"/>
      <w:r w:rsidRPr="00E35B26">
        <w:t>RSiena</w:t>
      </w:r>
      <w:proofErr w:type="spellEnd"/>
      <w:r w:rsidRPr="00E35B26">
        <w:t xml:space="preserve"> SIENA in R – wat is h</w:t>
      </w:r>
      <w:r>
        <w:t>et nu?!?!?! (ik bedoel: even overal hetzelfde spellen)</w:t>
      </w:r>
    </w:p>
  </w:comment>
  <w:comment w:id="5" w:author="Spierings, C.H.B.M. (Niels)" w:date="2021-12-07T16:18:00Z" w:initials="SC(">
    <w:p w14:paraId="14A6ED77" w14:textId="534EA2B2" w:rsidR="00CE336F" w:rsidRPr="00CE336F" w:rsidRDefault="00CE336F">
      <w:pPr>
        <w:pStyle w:val="Tekstopmerking"/>
      </w:pPr>
      <w:r>
        <w:rPr>
          <w:rStyle w:val="Verwijzingopmerking"/>
        </w:rPr>
        <w:annotationRef/>
      </w:r>
      <w:r>
        <w:t xml:space="preserve">Maar dit is wel al de derde step. </w:t>
      </w:r>
      <w:proofErr w:type="spellStart"/>
      <w:r w:rsidRPr="00CE336F">
        <w:t>Getting</w:t>
      </w:r>
      <w:proofErr w:type="spellEnd"/>
      <w:r w:rsidRPr="00CE336F">
        <w:t xml:space="preserve"> </w:t>
      </w:r>
      <w:proofErr w:type="spellStart"/>
      <w:r w:rsidRPr="00CE336F">
        <w:t>confused</w:t>
      </w:r>
      <w:proofErr w:type="spellEnd"/>
      <w:r w:rsidRPr="00CE336F">
        <w:t xml:space="preserve"> here.</w:t>
      </w:r>
    </w:p>
  </w:comment>
  <w:comment w:id="6" w:author="Spierings, C.H.B.M. (Niels)" w:date="2021-12-07T16:21:00Z" w:initials="SC(">
    <w:p w14:paraId="73DAAAFE" w14:textId="2B2C54E0" w:rsidR="00CE336F" w:rsidRPr="004C68E6" w:rsidRDefault="00CE336F">
      <w:pPr>
        <w:pStyle w:val="Tekstopmerking"/>
        <w:rPr>
          <w:lang w:val="en-US"/>
        </w:rPr>
      </w:pPr>
      <w:r>
        <w:rPr>
          <w:rStyle w:val="Verwijzingopmerking"/>
        </w:rPr>
        <w:annotationRef/>
      </w:r>
      <w:r w:rsidRPr="00A45EEA">
        <w:t xml:space="preserve">Major </w:t>
      </w:r>
      <w:proofErr w:type="spellStart"/>
      <w:r w:rsidRPr="00A45EEA">
        <w:t>comment</w:t>
      </w:r>
      <w:proofErr w:type="spellEnd"/>
      <w:r w:rsidRPr="00A45EEA">
        <w:t>: figuur voordat h</w:t>
      </w:r>
      <w:r>
        <w:t xml:space="preserve">et in de tekst besproken is, dat kan </w:t>
      </w:r>
      <w:proofErr w:type="spellStart"/>
      <w:r>
        <w:t>eeeeeccccchhhhtttt</w:t>
      </w:r>
      <w:proofErr w:type="spellEnd"/>
      <w:r>
        <w:t xml:space="preserve"> niet. </w:t>
      </w:r>
      <w:proofErr w:type="spellStart"/>
      <w:r w:rsidRPr="004C68E6">
        <w:rPr>
          <w:lang w:val="en-US"/>
        </w:rPr>
        <w:t>Raak</w:t>
      </w:r>
      <w:proofErr w:type="spellEnd"/>
      <w:r w:rsidRPr="004C68E6">
        <w:rPr>
          <w:lang w:val="en-US"/>
        </w:rPr>
        <w:t xml:space="preserve"> </w:t>
      </w:r>
      <w:proofErr w:type="spellStart"/>
      <w:r w:rsidRPr="004C68E6">
        <w:rPr>
          <w:lang w:val="en-US"/>
        </w:rPr>
        <w:t>helemaal</w:t>
      </w:r>
      <w:proofErr w:type="spellEnd"/>
      <w:r w:rsidRPr="004C68E6">
        <w:rPr>
          <w:lang w:val="en-US"/>
        </w:rPr>
        <w:t xml:space="preserve"> van de </w:t>
      </w:r>
      <w:proofErr w:type="spellStart"/>
      <w:r w:rsidRPr="004C68E6">
        <w:rPr>
          <w:lang w:val="en-US"/>
        </w:rPr>
        <w:t>kluts</w:t>
      </w:r>
      <w:proofErr w:type="spellEnd"/>
      <w:r w:rsidRPr="004C68E6">
        <w:rPr>
          <w:lang w:val="en-US"/>
        </w:rPr>
        <w:t>.</w:t>
      </w:r>
    </w:p>
  </w:comment>
  <w:comment w:id="7" w:author="Spierings, C.H.B.M. (Niels)" w:date="2021-12-07T17:10:00Z" w:initials="SC(">
    <w:p w14:paraId="17E984A2" w14:textId="2AEE6B87" w:rsidR="00CE336F" w:rsidRPr="004C68E6" w:rsidRDefault="00CE336F">
      <w:pPr>
        <w:pStyle w:val="Tekstopmerking"/>
        <w:rPr>
          <w:lang w:val="en-US"/>
        </w:rPr>
      </w:pPr>
      <w:r>
        <w:rPr>
          <w:rStyle w:val="Verwijzingopmerking"/>
        </w:rPr>
        <w:annotationRef/>
      </w:r>
      <w:r w:rsidRPr="004C68E6">
        <w:rPr>
          <w:lang w:val="en-US"/>
        </w:rPr>
        <w:t>Why?</w:t>
      </w:r>
    </w:p>
  </w:comment>
  <w:comment w:id="8" w:author="Spierings, C.H.B.M. (Niels)" w:date="2021-12-07T17:11:00Z" w:initials="SC(">
    <w:p w14:paraId="3460E167" w14:textId="1D654AD0" w:rsidR="00CE336F" w:rsidRPr="004C68E6" w:rsidRDefault="00CE336F">
      <w:pPr>
        <w:pStyle w:val="Tekstopmerking"/>
        <w:rPr>
          <w:lang w:val="en-US"/>
        </w:rPr>
      </w:pPr>
      <w:r>
        <w:rPr>
          <w:rStyle w:val="Verwijzingopmerking"/>
        </w:rPr>
        <w:annotationRef/>
      </w:r>
      <w:proofErr w:type="spellStart"/>
      <w:r w:rsidRPr="004C68E6">
        <w:rPr>
          <w:lang w:val="en-US"/>
        </w:rPr>
        <w:t>Tekst</w:t>
      </w:r>
      <w:proofErr w:type="spellEnd"/>
      <w:r w:rsidRPr="004C68E6">
        <w:rPr>
          <w:lang w:val="en-US"/>
        </w:rPr>
        <w:t xml:space="preserve"> first</w:t>
      </w:r>
    </w:p>
  </w:comment>
  <w:comment w:id="9" w:author="Spierings, C.H.B.M. (Niels)" w:date="2021-12-07T17:27:00Z" w:initials="SC(">
    <w:p w14:paraId="38DB959E" w14:textId="3125C95E" w:rsidR="00CE336F" w:rsidRPr="004C68E6" w:rsidRDefault="00CE336F">
      <w:pPr>
        <w:pStyle w:val="Tekstopmerking"/>
        <w:rPr>
          <w:lang w:val="en-US"/>
        </w:rPr>
      </w:pPr>
      <w:r>
        <w:rPr>
          <w:rStyle w:val="Verwijzingopmerking"/>
        </w:rPr>
        <w:annotationRef/>
      </w:r>
      <w:proofErr w:type="spellStart"/>
      <w:r w:rsidRPr="004C68E6">
        <w:rPr>
          <w:lang w:val="en-US"/>
        </w:rPr>
        <w:t>Couldthis</w:t>
      </w:r>
      <w:proofErr w:type="spellEnd"/>
      <w:r w:rsidRPr="004C68E6">
        <w:rPr>
          <w:lang w:val="en-US"/>
        </w:rPr>
        <w:t xml:space="preserve"> be </w:t>
      </w:r>
      <w:proofErr w:type="spellStart"/>
      <w:r w:rsidRPr="004C68E6">
        <w:rPr>
          <w:lang w:val="en-US"/>
        </w:rPr>
        <w:t>poltiical</w:t>
      </w:r>
      <w:proofErr w:type="spellEnd"/>
      <w:r w:rsidRPr="004C68E6">
        <w:rPr>
          <w:lang w:val="en-US"/>
        </w:rPr>
        <w:t xml:space="preserve"> segregation n</w:t>
      </w:r>
      <w:r>
        <w:rPr>
          <w:lang w:val="en-US"/>
        </w:rPr>
        <w:t xml:space="preserve">ot along party lines but along larger clustering lines (e.g. SP PvdA </w:t>
      </w:r>
      <w:proofErr w:type="spellStart"/>
      <w:r>
        <w:rPr>
          <w:lang w:val="en-US"/>
        </w:rPr>
        <w:t>en</w:t>
      </w:r>
      <w:proofErr w:type="spellEnd"/>
      <w:r>
        <w:rPr>
          <w:lang w:val="en-US"/>
        </w:rPr>
        <w:t xml:space="preserve"> GL are connected as are VVD </w:t>
      </w:r>
      <w:proofErr w:type="spellStart"/>
      <w:r>
        <w:rPr>
          <w:lang w:val="en-US"/>
        </w:rPr>
        <w:t>en</w:t>
      </w:r>
      <w:proofErr w:type="spellEnd"/>
      <w:r>
        <w:rPr>
          <w:lang w:val="en-US"/>
        </w:rPr>
        <w:t xml:space="preserve"> CDA, but </w:t>
      </w:r>
      <w:proofErr w:type="spellStart"/>
      <w:r>
        <w:rPr>
          <w:lang w:val="en-US"/>
        </w:rPr>
        <w:t>inbetween</w:t>
      </w:r>
      <w:proofErr w:type="spellEnd"/>
      <w:r>
        <w:rPr>
          <w:lang w:val="en-US"/>
        </w:rPr>
        <w:t xml:space="preserve"> few connections?</w:t>
      </w:r>
    </w:p>
  </w:comment>
  <w:comment w:id="10" w:author="Spierings, C.H.B.M. (Niels)" w:date="2021-12-07T17:30:00Z" w:initials="SC(">
    <w:p w14:paraId="0D3DF45F" w14:textId="741783A8" w:rsidR="00CE336F" w:rsidRPr="007F3C29" w:rsidRDefault="00CE336F">
      <w:pPr>
        <w:pStyle w:val="Tekstopmerking"/>
        <w:rPr>
          <w:lang w:val="en-US"/>
        </w:rPr>
      </w:pPr>
      <w:r>
        <w:rPr>
          <w:rStyle w:val="Verwijzingopmerking"/>
        </w:rPr>
        <w:annotationRef/>
      </w:r>
      <w:r>
        <w:t xml:space="preserve">Kun je eigenlijk zo niet zeggen want zijn allemaal </w:t>
      </w:r>
      <w:proofErr w:type="spellStart"/>
      <w:r>
        <w:t>incumbent</w:t>
      </w:r>
      <w:proofErr w:type="spellEnd"/>
      <w:r>
        <w:t xml:space="preserve"> </w:t>
      </w:r>
      <w:proofErr w:type="spellStart"/>
      <w:r>
        <w:t>MPs</w:t>
      </w:r>
      <w:proofErr w:type="spellEnd"/>
      <w:r>
        <w:t xml:space="preserve">. </w:t>
      </w:r>
      <w:r w:rsidRPr="007F3C29">
        <w:rPr>
          <w:lang w:val="en-US"/>
        </w:rPr>
        <w:t>Maybe: veteran MPs vs. new MPs</w:t>
      </w:r>
    </w:p>
  </w:comment>
  <w:comment w:id="11" w:author="Spierings, C.H.B.M. (Niels)" w:date="2021-12-07T17:34:00Z" w:initials="SC(">
    <w:p w14:paraId="3276349F" w14:textId="47DA6D73" w:rsidR="00CE336F" w:rsidRPr="007F3C29" w:rsidRDefault="00CE336F">
      <w:pPr>
        <w:pStyle w:val="Tekstopmerking"/>
        <w:rPr>
          <w:lang w:val="en-US"/>
        </w:rPr>
      </w:pPr>
      <w:r>
        <w:rPr>
          <w:rStyle w:val="Verwijzingopmerking"/>
        </w:rPr>
        <w:annotationRef/>
      </w:r>
      <w:r w:rsidRPr="007F3C29">
        <w:rPr>
          <w:lang w:val="en-US"/>
        </w:rPr>
        <w:t xml:space="preserve">Relative </w:t>
      </w:r>
      <w:proofErr w:type="spellStart"/>
      <w:r w:rsidRPr="007F3C29">
        <w:rPr>
          <w:lang w:val="en-US"/>
        </w:rPr>
        <w:t>tot heir</w:t>
      </w:r>
      <w:proofErr w:type="spellEnd"/>
      <w:r w:rsidRPr="007F3C29">
        <w:rPr>
          <w:lang w:val="en-US"/>
        </w:rPr>
        <w:t xml:space="preserve"> a</w:t>
      </w:r>
      <w:r>
        <w:rPr>
          <w:lang w:val="en-US"/>
        </w:rPr>
        <w:t xml:space="preserve">ctivity and such? </w:t>
      </w:r>
      <w:proofErr w:type="spellStart"/>
      <w:r>
        <w:rPr>
          <w:lang w:val="en-US"/>
        </w:rPr>
        <w:t>Bc</w:t>
      </w:r>
      <w:proofErr w:type="spellEnd"/>
      <w:r>
        <w:rPr>
          <w:lang w:val="en-US"/>
        </w:rPr>
        <w:t xml:space="preserve"> this sound like an ceiling kind effect. (D66 </w:t>
      </w:r>
      <w:proofErr w:type="spellStart"/>
      <w:r>
        <w:rPr>
          <w:lang w:val="en-US"/>
        </w:rPr>
        <w:t>en</w:t>
      </w:r>
      <w:proofErr w:type="spellEnd"/>
      <w:r>
        <w:rPr>
          <w:lang w:val="en-US"/>
        </w:rPr>
        <w:t xml:space="preserve"> GL are most active and professional by-and-large in this respect)</w:t>
      </w:r>
    </w:p>
  </w:comment>
  <w:comment w:id="19" w:author="Tolsma, J. (Jochem)" w:date="2021-11-17T16:43:00Z" w:initials="TJ(">
    <w:p w14:paraId="3E3E5EA7" w14:textId="77777777" w:rsidR="00CE336F" w:rsidRDefault="00CE336F">
      <w:pPr>
        <w:pStyle w:val="Tekstopmerking"/>
      </w:pPr>
      <w:r>
        <w:rPr>
          <w:rStyle w:val="Verwijzingopmerking"/>
        </w:rPr>
        <w:annotationRef/>
      </w:r>
      <w:r>
        <w:t xml:space="preserve">Is me nog steeds niet gelukt. Maar snap nu wel hoe het moet. </w:t>
      </w:r>
    </w:p>
    <w:p w14:paraId="24C78508" w14:textId="6214423F" w:rsidR="00CE336F" w:rsidRDefault="00CE336F">
      <w:pPr>
        <w:pStyle w:val="Tekstopmerking"/>
      </w:pPr>
    </w:p>
  </w:comment>
  <w:comment w:id="26" w:author="Spierings, C.H.B.M. (Niels)" w:date="2021-12-07T20:23:00Z" w:initials="SC(">
    <w:p w14:paraId="3C39D840" w14:textId="707B476C" w:rsidR="004D5091" w:rsidRDefault="004D5091">
      <w:pPr>
        <w:pStyle w:val="Tekstopmerking"/>
      </w:pPr>
      <w:r>
        <w:rPr>
          <w:rStyle w:val="Verwijzingopmerking"/>
        </w:rPr>
        <w:annotationRef/>
      </w:r>
      <w:r>
        <w:t>Denk het wel, maar dan moet dat daar explicieter?</w:t>
      </w:r>
    </w:p>
  </w:comment>
  <w:comment w:id="45" w:author="Tolsma, J. (Jochem)" w:date="2021-10-25T15:35:00Z" w:initials="TJ(">
    <w:p w14:paraId="16679749" w14:textId="77777777" w:rsidR="002C6765" w:rsidRPr="002C6765" w:rsidRDefault="002C6765" w:rsidP="002C6765">
      <w:pPr>
        <w:pStyle w:val="Tekstopmerking"/>
      </w:pPr>
      <w:r>
        <w:rPr>
          <w:rStyle w:val="Verwijzingopmerking"/>
        </w:rPr>
        <w:annotationRef/>
      </w:r>
      <w:r w:rsidRPr="002C6765">
        <w:t xml:space="preserve">More refs </w:t>
      </w:r>
      <w:proofErr w:type="spellStart"/>
      <w:r w:rsidRPr="002C6765">
        <w:t>wanted</w:t>
      </w:r>
      <w:proofErr w:type="spellEnd"/>
      <w:r w:rsidRPr="002C6765">
        <w:t>?!</w:t>
      </w:r>
    </w:p>
  </w:comment>
  <w:comment w:id="46" w:author="Spierings, C.H.B.M. (Niels)" w:date="2021-12-08T16:38:00Z" w:initials="SC(">
    <w:p w14:paraId="1F238D4F" w14:textId="77777777" w:rsidR="002C6765" w:rsidRDefault="002C6765" w:rsidP="002C6765">
      <w:pPr>
        <w:pStyle w:val="Tekstopmerking"/>
      </w:pPr>
      <w:r>
        <w:rPr>
          <w:rStyle w:val="Verwijzingopmerking"/>
        </w:rPr>
        <w:annotationRef/>
      </w:r>
      <w:r>
        <w:t xml:space="preserve">Onze </w:t>
      </w:r>
      <w:proofErr w:type="spellStart"/>
      <w:r>
        <w:t>results</w:t>
      </w:r>
      <w:proofErr w:type="spellEnd"/>
      <w:r>
        <w:t xml:space="preserve"> gaan in zekere zin in tegen onderstaand artikel. Uiteindelijk vond ik het teveel geknutsel om het er in te fietsen, maar </w:t>
      </w:r>
      <w:proofErr w:type="spellStart"/>
      <w:r>
        <w:t>mss</w:t>
      </w:r>
      <w:proofErr w:type="spellEnd"/>
      <w:r>
        <w:t xml:space="preserve"> vind jij het juist super boeiend/relevant.</w:t>
      </w:r>
    </w:p>
    <w:p w14:paraId="31F0D59C" w14:textId="77777777" w:rsidR="002C6765" w:rsidRDefault="002C6765" w:rsidP="002C6765">
      <w:pPr>
        <w:pStyle w:val="Tekstopmerking"/>
      </w:pPr>
    </w:p>
    <w:p w14:paraId="7F3F8734" w14:textId="77777777" w:rsidR="002C6765" w:rsidRDefault="002C6765" w:rsidP="002C6765">
      <w:pPr>
        <w:pStyle w:val="Tekstopmerking"/>
      </w:pPr>
      <w:r w:rsidRPr="00A12C9A">
        <w:t>https://journals.sagepub.com/doi/full/10.1177/1940161218781254</w:t>
      </w:r>
    </w:p>
  </w:comment>
  <w:comment w:id="47" w:author="Spierings, C.H.B.M. (Niels)" w:date="2021-12-08T11:58:00Z" w:initials="SC(">
    <w:p w14:paraId="4332C54F" w14:textId="77777777" w:rsidR="002C6765" w:rsidRDefault="002C6765" w:rsidP="002C6765">
      <w:pPr>
        <w:pStyle w:val="Tekstopmerking"/>
      </w:pPr>
      <w:r>
        <w:rPr>
          <w:rStyle w:val="Verwijzingopmerking"/>
        </w:rPr>
        <w:annotationRef/>
      </w:r>
      <w:r>
        <w:t xml:space="preserve">Van </w:t>
      </w:r>
      <w:proofErr w:type="spellStart"/>
      <w:r>
        <w:t>Scherrenburg</w:t>
      </w:r>
      <w:proofErr w:type="spellEnd"/>
      <w:r>
        <w:t xml:space="preserve">, </w:t>
      </w:r>
      <w:proofErr w:type="spellStart"/>
      <w:r>
        <w:t>Wouke</w:t>
      </w:r>
      <w:proofErr w:type="spellEnd"/>
      <w:r>
        <w:t>, (2006). Vrouwen op het Binnenhof. Interviews met Nederlandse politica’s. Uitgeverij Archipel.</w:t>
      </w:r>
    </w:p>
    <w:p w14:paraId="0DC84570" w14:textId="77777777" w:rsidR="002C6765" w:rsidRDefault="002C6765" w:rsidP="002C6765">
      <w:pPr>
        <w:pStyle w:val="Tekstopmerking"/>
      </w:pPr>
    </w:p>
    <w:p w14:paraId="571C9614" w14:textId="77777777" w:rsidR="002C6765" w:rsidRPr="002C6765" w:rsidRDefault="002C6765" w:rsidP="002C6765">
      <w:pPr>
        <w:pStyle w:val="Tekstopmerking"/>
        <w:rPr>
          <w:lang w:val="en-US"/>
        </w:rPr>
      </w:pPr>
      <w:proofErr w:type="spellStart"/>
      <w:r>
        <w:rPr>
          <w:rFonts w:ascii="Arial" w:hAnsi="Arial" w:cs="Arial"/>
          <w:color w:val="222222"/>
          <w:shd w:val="clear" w:color="auto" w:fill="FFFFFF"/>
        </w:rPr>
        <w:t>Dahlerup</w:t>
      </w:r>
      <w:proofErr w:type="spellEnd"/>
      <w:r>
        <w:rPr>
          <w:rFonts w:ascii="Arial" w:hAnsi="Arial" w:cs="Arial"/>
          <w:color w:val="222222"/>
          <w:shd w:val="clear" w:color="auto" w:fill="FFFFFF"/>
        </w:rPr>
        <w:t xml:space="preserve">, D., &amp; </w:t>
      </w:r>
      <w:proofErr w:type="spellStart"/>
      <w:r>
        <w:rPr>
          <w:rFonts w:ascii="Arial" w:hAnsi="Arial" w:cs="Arial"/>
          <w:color w:val="222222"/>
          <w:shd w:val="clear" w:color="auto" w:fill="FFFFFF"/>
        </w:rPr>
        <w:t>Leyenaar</w:t>
      </w:r>
      <w:proofErr w:type="spellEnd"/>
      <w:r>
        <w:rPr>
          <w:rFonts w:ascii="Arial" w:hAnsi="Arial" w:cs="Arial"/>
          <w:color w:val="222222"/>
          <w:shd w:val="clear" w:color="auto" w:fill="FFFFFF"/>
        </w:rPr>
        <w:t xml:space="preserve">, M. (Eds.). </w:t>
      </w:r>
      <w:r w:rsidRPr="008B4113">
        <w:rPr>
          <w:rFonts w:ascii="Arial" w:hAnsi="Arial" w:cs="Arial"/>
          <w:color w:val="222222"/>
          <w:shd w:val="clear" w:color="auto" w:fill="FFFFFF"/>
          <w:lang w:val="en-US"/>
        </w:rPr>
        <w:t>(2013). </w:t>
      </w:r>
      <w:r w:rsidRPr="008B4113">
        <w:rPr>
          <w:rFonts w:ascii="Arial" w:hAnsi="Arial" w:cs="Arial"/>
          <w:i/>
          <w:iCs/>
          <w:color w:val="222222"/>
          <w:shd w:val="clear" w:color="auto" w:fill="FFFFFF"/>
          <w:lang w:val="en-US"/>
        </w:rPr>
        <w:t>Breaking male dominance in old democracies</w:t>
      </w:r>
      <w:r w:rsidRPr="008B4113">
        <w:rPr>
          <w:rFonts w:ascii="Arial" w:hAnsi="Arial" w:cs="Arial"/>
          <w:color w:val="222222"/>
          <w:shd w:val="clear" w:color="auto" w:fill="FFFFFF"/>
          <w:lang w:val="en-US"/>
        </w:rPr>
        <w:t xml:space="preserve">. </w:t>
      </w:r>
      <w:r w:rsidRPr="002C6765">
        <w:rPr>
          <w:rFonts w:ascii="Arial" w:hAnsi="Arial" w:cs="Arial"/>
          <w:color w:val="222222"/>
          <w:shd w:val="clear" w:color="auto" w:fill="FFFFFF"/>
          <w:lang w:val="en-US"/>
        </w:rPr>
        <w:t>OUP Oxford.</w:t>
      </w:r>
    </w:p>
  </w:comment>
  <w:comment w:id="48" w:author="Spierings, C.H.B.M. (Niels)" w:date="2021-12-08T16:15:00Z" w:initials="SC(">
    <w:p w14:paraId="7EB66689" w14:textId="77777777" w:rsidR="002C6765" w:rsidRPr="002C6765" w:rsidRDefault="002C6765" w:rsidP="002C6765">
      <w:pPr>
        <w:pStyle w:val="Tekstopmerking"/>
        <w:rPr>
          <w:lang w:val="en-US"/>
        </w:rPr>
      </w:pPr>
      <w:r>
        <w:rPr>
          <w:rStyle w:val="Verwijzingopmerking"/>
        </w:rPr>
        <w:annotationRef/>
      </w:r>
      <w:proofErr w:type="spellStart"/>
      <w:r w:rsidRPr="002C6765">
        <w:rPr>
          <w:lang w:val="en-US"/>
        </w:rPr>
        <w:t>Hier</w:t>
      </w:r>
      <w:proofErr w:type="spellEnd"/>
      <w:r w:rsidRPr="002C6765">
        <w:rPr>
          <w:lang w:val="en-US"/>
        </w:rPr>
        <w:t xml:space="preserve"> zit </w:t>
      </w:r>
      <w:proofErr w:type="spellStart"/>
      <w:r w:rsidRPr="002C6765">
        <w:rPr>
          <w:lang w:val="en-US"/>
        </w:rPr>
        <w:t>een</w:t>
      </w:r>
      <w:proofErr w:type="spellEnd"/>
      <w:r w:rsidRPr="002C6765">
        <w:rPr>
          <w:lang w:val="en-US"/>
        </w:rPr>
        <w:t xml:space="preserve"> </w:t>
      </w:r>
      <w:proofErr w:type="spellStart"/>
      <w:r w:rsidRPr="002C6765">
        <w:rPr>
          <w:lang w:val="en-US"/>
        </w:rPr>
        <w:t>stukje</w:t>
      </w:r>
      <w:proofErr w:type="spellEnd"/>
      <w:r w:rsidRPr="002C6765">
        <w:rPr>
          <w:lang w:val="en-US"/>
        </w:rPr>
        <w:t xml:space="preserve"> van je </w:t>
      </w:r>
      <w:proofErr w:type="spellStart"/>
      <w:r w:rsidRPr="002C6765">
        <w:rPr>
          <w:lang w:val="en-US"/>
        </w:rPr>
        <w:t>bijvangst</w:t>
      </w:r>
      <w:proofErr w:type="spellEnd"/>
    </w:p>
  </w:comment>
  <w:comment w:id="49" w:author="Spierings, C.H.B.M. (Niels)" w:date="2021-12-08T12:24:00Z" w:initials="SC(">
    <w:p w14:paraId="36889DD7" w14:textId="77777777" w:rsidR="002C6765" w:rsidRPr="00316193" w:rsidRDefault="002C6765" w:rsidP="002C6765">
      <w:pPr>
        <w:pStyle w:val="Tekstopmerking"/>
        <w:rPr>
          <w:lang w:val="en-US"/>
        </w:rPr>
      </w:pPr>
      <w:r>
        <w:rPr>
          <w:rStyle w:val="Verwijzingopmerking"/>
        </w:rPr>
        <w:annotationRef/>
      </w:r>
      <w:r w:rsidRPr="00316193">
        <w:rPr>
          <w:lang w:val="en-US"/>
        </w:rPr>
        <w:t xml:space="preserve">If this partly </w:t>
      </w:r>
      <w:proofErr w:type="spellStart"/>
      <w:r w:rsidRPr="00316193">
        <w:rPr>
          <w:lang w:val="en-US"/>
        </w:rPr>
        <w:t>expalin</w:t>
      </w:r>
      <w:proofErr w:type="spellEnd"/>
      <w:r w:rsidRPr="00316193">
        <w:rPr>
          <w:lang w:val="en-US"/>
        </w:rPr>
        <w:t xml:space="preserve"> party s</w:t>
      </w:r>
      <w:r>
        <w:rPr>
          <w:lang w:val="en-US"/>
        </w:rPr>
        <w:t>egregation we should add that. I didn’t read the manuscript as such, but this note is to make sure.</w:t>
      </w:r>
    </w:p>
  </w:comment>
  <w:comment w:id="50" w:author="Spierings, C.H.B.M. (Niels)" w:date="2021-12-08T16:31:00Z" w:initials="SC(">
    <w:p w14:paraId="321C158D" w14:textId="77777777" w:rsidR="002C6765" w:rsidRPr="002C6765" w:rsidRDefault="002C6765" w:rsidP="002C6765">
      <w:pPr>
        <w:pStyle w:val="Tekstopmerking"/>
        <w:rPr>
          <w:rFonts w:ascii="Arial" w:hAnsi="Arial" w:cs="Arial"/>
          <w:color w:val="222222"/>
          <w:shd w:val="clear" w:color="auto" w:fill="FFFFFF"/>
          <w:lang w:val="en-US"/>
        </w:rPr>
      </w:pPr>
      <w:r>
        <w:rPr>
          <w:rStyle w:val="Verwijzingopmerking"/>
        </w:rPr>
        <w:annotationRef/>
      </w:r>
      <w:proofErr w:type="spellStart"/>
      <w:r>
        <w:rPr>
          <w:rFonts w:ascii="Arial" w:hAnsi="Arial" w:cs="Arial"/>
          <w:color w:val="222222"/>
          <w:shd w:val="clear" w:color="auto" w:fill="FFFFFF"/>
        </w:rPr>
        <w:t>Jeroense</w:t>
      </w:r>
      <w:proofErr w:type="spellEnd"/>
      <w:r>
        <w:rPr>
          <w:rFonts w:ascii="Arial" w:hAnsi="Arial" w:cs="Arial"/>
          <w:color w:val="222222"/>
          <w:shd w:val="clear" w:color="auto" w:fill="FFFFFF"/>
        </w:rPr>
        <w:t xml:space="preserve">, T., </w:t>
      </w:r>
      <w:proofErr w:type="spellStart"/>
      <w:r>
        <w:rPr>
          <w:rFonts w:ascii="Arial" w:hAnsi="Arial" w:cs="Arial"/>
          <w:color w:val="222222"/>
          <w:shd w:val="clear" w:color="auto" w:fill="FFFFFF"/>
        </w:rPr>
        <w:t>Luimers</w:t>
      </w:r>
      <w:proofErr w:type="spellEnd"/>
      <w:r>
        <w:rPr>
          <w:rFonts w:ascii="Arial" w:hAnsi="Arial" w:cs="Arial"/>
          <w:color w:val="222222"/>
          <w:shd w:val="clear" w:color="auto" w:fill="FFFFFF"/>
        </w:rPr>
        <w:t xml:space="preserve">, J., Jacobs, K., &amp; Spierings, N. (2021). </w:t>
      </w:r>
      <w:r w:rsidRPr="004F398B">
        <w:rPr>
          <w:rFonts w:ascii="Arial" w:hAnsi="Arial" w:cs="Arial"/>
          <w:color w:val="222222"/>
          <w:shd w:val="clear" w:color="auto" w:fill="FFFFFF"/>
          <w:lang w:val="en-US"/>
        </w:rPr>
        <w:t>Political social media use and its linkage to populist and postmaterialist attitudes and vote intention in the Netherlands. </w:t>
      </w:r>
      <w:r w:rsidRPr="002C6765">
        <w:rPr>
          <w:rFonts w:ascii="Arial" w:hAnsi="Arial" w:cs="Arial"/>
          <w:i/>
          <w:iCs/>
          <w:color w:val="222222"/>
          <w:shd w:val="clear" w:color="auto" w:fill="FFFFFF"/>
          <w:lang w:val="en-US"/>
        </w:rPr>
        <w:t>European Political Science</w:t>
      </w:r>
      <w:r w:rsidRPr="002C6765">
        <w:rPr>
          <w:rFonts w:ascii="Arial" w:hAnsi="Arial" w:cs="Arial"/>
          <w:color w:val="222222"/>
          <w:shd w:val="clear" w:color="auto" w:fill="FFFFFF"/>
          <w:lang w:val="en-US"/>
        </w:rPr>
        <w:t>, 1-23.</w:t>
      </w:r>
    </w:p>
    <w:p w14:paraId="7A7390E5" w14:textId="77777777" w:rsidR="002C6765" w:rsidRPr="002C6765" w:rsidRDefault="002C6765" w:rsidP="002C6765">
      <w:pPr>
        <w:pStyle w:val="Tekstopmerking"/>
        <w:rPr>
          <w:rFonts w:ascii="Arial" w:hAnsi="Arial" w:cs="Arial"/>
          <w:color w:val="222222"/>
          <w:shd w:val="clear" w:color="auto" w:fill="FFFFFF"/>
          <w:lang w:val="en-US"/>
        </w:rPr>
      </w:pPr>
    </w:p>
    <w:p w14:paraId="3E8A96C1" w14:textId="77777777" w:rsidR="002C6765" w:rsidRDefault="002C6765" w:rsidP="002C6765">
      <w:pPr>
        <w:pStyle w:val="Tekstopmerking"/>
        <w:rPr>
          <w:rFonts w:ascii="Arial" w:hAnsi="Arial" w:cs="Arial"/>
          <w:color w:val="222222"/>
          <w:shd w:val="clear" w:color="auto" w:fill="FFFFFF"/>
          <w:lang w:val="en-US"/>
        </w:rPr>
      </w:pPr>
      <w:bookmarkStart w:id="51" w:name="_Hlk89873830"/>
      <w:proofErr w:type="spellStart"/>
      <w:r w:rsidRPr="00A12C9A">
        <w:rPr>
          <w:rFonts w:ascii="Arial" w:hAnsi="Arial" w:cs="Arial"/>
          <w:color w:val="222222"/>
          <w:shd w:val="clear" w:color="auto" w:fill="FFFFFF"/>
          <w:lang w:val="en-US"/>
        </w:rPr>
        <w:t>Matuszewski</w:t>
      </w:r>
      <w:proofErr w:type="spellEnd"/>
      <w:r w:rsidRPr="00A12C9A">
        <w:rPr>
          <w:rFonts w:ascii="Arial" w:hAnsi="Arial" w:cs="Arial"/>
          <w:color w:val="222222"/>
          <w:shd w:val="clear" w:color="auto" w:fill="FFFFFF"/>
          <w:lang w:val="en-US"/>
        </w:rPr>
        <w:t xml:space="preserve">, P., &amp; </w:t>
      </w:r>
      <w:proofErr w:type="spellStart"/>
      <w:r w:rsidRPr="00A12C9A">
        <w:rPr>
          <w:rFonts w:ascii="Arial" w:hAnsi="Arial" w:cs="Arial"/>
          <w:color w:val="222222"/>
          <w:shd w:val="clear" w:color="auto" w:fill="FFFFFF"/>
          <w:lang w:val="en-US"/>
        </w:rPr>
        <w:t>Szabó</w:t>
      </w:r>
      <w:proofErr w:type="spellEnd"/>
      <w:r w:rsidRPr="00A12C9A">
        <w:rPr>
          <w:rFonts w:ascii="Arial" w:hAnsi="Arial" w:cs="Arial"/>
          <w:color w:val="222222"/>
          <w:shd w:val="clear" w:color="auto" w:fill="FFFFFF"/>
          <w:lang w:val="en-US"/>
        </w:rPr>
        <w:t>, G. (2019</w:t>
      </w:r>
      <w:bookmarkEnd w:id="51"/>
      <w:r w:rsidRPr="00A12C9A">
        <w:rPr>
          <w:rFonts w:ascii="Arial" w:hAnsi="Arial" w:cs="Arial"/>
          <w:color w:val="222222"/>
          <w:shd w:val="clear" w:color="auto" w:fill="FFFFFF"/>
          <w:lang w:val="en-US"/>
        </w:rPr>
        <w:t>). Are echo chambers based on partisanship? Twitter and political polarity in Poland and Hungary. </w:t>
      </w:r>
      <w:r w:rsidRPr="00A12C9A">
        <w:rPr>
          <w:rFonts w:ascii="Arial" w:hAnsi="Arial" w:cs="Arial"/>
          <w:i/>
          <w:iCs/>
          <w:color w:val="222222"/>
          <w:shd w:val="clear" w:color="auto" w:fill="FFFFFF"/>
          <w:lang w:val="en-US"/>
        </w:rPr>
        <w:t>Social media+ society</w:t>
      </w:r>
      <w:r w:rsidRPr="00A12C9A">
        <w:rPr>
          <w:rFonts w:ascii="Arial" w:hAnsi="Arial" w:cs="Arial"/>
          <w:color w:val="222222"/>
          <w:shd w:val="clear" w:color="auto" w:fill="FFFFFF"/>
          <w:lang w:val="en-US"/>
        </w:rPr>
        <w:t>, </w:t>
      </w:r>
      <w:r w:rsidRPr="00A12C9A">
        <w:rPr>
          <w:rFonts w:ascii="Arial" w:hAnsi="Arial" w:cs="Arial"/>
          <w:i/>
          <w:iCs/>
          <w:color w:val="222222"/>
          <w:shd w:val="clear" w:color="auto" w:fill="FFFFFF"/>
          <w:lang w:val="en-US"/>
        </w:rPr>
        <w:t>5</w:t>
      </w:r>
      <w:r w:rsidRPr="00A12C9A">
        <w:rPr>
          <w:rFonts w:ascii="Arial" w:hAnsi="Arial" w:cs="Arial"/>
          <w:color w:val="222222"/>
          <w:shd w:val="clear" w:color="auto" w:fill="FFFFFF"/>
          <w:lang w:val="en-US"/>
        </w:rPr>
        <w:t>(2), 2056305119837671.</w:t>
      </w:r>
    </w:p>
    <w:p w14:paraId="65C643CD" w14:textId="77777777" w:rsidR="002C6765" w:rsidRDefault="002C6765" w:rsidP="002C6765">
      <w:pPr>
        <w:pStyle w:val="Tekstopmerking"/>
        <w:rPr>
          <w:rFonts w:ascii="Arial" w:hAnsi="Arial" w:cs="Arial"/>
          <w:color w:val="222222"/>
          <w:shd w:val="clear" w:color="auto" w:fill="FFFFFF"/>
          <w:lang w:val="en-US"/>
        </w:rPr>
      </w:pPr>
    </w:p>
    <w:p w14:paraId="0223F993" w14:textId="77777777" w:rsidR="002C6765" w:rsidRPr="00A12C9A" w:rsidRDefault="002C6765" w:rsidP="002C6765">
      <w:pPr>
        <w:pStyle w:val="Tekstopmerking"/>
        <w:rPr>
          <w:lang w:val="en-US"/>
        </w:rPr>
      </w:pPr>
      <w:r w:rsidRPr="0046458F">
        <w:rPr>
          <w:rFonts w:ascii="Arial" w:hAnsi="Arial" w:cs="Arial"/>
          <w:color w:val="222222"/>
          <w:shd w:val="clear" w:color="auto" w:fill="FFFFFF"/>
          <w:lang w:val="en-US"/>
        </w:rPr>
        <w:t xml:space="preserve">Taylor, S., Boniface, M., Pickering, B., Grace, P., Bakir, V., </w:t>
      </w:r>
      <w:proofErr w:type="spellStart"/>
      <w:r w:rsidRPr="0046458F">
        <w:rPr>
          <w:rFonts w:ascii="Arial" w:hAnsi="Arial" w:cs="Arial"/>
          <w:color w:val="222222"/>
          <w:shd w:val="clear" w:color="auto" w:fill="FFFFFF"/>
          <w:lang w:val="en-US"/>
        </w:rPr>
        <w:t>Engesser</w:t>
      </w:r>
      <w:proofErr w:type="spellEnd"/>
      <w:r w:rsidRPr="0046458F">
        <w:rPr>
          <w:rFonts w:ascii="Arial" w:hAnsi="Arial" w:cs="Arial"/>
          <w:color w:val="222222"/>
          <w:shd w:val="clear" w:color="auto" w:fill="FFFFFF"/>
          <w:lang w:val="en-US"/>
        </w:rPr>
        <w:t xml:space="preserve">, S., ... </w:t>
      </w:r>
      <w:r w:rsidRPr="002C6765">
        <w:rPr>
          <w:rFonts w:ascii="Arial" w:hAnsi="Arial" w:cs="Arial"/>
          <w:color w:val="222222"/>
          <w:shd w:val="clear" w:color="auto" w:fill="FFFFFF"/>
          <w:lang w:val="en-US"/>
        </w:rPr>
        <w:t xml:space="preserve">&amp; </w:t>
      </w:r>
      <w:proofErr w:type="spellStart"/>
      <w:r w:rsidRPr="002C6765">
        <w:rPr>
          <w:rFonts w:ascii="Arial" w:hAnsi="Arial" w:cs="Arial"/>
          <w:color w:val="222222"/>
          <w:shd w:val="clear" w:color="auto" w:fill="FFFFFF"/>
          <w:lang w:val="en-US"/>
        </w:rPr>
        <w:t>Zubiaga</w:t>
      </w:r>
      <w:proofErr w:type="spellEnd"/>
      <w:r w:rsidRPr="002C6765">
        <w:rPr>
          <w:rFonts w:ascii="Arial" w:hAnsi="Arial" w:cs="Arial"/>
          <w:color w:val="222222"/>
          <w:shd w:val="clear" w:color="auto" w:fill="FFFFFF"/>
          <w:lang w:val="en-US"/>
        </w:rPr>
        <w:t>, A. (2018). Opinion forming in the digital age.</w:t>
      </w:r>
    </w:p>
  </w:comment>
  <w:comment w:id="52" w:author="Spierings, C.H.B.M. (Niels)" w:date="2021-12-08T15:44:00Z" w:initials="SC(">
    <w:p w14:paraId="392A37AC" w14:textId="77777777" w:rsidR="002C6765" w:rsidRDefault="002C6765" w:rsidP="002C6765">
      <w:pPr>
        <w:pStyle w:val="Tekstopmerking"/>
      </w:pPr>
      <w:r>
        <w:rPr>
          <w:rStyle w:val="Verwijzingopmerking"/>
        </w:rPr>
        <w:annotationRef/>
      </w:r>
      <w:r w:rsidRPr="002C6765">
        <w:rPr>
          <w:rFonts w:ascii="Arial" w:hAnsi="Arial" w:cs="Arial"/>
          <w:color w:val="222222"/>
          <w:shd w:val="clear" w:color="auto" w:fill="FFFFFF"/>
          <w:lang w:val="en-US"/>
        </w:rPr>
        <w:t xml:space="preserve">Vergeer, M., </w:t>
      </w:r>
      <w:proofErr w:type="spellStart"/>
      <w:r w:rsidRPr="002C6765">
        <w:rPr>
          <w:rFonts w:ascii="Arial" w:hAnsi="Arial" w:cs="Arial"/>
          <w:color w:val="222222"/>
          <w:shd w:val="clear" w:color="auto" w:fill="FFFFFF"/>
          <w:lang w:val="en-US"/>
        </w:rPr>
        <w:t>Hermans</w:t>
      </w:r>
      <w:proofErr w:type="spellEnd"/>
      <w:r w:rsidRPr="002C6765">
        <w:rPr>
          <w:rFonts w:ascii="Arial" w:hAnsi="Arial" w:cs="Arial"/>
          <w:color w:val="222222"/>
          <w:shd w:val="clear" w:color="auto" w:fill="FFFFFF"/>
          <w:lang w:val="en-US"/>
        </w:rPr>
        <w:t xml:space="preserve">, L., &amp; </w:t>
      </w:r>
      <w:proofErr w:type="spellStart"/>
      <w:r w:rsidRPr="002C6765">
        <w:rPr>
          <w:rFonts w:ascii="Arial" w:hAnsi="Arial" w:cs="Arial"/>
          <w:color w:val="222222"/>
          <w:shd w:val="clear" w:color="auto" w:fill="FFFFFF"/>
          <w:lang w:val="en-US"/>
        </w:rPr>
        <w:t>Sams</w:t>
      </w:r>
      <w:proofErr w:type="spellEnd"/>
      <w:r w:rsidRPr="002C6765">
        <w:rPr>
          <w:rFonts w:ascii="Arial" w:hAnsi="Arial" w:cs="Arial"/>
          <w:color w:val="222222"/>
          <w:shd w:val="clear" w:color="auto" w:fill="FFFFFF"/>
          <w:lang w:val="en-US"/>
        </w:rPr>
        <w:t xml:space="preserve">, S. (2013). </w:t>
      </w:r>
      <w:r w:rsidRPr="008C31F7">
        <w:rPr>
          <w:rFonts w:ascii="Arial" w:hAnsi="Arial" w:cs="Arial"/>
          <w:color w:val="222222"/>
          <w:shd w:val="clear" w:color="auto" w:fill="FFFFFF"/>
          <w:lang w:val="en-US"/>
        </w:rPr>
        <w:t>Online social networks and micro-blogging in political campaigning: The exploration of a new campaign tool and a new campaign style. </w:t>
      </w:r>
      <w:r>
        <w:rPr>
          <w:rFonts w:ascii="Arial" w:hAnsi="Arial" w:cs="Arial"/>
          <w:i/>
          <w:iCs/>
          <w:color w:val="222222"/>
          <w:shd w:val="clear" w:color="auto" w:fill="FFFFFF"/>
        </w:rPr>
        <w:t>Party politics</w:t>
      </w:r>
      <w:r>
        <w:rPr>
          <w:rFonts w:ascii="Arial" w:hAnsi="Arial" w:cs="Arial"/>
          <w:color w:val="222222"/>
          <w:shd w:val="clear" w:color="auto" w:fill="FFFFFF"/>
        </w:rPr>
        <w:t>, </w:t>
      </w:r>
      <w:r>
        <w:rPr>
          <w:rFonts w:ascii="Arial" w:hAnsi="Arial" w:cs="Arial"/>
          <w:i/>
          <w:iCs/>
          <w:color w:val="222222"/>
          <w:shd w:val="clear" w:color="auto" w:fill="FFFFFF"/>
        </w:rPr>
        <w:t>19</w:t>
      </w:r>
      <w:r>
        <w:rPr>
          <w:rFonts w:ascii="Arial" w:hAnsi="Arial" w:cs="Arial"/>
          <w:color w:val="222222"/>
          <w:shd w:val="clear" w:color="auto" w:fill="FFFFFF"/>
        </w:rPr>
        <w:t>(3), 477-501.</w:t>
      </w:r>
    </w:p>
  </w:comment>
  <w:comment w:id="53" w:author="Spierings, C.H.B.M. (Niels)" w:date="2021-12-08T15:46:00Z" w:initials="SC(">
    <w:p w14:paraId="23A68EF7" w14:textId="77777777" w:rsidR="002C6765" w:rsidRDefault="002C6765" w:rsidP="002C6765">
      <w:pPr>
        <w:pStyle w:val="Tekstopmerking"/>
      </w:pPr>
      <w:r>
        <w:rPr>
          <w:rStyle w:val="Verwijzingopmerking"/>
        </w:rPr>
        <w:annotationRef/>
      </w:r>
      <w:r>
        <w:t xml:space="preserve">Hoe </w:t>
      </w:r>
      <w:proofErr w:type="spellStart"/>
      <w:r>
        <w:t>matcht</w:t>
      </w:r>
      <w:proofErr w:type="spellEnd"/>
      <w:r>
        <w:t xml:space="preserve"> dit met conclusies over hoe de netwerken elkaar voeden. Suggereert dat niet verdere segregatie?</w:t>
      </w:r>
    </w:p>
  </w:comment>
  <w:comment w:id="54" w:author="Spierings, C.H.B.M. (Niels)" w:date="2021-12-08T15:51:00Z" w:initials="SC(">
    <w:p w14:paraId="47C75D2A" w14:textId="77777777" w:rsidR="002C6765" w:rsidRPr="00C623FA" w:rsidRDefault="002C6765" w:rsidP="002C6765">
      <w:pPr>
        <w:pStyle w:val="Tekstopmerking"/>
      </w:pPr>
      <w:r>
        <w:rPr>
          <w:rStyle w:val="Verwijzingopmerking"/>
        </w:rPr>
        <w:annotationRef/>
      </w:r>
      <w:r w:rsidRPr="00C623FA">
        <w:t>Sipma, Take, Marcel Lubbers, Tom van de</w:t>
      </w:r>
      <w:r>
        <w:t xml:space="preserve">r Meer, Niels </w:t>
      </w:r>
      <w:proofErr w:type="spellStart"/>
      <w:r>
        <w:t>Spierings</w:t>
      </w:r>
      <w:proofErr w:type="spellEnd"/>
      <w:r>
        <w:t xml:space="preserve"> </w:t>
      </w:r>
      <w:proofErr w:type="spellStart"/>
      <w:r>
        <w:t>and</w:t>
      </w:r>
      <w:proofErr w:type="spellEnd"/>
      <w:r>
        <w:t xml:space="preserve"> Kristof Jacobs (</w:t>
      </w:r>
      <w:proofErr w:type="spellStart"/>
      <w:r>
        <w:t>eds</w:t>
      </w:r>
      <w:proofErr w:type="spellEnd"/>
      <w:r>
        <w:t>.) 2021). Versplinterde Vertegenwoordiging. Nijmegen/Amsterdam: SKON.</w:t>
      </w:r>
    </w:p>
  </w:comment>
  <w:comment w:id="55" w:author="Spierings, C.H.B.M. (Niels)" w:date="2021-12-08T16:14:00Z" w:initials="SC(">
    <w:p w14:paraId="464E0061" w14:textId="77777777" w:rsidR="002C6765" w:rsidRPr="002C6765" w:rsidRDefault="002C6765" w:rsidP="002C6765">
      <w:pPr>
        <w:ind w:firstLine="708"/>
      </w:pPr>
      <w:r>
        <w:rPr>
          <w:rStyle w:val="Verwijzingopmerking"/>
        </w:rPr>
        <w:annotationRef/>
      </w:r>
      <w:r>
        <w:t>Dit is je “</w:t>
      </w:r>
      <w:r>
        <w:rPr>
          <w:iCs/>
        </w:rPr>
        <w:t xml:space="preserve">O wat een geweldige methode. En zie mooie samenwerking van </w:t>
      </w:r>
      <w:proofErr w:type="spellStart"/>
      <w:r>
        <w:rPr>
          <w:iCs/>
        </w:rPr>
        <w:t>descriptives</w:t>
      </w:r>
      <w:proofErr w:type="spellEnd"/>
      <w:r>
        <w:rPr>
          <w:iCs/>
        </w:rPr>
        <w:t xml:space="preserve"> en formele toetsen. Segregatie langs partijlijnen op vier verschillende manieren! Zeer consistent. Ook ordening is consistent. </w:t>
      </w:r>
      <w:r>
        <w:t>”</w:t>
      </w:r>
    </w:p>
  </w:comment>
  <w:comment w:id="56" w:author="Spierings, C.H.B.M. (Niels)" w:date="2021-12-08T16:29:00Z" w:initials="SC(">
    <w:p w14:paraId="39716733" w14:textId="77777777" w:rsidR="002C6765" w:rsidRDefault="002C6765" w:rsidP="002C6765">
      <w:pPr>
        <w:pStyle w:val="Tekstopmerking"/>
      </w:pPr>
      <w:r>
        <w:rPr>
          <w:rStyle w:val="Verwijzingopmerking"/>
        </w:rPr>
        <w:annotationRef/>
      </w:r>
      <w:proofErr w:type="spellStart"/>
      <w:r>
        <w:t>Uhh</w:t>
      </w:r>
      <w:proofErr w:type="spellEnd"/>
      <w:r>
        <w:t>, ik denk dat ik het net wat minder positief gemaakt heb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2EA21A" w15:done="0"/>
  <w15:commentEx w15:paraId="47100FE1" w15:done="0"/>
  <w15:commentEx w15:paraId="619504AE" w15:done="0"/>
  <w15:commentEx w15:paraId="14A6ED77" w15:done="0"/>
  <w15:commentEx w15:paraId="73DAAAFE" w15:done="0"/>
  <w15:commentEx w15:paraId="17E984A2" w15:done="0"/>
  <w15:commentEx w15:paraId="3460E167" w15:done="0"/>
  <w15:commentEx w15:paraId="38DB959E" w15:done="0"/>
  <w15:commentEx w15:paraId="0D3DF45F" w15:done="0"/>
  <w15:commentEx w15:paraId="3276349F" w15:done="0"/>
  <w15:commentEx w15:paraId="24C78508" w15:done="0"/>
  <w15:commentEx w15:paraId="3C39D840" w15:done="0"/>
  <w15:commentEx w15:paraId="16679749" w15:done="0"/>
  <w15:commentEx w15:paraId="7F3F8734" w15:done="0"/>
  <w15:commentEx w15:paraId="571C9614" w15:done="0"/>
  <w15:commentEx w15:paraId="7EB66689" w15:done="0"/>
  <w15:commentEx w15:paraId="36889DD7" w15:done="0"/>
  <w15:commentEx w15:paraId="0223F993" w15:done="0"/>
  <w15:commentEx w15:paraId="392A37AC" w15:done="0"/>
  <w15:commentEx w15:paraId="23A68EF7" w15:done="0"/>
  <w15:commentEx w15:paraId="47C75D2A" w15:done="0"/>
  <w15:commentEx w15:paraId="464E0061" w15:done="0"/>
  <w15:commentEx w15:paraId="39716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62C5" w16cex:dateUtc="2021-12-08T15:58:00Z"/>
  <w16cex:commentExtensible w16cex:durableId="2559F339" w16cex:dateUtc="2021-12-07T13:50:00Z"/>
  <w16cex:commentExtensible w16cex:durableId="255A067A" w16cex:dateUtc="2021-12-07T15:12:00Z"/>
  <w16cex:commentExtensible w16cex:durableId="255A07D8" w16cex:dateUtc="2021-12-07T15:18:00Z"/>
  <w16cex:commentExtensible w16cex:durableId="255A08A0" w16cex:dateUtc="2021-12-07T15:21:00Z"/>
  <w16cex:commentExtensible w16cex:durableId="255A1405" w16cex:dateUtc="2021-12-07T16:10:00Z"/>
  <w16cex:commentExtensible w16cex:durableId="255A145C" w16cex:dateUtc="2021-12-07T16:11:00Z"/>
  <w16cex:commentExtensible w16cex:durableId="255A181F" w16cex:dateUtc="2021-12-07T16:27:00Z"/>
  <w16cex:commentExtensible w16cex:durableId="255A18CA" w16cex:dateUtc="2021-12-07T16:30:00Z"/>
  <w16cex:commentExtensible w16cex:durableId="255A1995" w16cex:dateUtc="2021-12-07T16:34:00Z"/>
  <w16cex:commentExtensible w16cex:durableId="253FAFAE" w16cex:dateUtc="2021-11-17T15:43:00Z"/>
  <w16cex:commentExtensible w16cex:durableId="255A4150" w16cex:dateUtc="2021-12-07T19:23:00Z"/>
  <w16cex:commentExtensible w16cex:durableId="255A4898" w16cex:dateUtc="2021-10-25T13:35:00Z"/>
  <w16cex:commentExtensible w16cex:durableId="255B5E05" w16cex:dateUtc="2021-12-08T15:38:00Z"/>
  <w16cex:commentExtensible w16cex:durableId="255B1C65" w16cex:dateUtc="2021-12-08T10:58:00Z"/>
  <w16cex:commentExtensible w16cex:durableId="255B5897" w16cex:dateUtc="2021-12-08T15:15:00Z"/>
  <w16cex:commentExtensible w16cex:durableId="255B2274" w16cex:dateUtc="2021-12-08T11:24:00Z"/>
  <w16cex:commentExtensible w16cex:durableId="255B5C5E" w16cex:dateUtc="2021-12-08T15:31:00Z"/>
  <w16cex:commentExtensible w16cex:durableId="255B516E" w16cex:dateUtc="2021-12-08T14:44:00Z"/>
  <w16cex:commentExtensible w16cex:durableId="255B51B8" w16cex:dateUtc="2021-12-08T14:46:00Z"/>
  <w16cex:commentExtensible w16cex:durableId="255B5317" w16cex:dateUtc="2021-12-08T14:51:00Z"/>
  <w16cex:commentExtensible w16cex:durableId="255B587E" w16cex:dateUtc="2021-12-08T15:14:00Z"/>
  <w16cex:commentExtensible w16cex:durableId="255B5C06" w16cex:dateUtc="2021-1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2EA21A" w16cid:durableId="255B62C5"/>
  <w16cid:commentId w16cid:paraId="47100FE1" w16cid:durableId="2559F339"/>
  <w16cid:commentId w16cid:paraId="619504AE" w16cid:durableId="255A067A"/>
  <w16cid:commentId w16cid:paraId="14A6ED77" w16cid:durableId="255A07D8"/>
  <w16cid:commentId w16cid:paraId="73DAAAFE" w16cid:durableId="255A08A0"/>
  <w16cid:commentId w16cid:paraId="17E984A2" w16cid:durableId="255A1405"/>
  <w16cid:commentId w16cid:paraId="3460E167" w16cid:durableId="255A145C"/>
  <w16cid:commentId w16cid:paraId="38DB959E" w16cid:durableId="255A181F"/>
  <w16cid:commentId w16cid:paraId="0D3DF45F" w16cid:durableId="255A18CA"/>
  <w16cid:commentId w16cid:paraId="3276349F" w16cid:durableId="255A1995"/>
  <w16cid:commentId w16cid:paraId="24C78508" w16cid:durableId="253FAFAE"/>
  <w16cid:commentId w16cid:paraId="3C39D840" w16cid:durableId="255A4150"/>
  <w16cid:commentId w16cid:paraId="16679749" w16cid:durableId="255A4898"/>
  <w16cid:commentId w16cid:paraId="7F3F8734" w16cid:durableId="255B5E05"/>
  <w16cid:commentId w16cid:paraId="571C9614" w16cid:durableId="255B1C65"/>
  <w16cid:commentId w16cid:paraId="7EB66689" w16cid:durableId="255B5897"/>
  <w16cid:commentId w16cid:paraId="36889DD7" w16cid:durableId="255B2274"/>
  <w16cid:commentId w16cid:paraId="0223F993" w16cid:durableId="255B5C5E"/>
  <w16cid:commentId w16cid:paraId="392A37AC" w16cid:durableId="255B516E"/>
  <w16cid:commentId w16cid:paraId="23A68EF7" w16cid:durableId="255B51B8"/>
  <w16cid:commentId w16cid:paraId="47C75D2A" w16cid:durableId="255B5317"/>
  <w16cid:commentId w16cid:paraId="464E0061" w16cid:durableId="255B587E"/>
  <w16cid:commentId w16cid:paraId="39716733" w16cid:durableId="255B5C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34119" w14:textId="77777777" w:rsidR="00A828B2" w:rsidRDefault="00A828B2" w:rsidP="00F62A39">
      <w:pPr>
        <w:spacing w:line="240" w:lineRule="auto"/>
      </w:pPr>
      <w:r>
        <w:separator/>
      </w:r>
    </w:p>
  </w:endnote>
  <w:endnote w:type="continuationSeparator" w:id="0">
    <w:p w14:paraId="5C700CEA" w14:textId="77777777" w:rsidR="00A828B2" w:rsidRDefault="00A828B2" w:rsidP="00F62A39">
      <w:pPr>
        <w:spacing w:line="240" w:lineRule="auto"/>
      </w:pPr>
      <w:r>
        <w:continuationSeparator/>
      </w:r>
    </w:p>
  </w:endnote>
  <w:endnote w:id="1">
    <w:p w14:paraId="1B058EB3" w14:textId="2A4C8DE4" w:rsidR="00CE336F" w:rsidRPr="00941320" w:rsidRDefault="00CE336F">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are the major third mechanism that could lead to network homogeneity (next to </w:t>
      </w:r>
      <w:r w:rsidRPr="000B1F5F">
        <w:rPr>
          <w:lang w:val="en-US"/>
        </w:rPr>
        <w:t>structurally-induced network homogeneity</w:t>
      </w:r>
      <w:r>
        <w:rPr>
          <w:lang w:val="en-GB"/>
        </w:rPr>
        <w:t xml:space="preserve"> and inbreeding homophily). Although it is possible that MPs change party memberships over time this is a relatively rare event. Similarly, MPs will not change their sex, age and ethnicity due to influence processes. Therefore, influence dynamics are not discussed in this contribution. </w:t>
      </w:r>
    </w:p>
  </w:endnote>
  <w:endnote w:id="2">
    <w:p w14:paraId="7D73C93B" w14:textId="2270A34D" w:rsidR="00CE336F" w:rsidRDefault="00CE336F"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CE336F" w:rsidRPr="00B75FF9" w:rsidRDefault="00CE336F" w:rsidP="00A47350">
      <w:pPr>
        <w:pStyle w:val="Eindnoottekst"/>
        <w:rPr>
          <w:lang w:val="en-US"/>
        </w:rPr>
      </w:pPr>
    </w:p>
  </w:endnote>
  <w:endnote w:id="3">
    <w:p w14:paraId="219FB2B9" w14:textId="77777777" w:rsidR="00CE336F" w:rsidRPr="00D2347B" w:rsidRDefault="00CE336F"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03DB6" w14:textId="77777777" w:rsidR="00A828B2" w:rsidRDefault="00A828B2" w:rsidP="00F62A39">
      <w:pPr>
        <w:spacing w:line="240" w:lineRule="auto"/>
      </w:pPr>
      <w:r>
        <w:separator/>
      </w:r>
    </w:p>
  </w:footnote>
  <w:footnote w:type="continuationSeparator" w:id="0">
    <w:p w14:paraId="6F446B21" w14:textId="77777777" w:rsidR="00A828B2" w:rsidRDefault="00A828B2"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ierings, C.H.B.M. (Niels)">
    <w15:presenceInfo w15:providerId="AD" w15:userId="S::niels.spierings@ru.nl::f37eb36b-2a52-4cb3-9d0b-d5eabe20e5e4"/>
  </w15:person>
  <w15:person w15:author="Niels Spierings">
    <w15:presenceInfo w15:providerId="Windows Live" w15:userId="db15e62e804d59c0"/>
  </w15:person>
  <w15:person w15:author="Tolsma, J. (Jochem)">
    <w15:presenceInfo w15:providerId="None" w15:userId="Tolsma, J. (Joch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28"/>
    <w:rsid w:val="00004ACD"/>
    <w:rsid w:val="00006B85"/>
    <w:rsid w:val="0000748A"/>
    <w:rsid w:val="00010409"/>
    <w:rsid w:val="000104DB"/>
    <w:rsid w:val="0001228E"/>
    <w:rsid w:val="0002014E"/>
    <w:rsid w:val="000224C3"/>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21A5"/>
    <w:rsid w:val="000C2F88"/>
    <w:rsid w:val="000C3B4A"/>
    <w:rsid w:val="000D1953"/>
    <w:rsid w:val="000D511A"/>
    <w:rsid w:val="000E043C"/>
    <w:rsid w:val="000E20B2"/>
    <w:rsid w:val="000E2706"/>
    <w:rsid w:val="000E2E8B"/>
    <w:rsid w:val="000E301A"/>
    <w:rsid w:val="000E333F"/>
    <w:rsid w:val="000E5814"/>
    <w:rsid w:val="000F3588"/>
    <w:rsid w:val="000F5469"/>
    <w:rsid w:val="001012E3"/>
    <w:rsid w:val="00110482"/>
    <w:rsid w:val="00111936"/>
    <w:rsid w:val="00117FD6"/>
    <w:rsid w:val="0012508C"/>
    <w:rsid w:val="00130FAD"/>
    <w:rsid w:val="00136272"/>
    <w:rsid w:val="0013669D"/>
    <w:rsid w:val="00141D6E"/>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442F"/>
    <w:rsid w:val="001C6DD9"/>
    <w:rsid w:val="001D06C6"/>
    <w:rsid w:val="001D2F1E"/>
    <w:rsid w:val="001D5272"/>
    <w:rsid w:val="001D57DA"/>
    <w:rsid w:val="001E1DA0"/>
    <w:rsid w:val="001E3A9D"/>
    <w:rsid w:val="001E7A38"/>
    <w:rsid w:val="001F2439"/>
    <w:rsid w:val="001F53DA"/>
    <w:rsid w:val="001F6A1A"/>
    <w:rsid w:val="002000D1"/>
    <w:rsid w:val="002002BE"/>
    <w:rsid w:val="002016A0"/>
    <w:rsid w:val="00202F89"/>
    <w:rsid w:val="00205496"/>
    <w:rsid w:val="00213798"/>
    <w:rsid w:val="002140B0"/>
    <w:rsid w:val="002156E7"/>
    <w:rsid w:val="00216BC7"/>
    <w:rsid w:val="00216D54"/>
    <w:rsid w:val="00217766"/>
    <w:rsid w:val="00217834"/>
    <w:rsid w:val="00220A49"/>
    <w:rsid w:val="00226584"/>
    <w:rsid w:val="00230A99"/>
    <w:rsid w:val="0023218E"/>
    <w:rsid w:val="0023252F"/>
    <w:rsid w:val="002329C5"/>
    <w:rsid w:val="00236725"/>
    <w:rsid w:val="0024214C"/>
    <w:rsid w:val="0024219F"/>
    <w:rsid w:val="0024387B"/>
    <w:rsid w:val="00254B58"/>
    <w:rsid w:val="00275B89"/>
    <w:rsid w:val="0027603F"/>
    <w:rsid w:val="002858BC"/>
    <w:rsid w:val="00285E18"/>
    <w:rsid w:val="00292352"/>
    <w:rsid w:val="0029623B"/>
    <w:rsid w:val="002969BF"/>
    <w:rsid w:val="002A1EBB"/>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3D58"/>
    <w:rsid w:val="00315E9D"/>
    <w:rsid w:val="00320558"/>
    <w:rsid w:val="0032443E"/>
    <w:rsid w:val="003245C6"/>
    <w:rsid w:val="00327EED"/>
    <w:rsid w:val="00327F5D"/>
    <w:rsid w:val="00332AE9"/>
    <w:rsid w:val="003330F9"/>
    <w:rsid w:val="00333C70"/>
    <w:rsid w:val="003370F8"/>
    <w:rsid w:val="003401D2"/>
    <w:rsid w:val="003513C7"/>
    <w:rsid w:val="0035207D"/>
    <w:rsid w:val="003549CD"/>
    <w:rsid w:val="0035514A"/>
    <w:rsid w:val="00357268"/>
    <w:rsid w:val="00357ADF"/>
    <w:rsid w:val="0036468B"/>
    <w:rsid w:val="00365688"/>
    <w:rsid w:val="00366B1E"/>
    <w:rsid w:val="00366F63"/>
    <w:rsid w:val="00372D37"/>
    <w:rsid w:val="00374429"/>
    <w:rsid w:val="00380F57"/>
    <w:rsid w:val="003832BB"/>
    <w:rsid w:val="00385718"/>
    <w:rsid w:val="003874B3"/>
    <w:rsid w:val="00391243"/>
    <w:rsid w:val="00391E58"/>
    <w:rsid w:val="00391F66"/>
    <w:rsid w:val="003A61D3"/>
    <w:rsid w:val="003B058D"/>
    <w:rsid w:val="003C19CB"/>
    <w:rsid w:val="003C1A68"/>
    <w:rsid w:val="003D7D04"/>
    <w:rsid w:val="003E214E"/>
    <w:rsid w:val="003E2653"/>
    <w:rsid w:val="003E2F00"/>
    <w:rsid w:val="003F0BAF"/>
    <w:rsid w:val="003F0C0F"/>
    <w:rsid w:val="003F3867"/>
    <w:rsid w:val="004002C9"/>
    <w:rsid w:val="004100C5"/>
    <w:rsid w:val="00411096"/>
    <w:rsid w:val="00415706"/>
    <w:rsid w:val="004203CF"/>
    <w:rsid w:val="00422C15"/>
    <w:rsid w:val="00427E86"/>
    <w:rsid w:val="00430F5D"/>
    <w:rsid w:val="00433F43"/>
    <w:rsid w:val="004357EC"/>
    <w:rsid w:val="00435C13"/>
    <w:rsid w:val="00436180"/>
    <w:rsid w:val="00441FC6"/>
    <w:rsid w:val="00442940"/>
    <w:rsid w:val="00445128"/>
    <w:rsid w:val="00446101"/>
    <w:rsid w:val="00453CBD"/>
    <w:rsid w:val="00466CF2"/>
    <w:rsid w:val="0047445D"/>
    <w:rsid w:val="004822E9"/>
    <w:rsid w:val="00484914"/>
    <w:rsid w:val="0049052E"/>
    <w:rsid w:val="00496719"/>
    <w:rsid w:val="00497227"/>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501717"/>
    <w:rsid w:val="005111B3"/>
    <w:rsid w:val="005112E8"/>
    <w:rsid w:val="005139AC"/>
    <w:rsid w:val="00514872"/>
    <w:rsid w:val="0052690E"/>
    <w:rsid w:val="00530365"/>
    <w:rsid w:val="005337B3"/>
    <w:rsid w:val="0053616F"/>
    <w:rsid w:val="0053715B"/>
    <w:rsid w:val="00547021"/>
    <w:rsid w:val="005519E0"/>
    <w:rsid w:val="00554675"/>
    <w:rsid w:val="00561415"/>
    <w:rsid w:val="00566700"/>
    <w:rsid w:val="00583601"/>
    <w:rsid w:val="0059503F"/>
    <w:rsid w:val="00596D8E"/>
    <w:rsid w:val="005A7678"/>
    <w:rsid w:val="005B151C"/>
    <w:rsid w:val="005B543A"/>
    <w:rsid w:val="005B797D"/>
    <w:rsid w:val="005C07BA"/>
    <w:rsid w:val="005C3871"/>
    <w:rsid w:val="005D15E7"/>
    <w:rsid w:val="005D785A"/>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820"/>
    <w:rsid w:val="00654773"/>
    <w:rsid w:val="00660B79"/>
    <w:rsid w:val="00663C80"/>
    <w:rsid w:val="006671B4"/>
    <w:rsid w:val="00670582"/>
    <w:rsid w:val="00674FE3"/>
    <w:rsid w:val="00676173"/>
    <w:rsid w:val="00683441"/>
    <w:rsid w:val="006846DB"/>
    <w:rsid w:val="006861B1"/>
    <w:rsid w:val="00686B72"/>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20B9D"/>
    <w:rsid w:val="00821E60"/>
    <w:rsid w:val="00821FD0"/>
    <w:rsid w:val="00823395"/>
    <w:rsid w:val="00826FAE"/>
    <w:rsid w:val="00836D43"/>
    <w:rsid w:val="00837A6B"/>
    <w:rsid w:val="00843402"/>
    <w:rsid w:val="00850028"/>
    <w:rsid w:val="00850EDE"/>
    <w:rsid w:val="00853059"/>
    <w:rsid w:val="00854357"/>
    <w:rsid w:val="0086043E"/>
    <w:rsid w:val="00871D73"/>
    <w:rsid w:val="00873CA0"/>
    <w:rsid w:val="0088179E"/>
    <w:rsid w:val="008818DC"/>
    <w:rsid w:val="00883D22"/>
    <w:rsid w:val="00890A67"/>
    <w:rsid w:val="00891911"/>
    <w:rsid w:val="0089400E"/>
    <w:rsid w:val="00895169"/>
    <w:rsid w:val="008A0CFB"/>
    <w:rsid w:val="008A32C9"/>
    <w:rsid w:val="008A3F1C"/>
    <w:rsid w:val="008B0435"/>
    <w:rsid w:val="008B7974"/>
    <w:rsid w:val="008C201B"/>
    <w:rsid w:val="008C5F41"/>
    <w:rsid w:val="008C6BC9"/>
    <w:rsid w:val="008C72E1"/>
    <w:rsid w:val="008C7830"/>
    <w:rsid w:val="008D7B57"/>
    <w:rsid w:val="008E2CC6"/>
    <w:rsid w:val="008E50C1"/>
    <w:rsid w:val="008F5EDB"/>
    <w:rsid w:val="009003FD"/>
    <w:rsid w:val="00900D80"/>
    <w:rsid w:val="009016C3"/>
    <w:rsid w:val="009038F1"/>
    <w:rsid w:val="00903B53"/>
    <w:rsid w:val="0090412A"/>
    <w:rsid w:val="009062F3"/>
    <w:rsid w:val="009069B7"/>
    <w:rsid w:val="00907C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248D"/>
    <w:rsid w:val="00957B8D"/>
    <w:rsid w:val="009637C2"/>
    <w:rsid w:val="0096468B"/>
    <w:rsid w:val="009653CC"/>
    <w:rsid w:val="0096542B"/>
    <w:rsid w:val="00965ED8"/>
    <w:rsid w:val="00966928"/>
    <w:rsid w:val="009714C3"/>
    <w:rsid w:val="00981466"/>
    <w:rsid w:val="00981CE1"/>
    <w:rsid w:val="0098613E"/>
    <w:rsid w:val="009A0552"/>
    <w:rsid w:val="009A6246"/>
    <w:rsid w:val="009A7C8C"/>
    <w:rsid w:val="009B3D9F"/>
    <w:rsid w:val="009B485B"/>
    <w:rsid w:val="009C07BC"/>
    <w:rsid w:val="009C2FF7"/>
    <w:rsid w:val="009C3DE8"/>
    <w:rsid w:val="009C6F72"/>
    <w:rsid w:val="009D15BA"/>
    <w:rsid w:val="009D2EA2"/>
    <w:rsid w:val="009E616F"/>
    <w:rsid w:val="009E77CA"/>
    <w:rsid w:val="009E798D"/>
    <w:rsid w:val="009F4123"/>
    <w:rsid w:val="00A0116C"/>
    <w:rsid w:val="00A10C47"/>
    <w:rsid w:val="00A21807"/>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91D85"/>
    <w:rsid w:val="00AA0220"/>
    <w:rsid w:val="00AB43CB"/>
    <w:rsid w:val="00AC3989"/>
    <w:rsid w:val="00AC4F0C"/>
    <w:rsid w:val="00AD2610"/>
    <w:rsid w:val="00AD3C1E"/>
    <w:rsid w:val="00AD5DFD"/>
    <w:rsid w:val="00AE3ABD"/>
    <w:rsid w:val="00AE7FE4"/>
    <w:rsid w:val="00AF3B43"/>
    <w:rsid w:val="00AF6723"/>
    <w:rsid w:val="00B00A60"/>
    <w:rsid w:val="00B04917"/>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3699"/>
    <w:rsid w:val="00B63DEF"/>
    <w:rsid w:val="00B72682"/>
    <w:rsid w:val="00B74927"/>
    <w:rsid w:val="00B75FF9"/>
    <w:rsid w:val="00B828B6"/>
    <w:rsid w:val="00B83A4E"/>
    <w:rsid w:val="00B909A2"/>
    <w:rsid w:val="00B9146C"/>
    <w:rsid w:val="00B9355F"/>
    <w:rsid w:val="00B96355"/>
    <w:rsid w:val="00BA3DDB"/>
    <w:rsid w:val="00BA7E35"/>
    <w:rsid w:val="00BC791E"/>
    <w:rsid w:val="00BD52AD"/>
    <w:rsid w:val="00BD7D65"/>
    <w:rsid w:val="00BE0D7C"/>
    <w:rsid w:val="00BE3428"/>
    <w:rsid w:val="00BF0C07"/>
    <w:rsid w:val="00BF3DE1"/>
    <w:rsid w:val="00BF49DC"/>
    <w:rsid w:val="00C011EF"/>
    <w:rsid w:val="00C20B59"/>
    <w:rsid w:val="00C21E2E"/>
    <w:rsid w:val="00C22237"/>
    <w:rsid w:val="00C25983"/>
    <w:rsid w:val="00C25BA0"/>
    <w:rsid w:val="00C27303"/>
    <w:rsid w:val="00C300D1"/>
    <w:rsid w:val="00C3335E"/>
    <w:rsid w:val="00C3457F"/>
    <w:rsid w:val="00C40179"/>
    <w:rsid w:val="00C47F1E"/>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711E"/>
    <w:rsid w:val="00CF072D"/>
    <w:rsid w:val="00CF16B0"/>
    <w:rsid w:val="00CF5F4E"/>
    <w:rsid w:val="00D0198E"/>
    <w:rsid w:val="00D01DCA"/>
    <w:rsid w:val="00D1060C"/>
    <w:rsid w:val="00D13E73"/>
    <w:rsid w:val="00D22536"/>
    <w:rsid w:val="00D2347B"/>
    <w:rsid w:val="00D251D0"/>
    <w:rsid w:val="00D26C18"/>
    <w:rsid w:val="00D26EE7"/>
    <w:rsid w:val="00D27739"/>
    <w:rsid w:val="00D3005B"/>
    <w:rsid w:val="00D313B3"/>
    <w:rsid w:val="00D3321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D752F"/>
    <w:rsid w:val="00DE01BB"/>
    <w:rsid w:val="00DE07E7"/>
    <w:rsid w:val="00DE08C9"/>
    <w:rsid w:val="00DE34EE"/>
    <w:rsid w:val="00DE5DD0"/>
    <w:rsid w:val="00DF0341"/>
    <w:rsid w:val="00DF07A8"/>
    <w:rsid w:val="00E041FD"/>
    <w:rsid w:val="00E05456"/>
    <w:rsid w:val="00E11BDA"/>
    <w:rsid w:val="00E13F4C"/>
    <w:rsid w:val="00E15C06"/>
    <w:rsid w:val="00E15EE0"/>
    <w:rsid w:val="00E16B67"/>
    <w:rsid w:val="00E21174"/>
    <w:rsid w:val="00E25053"/>
    <w:rsid w:val="00E25AEA"/>
    <w:rsid w:val="00E25C15"/>
    <w:rsid w:val="00E3122C"/>
    <w:rsid w:val="00E31E8A"/>
    <w:rsid w:val="00E35B26"/>
    <w:rsid w:val="00E42872"/>
    <w:rsid w:val="00E45B75"/>
    <w:rsid w:val="00E45F46"/>
    <w:rsid w:val="00E50CE8"/>
    <w:rsid w:val="00E5726A"/>
    <w:rsid w:val="00E61024"/>
    <w:rsid w:val="00E61E16"/>
    <w:rsid w:val="00E63515"/>
    <w:rsid w:val="00E6473A"/>
    <w:rsid w:val="00E70134"/>
    <w:rsid w:val="00E70423"/>
    <w:rsid w:val="00E83326"/>
    <w:rsid w:val="00E94044"/>
    <w:rsid w:val="00E97012"/>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2CDB"/>
    <w:rsid w:val="00F36890"/>
    <w:rsid w:val="00F36FE9"/>
    <w:rsid w:val="00F40DC2"/>
    <w:rsid w:val="00F4209E"/>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6845"/>
    <w:rsid w:val="00FA2E99"/>
    <w:rsid w:val="00FB0486"/>
    <w:rsid w:val="00FB0D23"/>
    <w:rsid w:val="00FC12DC"/>
    <w:rsid w:val="00FC51A7"/>
    <w:rsid w:val="00FD0392"/>
    <w:rsid w:val="00FD1D92"/>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DD2C022D-E7D0-40B0-B485-7B3AC5D7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138154754">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tweedekamer.nl/debat-direc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tweedekamer.nl"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18531</Words>
  <Characters>101924</Characters>
  <Application>Microsoft Office Word</Application>
  <DocSecurity>0</DocSecurity>
  <Lines>849</Lines>
  <Paragraphs>240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2021-12-08T16:47:00Z</dcterms:created>
  <dcterms:modified xsi:type="dcterms:W3CDTF">2021-12-08T16:47:00Z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id="UrNIWwAD"/&gt;&lt;style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