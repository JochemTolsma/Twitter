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198933D4"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commentRangeStart w:id="0"/>
      <w:r w:rsidR="00B909A2">
        <w:rPr>
          <w:b/>
          <w:lang w:val="en-US"/>
        </w:rPr>
        <w:t>Introduction</w:t>
      </w:r>
      <w:commentRangeEnd w:id="0"/>
      <w:r w:rsidR="00A64166">
        <w:rPr>
          <w:rStyle w:val="Verwijzingopmerking"/>
        </w:rPr>
        <w:commentReference w:id="0"/>
      </w:r>
    </w:p>
    <w:p w14:paraId="59DF4C76" w14:textId="53C76F72"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C50B44">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38,"uris":["http://zotero.org/users/6814611/items/WISLRPII"],"uri":["http://zotero.org/users/6814611/items/WISLRPII"],"itemData":{"id":38,"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C50B44">
        <w:rPr>
          <w:lang w:val="en-US"/>
        </w:rPr>
        <w:instrText xml:space="preserve"> ADDIN ZOTERO_ITEM CSL_CITATION {"citationID":"R6aKIAbP","properties":{"unsorted":true,"formattedCitation":"(Spierings et al. 2019)","plainCitation":"(Spierings et al. 2019)","noteIndex":0},"citationItems":[{"id":36,"uris":["http://zotero.org/users/6814611/items/3DHQGZC8"],"uri":["http://zotero.org/users/6814611/items/3DHQGZC8"],"itemData":{"id":36,"type":"article-journal","container-title":"Social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w:t>
      </w:r>
      <w:proofErr w:type="spellStart"/>
      <w:r w:rsidR="00812588" w:rsidRPr="00812588">
        <w:rPr>
          <w:rFonts w:ascii="Calibri" w:hAnsi="Calibri" w:cs="Calibri"/>
          <w:lang w:val="en-GB"/>
        </w:rPr>
        <w:t>Spierings</w:t>
      </w:r>
      <w:proofErr w:type="spellEnd"/>
      <w:r w:rsidR="00812588" w:rsidRPr="00812588">
        <w:rPr>
          <w:rFonts w:ascii="Calibri" w:hAnsi="Calibri" w:cs="Calibri"/>
          <w:lang w:val="en-GB"/>
        </w:rPr>
        <w:t xml:space="preserve">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C50B44">
        <w:rPr>
          <w:lang w:val="en-US"/>
        </w:rPr>
        <w:instrText xml:space="preserve"> ADDIN ZOTERO_ITEM CSL_CITATION {"citationID":"3NfTHWNu","properties":{"formattedCitation":"(Jungherr 2016; Kruikemeier 2014)","plainCitation":"(Jungherr 2016; Kruikemeier 2014)","noteIndex":0},"citationItems":[{"id":34,"uris":["http://zotero.org/users/6814611/items/HALXET66"],"uri":["http://zotero.org/users/6814611/items/HALXET66"],"itemData":{"id":34,"type":"article-journal","container-title":"Journal of information technology &amp; politics","issue":"1","note":"publisher: Taylor &amp; Francis","page":"72–91","title":"Twitter use in election campaigns: A systematic literature review","volume":"13","author":[{"family":"Jungherr","given":"Andreas"}],"issued":{"date-parts":[["2016"]]}}},{"id":33,"uris":["http://zotero.org/users/6814611/items/WB5RUQ79"],"uri":["http://zotero.org/users/6814611/items/WB5RUQ79"],"itemData":{"id":33,"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w:t>
      </w:r>
      <w:proofErr w:type="spellStart"/>
      <w:r w:rsidR="00812588" w:rsidRPr="00B50A16">
        <w:rPr>
          <w:lang w:val="en-US"/>
        </w:rPr>
        <w:t>Jungherr</w:t>
      </w:r>
      <w:proofErr w:type="spellEnd"/>
      <w:r w:rsidR="00812588" w:rsidRPr="00B50A16">
        <w:rPr>
          <w:lang w:val="en-US"/>
        </w:rPr>
        <w:t xml:space="preserve"> 2016; </w:t>
      </w:r>
      <w:proofErr w:type="spellStart"/>
      <w:r w:rsidR="00812588" w:rsidRPr="00B50A16">
        <w:rPr>
          <w:lang w:val="en-US"/>
        </w:rPr>
        <w:t>Kruikemeier</w:t>
      </w:r>
      <w:proofErr w:type="spellEnd"/>
      <w:r w:rsidR="00812588" w:rsidRPr="00B50A16">
        <w:rPr>
          <w:lang w:val="en-US"/>
        </w:rPr>
        <w:t xml:space="preserve"> 2014)</w:t>
      </w:r>
      <w:r w:rsidR="00812588">
        <w:rPr>
          <w:lang w:val="en-US"/>
        </w:rPr>
        <w:fldChar w:fldCharType="end"/>
      </w:r>
      <w:r w:rsidR="00F02D93">
        <w:rPr>
          <w:lang w:val="en-US"/>
        </w:rPr>
        <w:t xml:space="preserve">. </w:t>
      </w:r>
    </w:p>
    <w:p w14:paraId="00B575A6" w14:textId="5B58E404"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it’s relevance. </w:t>
      </w:r>
      <w:r w:rsidR="00FB0D23">
        <w:rPr>
          <w:lang w:val="en-US"/>
        </w:rPr>
        <w:br/>
        <w:t xml:space="preserve">Communication and engagement on Twitter by MPs with other MPs may facilitate the formation of </w:t>
      </w:r>
      <w:proofErr w:type="spellStart"/>
      <w:r w:rsidR="00FB0D23">
        <w:rPr>
          <w:lang w:val="en-US"/>
        </w:rPr>
        <w:t>crossparty</w:t>
      </w:r>
      <w:proofErr w:type="spellEnd"/>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proofErr w:type="spellStart"/>
      <w:r w:rsidR="00FB0D23">
        <w:rPr>
          <w:lang w:val="en-US"/>
        </w:rPr>
        <w:t>strenghtens</w:t>
      </w:r>
      <w:proofErr w:type="spellEnd"/>
      <w:r w:rsidR="00FB0D23">
        <w:rPr>
          <w:lang w:val="en-US"/>
        </w:rPr>
        <w:t xml:space="preserve"> information bubbles, political polarization and, in extremis, harm political functioning. </w:t>
      </w:r>
    </w:p>
    <w:p w14:paraId="0B3E90F6" w14:textId="11544D18" w:rsidR="00F5486E" w:rsidRDefault="00FB0D23" w:rsidP="00FB0D23">
      <w:pPr>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C50B44">
        <w:rPr>
          <w:lang w:val="en-US"/>
        </w:rPr>
        <w:instrText xml:space="preserve"> ADDIN ZOTERO_ITEM CSL_CITATION {"citationID":"9HwDsSOM","properties":{"formattedCitation":"(2012)","plainCitation":"(2012)","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C50B44">
        <w:rPr>
          <w:lang w:val="en-US"/>
        </w:rPr>
        <w:instrText xml:space="preserve"> ADDIN ZOTERO_ITEM CSL_CITATION {"citationID":"speZtsDM","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fault lines.</w:t>
      </w:r>
    </w:p>
    <w:p w14:paraId="79B0709F" w14:textId="624018B7" w:rsidR="00DA7868" w:rsidRDefault="009D15BA" w:rsidP="00430F5D">
      <w:pPr>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1"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C50B44">
        <w:rPr>
          <w:lang w:val="en-US"/>
        </w:rPr>
        <w:instrText xml:space="preserve"> ADDIN ZOTERO_ITEM CSL_CITATION {"citationID":"i1kzgzgx","properties":{"formattedCitation":"(Bossetta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w:t>
      </w:r>
      <w:proofErr w:type="spellStart"/>
      <w:r w:rsidR="002E3FC4" w:rsidRPr="002E3FC4">
        <w:rPr>
          <w:rFonts w:ascii="Calibri" w:hAnsi="Calibri" w:cs="Calibri"/>
          <w:lang w:val="en-GB"/>
        </w:rPr>
        <w:t>Bossetta</w:t>
      </w:r>
      <w:proofErr w:type="spellEnd"/>
      <w:r w:rsidR="002E3FC4" w:rsidRPr="002E3FC4">
        <w:rPr>
          <w:rFonts w:ascii="Calibri" w:hAnsi="Calibri" w:cs="Calibri"/>
          <w:lang w:val="en-GB"/>
        </w:rPr>
        <w:t xml:space="preserve"> 2018</w:t>
      </w:r>
      <w:r w:rsidR="00217766">
        <w:rPr>
          <w:rFonts w:ascii="Calibri" w:hAnsi="Calibri" w:cs="Calibri"/>
          <w:lang w:val="en-GB"/>
        </w:rPr>
        <w:t xml:space="preserve">; Jacobs &amp; </w:t>
      </w:r>
      <w:proofErr w:type="spellStart"/>
      <w:r w:rsidR="00217766">
        <w:rPr>
          <w:rFonts w:ascii="Calibri" w:hAnsi="Calibri" w:cs="Calibri"/>
          <w:lang w:val="en-GB"/>
        </w:rPr>
        <w:t>Spierings</w:t>
      </w:r>
      <w:proofErr w:type="spellEnd"/>
      <w:r w:rsidR="00217766">
        <w:rPr>
          <w:rFonts w:ascii="Calibri" w:hAnsi="Calibri" w:cs="Calibri"/>
          <w:lang w:val="en-GB"/>
        </w:rPr>
        <w:t>,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C50B44">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2010)","noteIndex":0},"citationItems":[{"id":3,"uris":["http://zotero.org/users/6814611/items/S7UYXQEP"],"uri":["http://zotero.org/users/6814611/items/S7UYXQEP"],"itemData":{"id":3,"type":"article-journal","container-title":"Political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B"}],"issued":{"date-parts":[["2017"]]}}},{"id":6,"uris":["http://zotero.org/users/6814611/items/77QQBKRK"],"uri":["http://zotero.org/users/6814611/items/77QQBKRK"],"itemData":{"id":6,"type":"article-journal","container-title":"American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uris":["http://zotero.org/users/6814611/items/SZW4MEQZ"],"uri":["http://zotero.org/users/6814611/items/SZW4MEQZ"],"itemData":{"id":7,"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w:t>
      </w:r>
      <w:proofErr w:type="spellStart"/>
      <w:r w:rsidR="006B5DAF" w:rsidRPr="006B5DAF">
        <w:rPr>
          <w:rFonts w:ascii="Calibri" w:hAnsi="Calibri" w:cs="Calibri"/>
          <w:lang w:val="en-GB"/>
        </w:rPr>
        <w:t>Boutyline</w:t>
      </w:r>
      <w:proofErr w:type="spellEnd"/>
      <w:r w:rsidR="006B5DAF" w:rsidRPr="006B5DAF">
        <w:rPr>
          <w:rFonts w:ascii="Calibri" w:hAnsi="Calibri" w:cs="Calibri"/>
          <w:lang w:val="en-GB"/>
        </w:rPr>
        <w:t xml:space="preserv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2"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1"/>
      <w:bookmarkEnd w:id="2"/>
    </w:p>
    <w:p w14:paraId="2F745DF6" w14:textId="76C8EBC5"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C50B44">
        <w:rPr>
          <w:lang w:val="en-US"/>
        </w:rPr>
        <w:instrText xml:space="preserve"> ADDIN ZOTERO_ITEM CSL_CITATION {"citationID":"jWGQAdVE","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C50B44">
        <w:rPr>
          <w:lang w:val="en-US"/>
        </w:rPr>
        <w:instrText xml:space="preserve"> ADDIN ZOTERO_ITEM CSL_CITATION {"citationID":"vQjaiW33","properties":{"formattedCitation":"(Casal B\\uc0\\u233{}rtoa 2021)","plainCitation":"(Casal Bértoa 2021)","noteIndex":0},"citationItems":[{"id":9,"uris":["http://zotero.org/users/6814611/items/GRIYYVBY"],"uri":["http://zotero.org/users/6814611/items/GRIYYVBY"],"itemData":{"id":9,"type":"report","title":"Database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w:t>
      </w:r>
      <w:proofErr w:type="spellStart"/>
      <w:r w:rsidR="000E20B2" w:rsidRPr="000E20B2">
        <w:rPr>
          <w:rFonts w:ascii="Calibri" w:hAnsi="Calibri" w:cs="Calibri"/>
          <w:szCs w:val="24"/>
          <w:lang w:val="en-GB"/>
        </w:rPr>
        <w:t>Casal</w:t>
      </w:r>
      <w:proofErr w:type="spellEnd"/>
      <w:r w:rsidR="000E20B2" w:rsidRPr="000E20B2">
        <w:rPr>
          <w:rFonts w:ascii="Calibri" w:hAnsi="Calibri" w:cs="Calibri"/>
          <w:szCs w:val="24"/>
          <w:lang w:val="en-GB"/>
        </w:rPr>
        <w:t xml:space="preserve"> </w:t>
      </w:r>
      <w:proofErr w:type="spellStart"/>
      <w:r w:rsidR="000E20B2" w:rsidRPr="000E20B2">
        <w:rPr>
          <w:rFonts w:ascii="Calibri" w:hAnsi="Calibri" w:cs="Calibri"/>
          <w:szCs w:val="24"/>
          <w:lang w:val="en-GB"/>
        </w:rPr>
        <w:t>Bértoa</w:t>
      </w:r>
      <w:proofErr w:type="spellEnd"/>
      <w:r w:rsidR="000E20B2" w:rsidRPr="000E20B2">
        <w:rPr>
          <w:rFonts w:ascii="Calibri" w:hAnsi="Calibri" w:cs="Calibri"/>
          <w:szCs w:val="24"/>
          <w:lang w:val="en-GB"/>
        </w:rPr>
        <w:t xml:space="preserve">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2C677749"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lastRenderedPageBreak/>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C50B44">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id":8,"uris":["http://zotero.org/users/6814611/items/L99VLBNC"],"uri":["http://zotero.org/users/6814611/items/L99VLBNC"],"itemData":{"id":8,"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39F0342D"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C50B44">
        <w:rPr>
          <w:lang w:val="en-US"/>
        </w:rPr>
        <w:instrText xml:space="preserve"> ADDIN ZOTERO_ITEM CSL_CITATION {"citationID":"XTM9RvVc","properties":{"formattedCitation":"(Del Valle and Bravo 2018; Hsu and Park 2012)","plainCitation":"(Del Valle and Bravo 2018; Hsu and Park 2012)","noteIndex":0},"citationItems":[{"id":32,"uris":["http://zotero.org/users/6814611/items/7A8EZKNE"],"uri":["http://zotero.org/users/6814611/items/7A8EZKNE"],"itemData":{"id":32,"type":"article-journal","container-title":"International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C50B44">
        <w:rPr>
          <w:lang w:val="en-US"/>
        </w:rPr>
        <w:instrText xml:space="preserve"> ADDIN ZOTERO_ITEM CSL_CITATION {"citationID":"HL899X0j","properties":{"formattedCitation":"(Celis and M\\uc0\\u252{}gge 2018)","plainCitation":"(Celis and Mügge 2018)","noteIndex":0},"citationItems":[{"id":28,"uris":["http://zotero.org/users/6814611/items/IZ66V2L3"],"uri":["http://zotero.org/users/6814611/items/IZ66V2L3"],"itemData":{"id":28,"type":"article-journal","container-title":"Politics","issue":"2","note":"publisher: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w:t>
      </w:r>
      <w:proofErr w:type="spellStart"/>
      <w:r w:rsidR="00900D80" w:rsidRPr="00900D80">
        <w:rPr>
          <w:rFonts w:ascii="Calibri" w:hAnsi="Calibri" w:cs="Calibri"/>
          <w:szCs w:val="24"/>
          <w:lang w:val="en-GB"/>
        </w:rPr>
        <w:t>Celis</w:t>
      </w:r>
      <w:proofErr w:type="spellEnd"/>
      <w:r w:rsidR="00900D80" w:rsidRPr="00900D80">
        <w:rPr>
          <w:rFonts w:ascii="Calibri" w:hAnsi="Calibri" w:cs="Calibri"/>
          <w:szCs w:val="24"/>
          <w:lang w:val="en-GB"/>
        </w:rPr>
        <w:t xml:space="preserve"> and </w:t>
      </w:r>
      <w:proofErr w:type="spellStart"/>
      <w:r w:rsidR="00900D80" w:rsidRPr="00900D80">
        <w:rPr>
          <w:rFonts w:ascii="Calibri" w:hAnsi="Calibri" w:cs="Calibri"/>
          <w:szCs w:val="24"/>
          <w:lang w:val="en-GB"/>
        </w:rPr>
        <w:t>Mügge</w:t>
      </w:r>
      <w:proofErr w:type="spellEnd"/>
      <w:r w:rsidR="00900D80" w:rsidRPr="00900D80">
        <w:rPr>
          <w:rFonts w:ascii="Calibri" w:hAnsi="Calibri" w:cs="Calibri"/>
          <w:szCs w:val="24"/>
          <w:lang w:val="en-GB"/>
        </w:rPr>
        <w:t xml:space="preserv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32707A3A"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C50B44">
        <w:rPr>
          <w:lang w:val="en-US"/>
        </w:rPr>
        <w:instrText xml:space="preserve"> ADDIN ZOTERO_ITEM CSL_CITATION {"citationID":"QZkiuG3o","properties":{"formattedCitation":"(McPherson, Smith-Lovin, and Cook 2001)","plainCitation":"(McPherson, Smith-Lovin, and Cook 2001)","noteIndex":0},"citationItems":[{"id":27,"uris":["http://zotero.org/users/6814611/items/88QPJEQV"],"uri":["http://zotero.org/users/6814611/items/88QPJEQV"],"itemData":{"id":27,"type":"article-journal","container-title":"Annual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3C946C42"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C50B44">
        <w:rPr>
          <w:lang w:val="en-US"/>
        </w:rPr>
        <w:instrText xml:space="preserve"> ADDIN ZOTERO_ITEM CSL_CITATION {"citationID":"o6pcI4aB","properties":{"formattedCitation":"(Hofstra et al. 2017)","plainCitation":"(Hofstra et al. 2017)","noteIndex":0},"citationItems":[{"id":30,"uris":["http://zotero.org/users/6814611/items/8KZGZEHX"],"uri":["http://zotero.org/users/6814611/items/8KZGZEHX"],"itemData":{"id":30,"type":"article-journal","container-title":"American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w:t>
      </w:r>
      <w:proofErr w:type="spellStart"/>
      <w:r w:rsidR="00900D80" w:rsidRPr="00900D80">
        <w:rPr>
          <w:rFonts w:ascii="Calibri" w:hAnsi="Calibri" w:cs="Calibri"/>
          <w:lang w:val="en-GB"/>
        </w:rPr>
        <w:t>Hofstra</w:t>
      </w:r>
      <w:proofErr w:type="spellEnd"/>
      <w:r w:rsidR="00900D80" w:rsidRPr="00900D80">
        <w:rPr>
          <w:rFonts w:ascii="Calibri" w:hAnsi="Calibri" w:cs="Calibri"/>
          <w:lang w:val="en-GB"/>
        </w:rPr>
        <w:t xml:space="preserve">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w:t>
      </w:r>
      <w:r w:rsidR="00820B9D">
        <w:rPr>
          <w:lang w:val="en-US"/>
        </w:rPr>
        <w:lastRenderedPageBreak/>
        <w:t>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6D54AC27"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C50B44">
        <w:rPr>
          <w:lang w:val="en-US"/>
        </w:rPr>
        <w:instrText xml:space="preserve"> ADDIN ZOTERO_ITEM CSL_CITATION {"citationID":"9p1Ei0g1","properties":{"formattedCitation":"(Van der Zwan, Lubbers, and Eisinga 2019)","plainCitation":"(Van der Zwan, Lubbers, and Eisinga 2019)","noteIndex":0},"citationItems":[{"id":25,"uris":["http://zotero.org/users/6814611/items/Q53ETSXR"],"uri":["http://zotero.org/users/6814611/items/Q53ETSXR"],"itemData":{"id":25,"type":"article-journal","container-title":"Acta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 xml:space="preserve">(Van der </w:t>
      </w:r>
      <w:proofErr w:type="spellStart"/>
      <w:r w:rsidR="00900D80" w:rsidRPr="00900D80">
        <w:rPr>
          <w:rFonts w:ascii="Calibri" w:hAnsi="Calibri" w:cs="Calibri"/>
          <w:lang w:val="en-GB"/>
        </w:rPr>
        <w:t>Zwan</w:t>
      </w:r>
      <w:proofErr w:type="spellEnd"/>
      <w:r w:rsidR="00900D80" w:rsidRPr="00900D80">
        <w:rPr>
          <w:rFonts w:ascii="Calibri" w:hAnsi="Calibri" w:cs="Calibri"/>
          <w:lang w:val="en-GB"/>
        </w:rPr>
        <w:t>,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28703CC0"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C50B44">
        <w:rPr>
          <w:lang w:val="en-US"/>
        </w:rPr>
        <w:instrText xml:space="preserve"> ADDIN ZOTERO_ITEM CSL_CITATION {"citationID":"GX8p8Uum","properties":{"formattedCitation":"(c.f. Kalmijn 1998; Smith, Maas, and Van Tubergen 2014)","plainCitation":"(c.f. Kalmijn 1998; Smith, Maas, and Van Tubergen 2014)","dontUpdate":true,"noteIndex":0},"citationItems":[{"id":4,"uris":["http://zotero.org/users/6814611/items/655S5H5L"],"uri":["http://zotero.org/users/6814611/items/655S5H5L"],"itemData":{"id":4,"type":"article-journal","container-title":"Annual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"},{"id":5,"uris":["http://zotero.org/users/6814611/items/WN2U6P2Q"],"uri":["http://zotero.org/users/6814611/items/WN2U6P2Q"],"itemData":{"id":5,"type":"article-journal","container-title":"Social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93A0A7"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C50B44">
        <w:rPr>
          <w:lang w:val="en-US"/>
        </w:rPr>
        <w:instrText xml:space="preserve"> ADDIN ZOTERO_ITEM CSL_CITATION {"citationID":"nLjiEeL2","properties":{"formattedCitation":"(Bossetta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w:t>
      </w:r>
      <w:proofErr w:type="spellStart"/>
      <w:r w:rsidR="00900D80" w:rsidRPr="00900D80">
        <w:rPr>
          <w:rFonts w:ascii="Calibri" w:hAnsi="Calibri" w:cs="Calibri"/>
          <w:lang w:val="en-GB"/>
        </w:rPr>
        <w:t>Bossetta</w:t>
      </w:r>
      <w:proofErr w:type="spellEnd"/>
      <w:r w:rsidR="00900D80" w:rsidRPr="00900D80">
        <w:rPr>
          <w:rFonts w:ascii="Calibri" w:hAnsi="Calibri" w:cs="Calibri"/>
          <w:lang w:val="en-GB"/>
        </w:rPr>
        <w:t xml:space="preserve">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277AB4F5" w:rsidR="00C6718F" w:rsidRDefault="00B909A2" w:rsidP="00E11BDA">
      <w:pPr>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C50B44">
        <w:rPr>
          <w:lang w:val="en-US"/>
        </w:rPr>
        <w:instrText xml:space="preserve"> ADDIN ZOTERO_ITEM CSL_CITATION {"citationID":"dLqbVSjf","properties":{"formattedCitation":"(Jacobs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 xml:space="preserve">(Jacobs and </w:t>
      </w:r>
      <w:proofErr w:type="spellStart"/>
      <w:r w:rsidR="00900D80" w:rsidRPr="00900D80">
        <w:rPr>
          <w:rFonts w:ascii="Calibri" w:hAnsi="Calibri" w:cs="Calibri"/>
          <w:lang w:val="en-GB"/>
        </w:rPr>
        <w:t>Spierings</w:t>
      </w:r>
      <w:proofErr w:type="spellEnd"/>
      <w:r w:rsidR="00900D80" w:rsidRPr="00900D80">
        <w:rPr>
          <w:rFonts w:ascii="Calibri" w:hAnsi="Calibri" w:cs="Calibri"/>
          <w:lang w:val="en-GB"/>
        </w:rPr>
        <w:t xml:space="preserve"> 2016)</w:t>
      </w:r>
      <w:r w:rsidR="00900D80">
        <w:rPr>
          <w:lang w:val="en-US"/>
        </w:rPr>
        <w:fldChar w:fldCharType="end"/>
      </w:r>
      <w:r w:rsidR="00900D80">
        <w:rPr>
          <w:lang w:val="en-US"/>
        </w:rPr>
        <w:t xml:space="preserve">. </w:t>
      </w:r>
      <w:r w:rsidRPr="00B909A2">
        <w:rPr>
          <w:lang w:val="en-US"/>
        </w:rPr>
        <w:t xml:space="preserve"> </w:t>
      </w:r>
    </w:p>
    <w:p w14:paraId="216F7C7F" w14:textId="4099DB77"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C50B44">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2015)","noteIndex":0},"citationItems":[{"id":24,"uris":["http://zotero.org/users/6814611/items/UW2NQ7I8"],"uri":["http://zotero.org/users/6814611/items/UW2NQ7I8"],"itemData":{"id":24,"type":"paper-conference","container-title":"2010 43rd Hawaii international conference on system sciences","page":"1–10","publisher":"IEEE","title":"Tweet, tweet, retweet: Conversational aspects of retweeting on twitter","author":[{"family":"Boyd","given":"Danah"},{"family":"Golder","given":"Scott"},{"family":"Lotan","given":"Gilad"}],"issued":{"date-parts":[["2010"]]}}},{"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22,"uris":["http://zotero.org/users/6814611/items/ITKWZI59"],"uri":["http://zotero.org/users/6814611/items/ITKWZI59"],"itemData":{"id":22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74AD074"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C50B44">
        <w:rPr>
          <w:rFonts w:cstheme="minorHAnsi"/>
          <w:lang w:val="en-US"/>
        </w:rPr>
        <w:instrText xml:space="preserve"> ADDIN ZOTERO_ITEM CSL_CITATION {"citationID":"dxlc8wjK","properties":{"formattedCitation":"(Spierings and Jacobs 2019)","plainCitation":"(Spierings and Jacobs 2019)","noteIndex":0},"citationItems":[{"id":37,"uris":["http://zotero.org/users/6814611/items/4GGUEIRN"],"uri":["http://zotero.org/users/6814611/items/4GGUEIRN"],"itemData":{"id":37,"type":"article-journal","container-title":"Acta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w:t>
      </w:r>
      <w:proofErr w:type="spellStart"/>
      <w:r w:rsidR="00B74927" w:rsidRPr="00B74927">
        <w:rPr>
          <w:rFonts w:ascii="Calibri" w:hAnsi="Calibri" w:cs="Calibri"/>
          <w:lang w:val="en-GB"/>
        </w:rPr>
        <w:t>Spierings</w:t>
      </w:r>
      <w:proofErr w:type="spellEnd"/>
      <w:r w:rsidR="00B74927" w:rsidRPr="00B74927">
        <w:rPr>
          <w:rFonts w:ascii="Calibri" w:hAnsi="Calibri" w:cs="Calibri"/>
          <w:lang w:val="en-GB"/>
        </w:rPr>
        <w:t xml:space="preserve"> and Jacobs 2019)</w:t>
      </w:r>
      <w:r w:rsidR="00B74927">
        <w:rPr>
          <w:rFonts w:cstheme="minorHAnsi"/>
          <w:lang w:val="en-US"/>
        </w:rPr>
        <w:fldChar w:fldCharType="end"/>
      </w:r>
      <w:r w:rsidR="001A40BE">
        <w:rPr>
          <w:rFonts w:cstheme="minorHAnsi"/>
          <w:lang w:val="en-US"/>
        </w:rPr>
        <w:t xml:space="preserve">. </w:t>
      </w:r>
    </w:p>
    <w:p w14:paraId="7400328D" w14:textId="32679754"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C50B44">
        <w:rPr>
          <w:lang w:val="en-US"/>
        </w:rPr>
        <w:instrText xml:space="preserve"> ADDIN ZOTERO_ITEM CSL_CITATION {"citationID":"ZmG6djXy","properties":{"formattedCitation":"(Del Valle and Bravo 2018)","plainCitation":"(Del Valle and Bravo 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w:t>
      </w:r>
      <w:r w:rsidR="00AD3C1E" w:rsidRPr="00B909A2">
        <w:rPr>
          <w:lang w:val="en-US"/>
        </w:rPr>
        <w:lastRenderedPageBreak/>
        <w:t xml:space="preserve">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6D426D15"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C50B44">
        <w:rPr>
          <w:lang w:val="en-US"/>
        </w:rPr>
        <w:instrText xml:space="preserve"> ADDIN ZOTERO_ITEM CSL_CITATION {"citationID":"QiftGckG","properties":{"formattedCitation":"(Feld 1981)","plainCitation":"(Feld 1981)","noteIndex":0},"citationItems":[{"id":21,"uris":["http://zotero.org/users/6814611/items/MGB7ECNV"],"uri":["http://zotero.org/users/6814611/items/MGB7ECNV"],"itemData":{"id":21,"type":"article-journal","container-title":"American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C50B44">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(Colleoni, </w:t>
      </w:r>
      <w:proofErr w:type="spellStart"/>
      <w:r w:rsidR="00700CD7" w:rsidRPr="00700CD7">
        <w:rPr>
          <w:rFonts w:ascii="Calibri" w:hAnsi="Calibri" w:cs="Calibri"/>
          <w:lang w:val="en-GB"/>
        </w:rPr>
        <w:t>Rozza</w:t>
      </w:r>
      <w:proofErr w:type="spellEnd"/>
      <w:r w:rsidR="00700CD7" w:rsidRPr="00700CD7">
        <w:rPr>
          <w:rFonts w:ascii="Calibri" w:hAnsi="Calibri" w:cs="Calibri"/>
          <w:lang w:val="en-GB"/>
        </w:rPr>
        <w:t>,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2C3982A5"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C50B44">
        <w:rPr>
          <w:lang w:val="en-US"/>
        </w:rPr>
        <w:instrText xml:space="preserve"> ADDIN ZOTERO_ITEM CSL_CITATION {"citationID":"ahFFrQ3G","properties":{"formattedCitation":"(2010)","plainCitation":"(2010)","noteIndex":0},"citationItems":[{"id":19,"uris":["http://zotero.org/users/6814611/items/BWUWRCY2"],"uri":["http://zotero.org/users/6814611/items/BWUWRCY2"],"itemData":{"id":19,"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C50B44">
        <w:rPr>
          <w:lang w:val="en-US"/>
        </w:rPr>
        <w:instrText xml:space="preserve"> ADDIN ZOTERO_ITEM CSL_CITATION {"citationID":"epmBItcG","properties":{"formattedCitation":"(Jacobs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(Jacobs and </w:t>
      </w:r>
      <w:proofErr w:type="spellStart"/>
      <w:r w:rsidR="00700CD7" w:rsidRPr="00700CD7">
        <w:rPr>
          <w:rFonts w:ascii="Calibri" w:hAnsi="Calibri" w:cs="Calibri"/>
          <w:lang w:val="en-GB"/>
        </w:rPr>
        <w:t>Spierings</w:t>
      </w:r>
      <w:proofErr w:type="spellEnd"/>
      <w:r w:rsidR="00700CD7" w:rsidRPr="00700CD7">
        <w:rPr>
          <w:rFonts w:ascii="Calibri" w:hAnsi="Calibri" w:cs="Calibri"/>
          <w:lang w:val="en-GB"/>
        </w:rPr>
        <w:t xml:space="preserve">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4278FCDA" w:rsidR="00056AC3" w:rsidRDefault="00AE7FE4" w:rsidP="008C201B">
      <w:pPr>
        <w:ind w:firstLine="0"/>
        <w:jc w:val="both"/>
        <w:rPr>
          <w:lang w:val="en-US"/>
        </w:rPr>
      </w:pPr>
      <w:r>
        <w:rPr>
          <w:lang w:val="en-US"/>
        </w:rPr>
        <w:lastRenderedPageBreak/>
        <w:t xml:space="preserve">Given the rationale outlined above and based on previous research on segregation in Twitter networks </w:t>
      </w:r>
      <w:r w:rsidR="00981CE1">
        <w:rPr>
          <w:lang w:val="en-US"/>
        </w:rPr>
        <w:fldChar w:fldCharType="begin"/>
      </w:r>
      <w:r w:rsidR="00C50B44">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37CB3986"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68BD7BF"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C50B44">
        <w:rPr>
          <w:lang w:val="en-US"/>
        </w:rPr>
        <w:instrText xml:space="preserve"> ADDIN ZOTERO_ITEM CSL_CITATION {"citationID":"R7pyL7sU","properties":{"formattedCitation":"(Rivera, Soderstrom, and Uzzi 2010)","plainCitation":"(Rivera, Soderstrom, and Uzzi 2010)","noteIndex":0},"citationItems":[{"id":17,"uris":["http://zotero.org/users/6814611/items/W5DU3CRX"],"uri":["http://zotero.org/users/6814611/items/W5DU3CRX"],"itemData":{"id":17,"type":"article-journal","container-title":"annual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 xml:space="preserve">(Rivera, </w:t>
      </w:r>
      <w:proofErr w:type="spellStart"/>
      <w:r w:rsidR="00981CE1" w:rsidRPr="00981CE1">
        <w:rPr>
          <w:rFonts w:ascii="Calibri" w:hAnsi="Calibri" w:cs="Calibri"/>
          <w:lang w:val="en-GB"/>
        </w:rPr>
        <w:t>Soderstrom</w:t>
      </w:r>
      <w:proofErr w:type="spellEnd"/>
      <w:r w:rsidR="00981CE1" w:rsidRPr="00981CE1">
        <w:rPr>
          <w:rFonts w:ascii="Calibri" w:hAnsi="Calibri" w:cs="Calibri"/>
          <w:lang w:val="en-GB"/>
        </w:rPr>
        <w:t xml:space="preserve">, and </w:t>
      </w:r>
      <w:proofErr w:type="spellStart"/>
      <w:r w:rsidR="00981CE1" w:rsidRPr="00981CE1">
        <w:rPr>
          <w:rFonts w:ascii="Calibri" w:hAnsi="Calibri" w:cs="Calibri"/>
          <w:lang w:val="en-GB"/>
        </w:rPr>
        <w:t>Uzzi</w:t>
      </w:r>
      <w:proofErr w:type="spellEnd"/>
      <w:r w:rsidR="00981CE1" w:rsidRPr="00981CE1">
        <w:rPr>
          <w:rFonts w:ascii="Calibri" w:hAnsi="Calibri" w:cs="Calibri"/>
          <w:lang w:val="en-GB"/>
        </w:rPr>
        <w:t xml:space="preserve">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48F2C42D"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5"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C50B44">
        <w:rPr>
          <w:noProof/>
          <w:lang w:val="en-US"/>
        </w:rPr>
        <w:instrText xml:space="preserve"> ADDIN ZOTERO_ITEM CSL_CITATION {"citationID":"FuCV90Wx","properties":{"formattedCitation":"(Bird 2005; Bloemraad and Sch\\uc0\\u246{}nw\\uc0\\u228{}lder 2013)","plainCitation":"(Bird 2005; Bloemraad and Schönwälder 2013)","noteIndex":0},"citationItems":[{"id":16,"uris":["http://zotero.org/users/6814611/items/CV7RHEKC"],"uri":["http://zotero.org/users/6814611/items/CV7RHEKC"],"itemData":{"id":16,"type":"article-journal","container-title":"Nationalism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15,"uris":["http://zotero.org/users/6814611/items/IUIICKES"],"uri":["http://zotero.org/users/6814611/items/IUIICKES"],"itemData":{"id":15,"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 xml:space="preserve">(Bird 2005; </w:t>
      </w:r>
      <w:proofErr w:type="spellStart"/>
      <w:r w:rsidR="00760995" w:rsidRPr="00760995">
        <w:rPr>
          <w:rFonts w:ascii="Calibri" w:hAnsi="Calibri" w:cs="Calibri"/>
          <w:szCs w:val="24"/>
          <w:lang w:val="en-GB"/>
        </w:rPr>
        <w:t>Bloemraad</w:t>
      </w:r>
      <w:proofErr w:type="spellEnd"/>
      <w:r w:rsidR="00760995" w:rsidRPr="00760995">
        <w:rPr>
          <w:rFonts w:ascii="Calibri" w:hAnsi="Calibri" w:cs="Calibri"/>
          <w:szCs w:val="24"/>
          <w:lang w:val="en-GB"/>
        </w:rPr>
        <w:t xml:space="preserve">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C50B44">
        <w:rPr>
          <w:noProof/>
          <w:lang w:val="en-US"/>
        </w:rPr>
        <w:instrText xml:space="preserve"> ADDIN ZOTERO_ITEM CSL_CITATION {"citationID":"xzXfr4lq","properties":{"formattedCitation":"(Jacobs and Spierings 2019; Spierings et al. 2019)","plainCitation":"(Jacobs and Spierings 2019; Spierings et al.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 xml:space="preserve">(Jacobs and </w:t>
      </w:r>
      <w:proofErr w:type="spellStart"/>
      <w:r w:rsidR="00760995" w:rsidRPr="00760995">
        <w:rPr>
          <w:rFonts w:ascii="Calibri" w:hAnsi="Calibri" w:cs="Calibri"/>
          <w:lang w:val="en-GB"/>
        </w:rPr>
        <w:t>Spierings</w:t>
      </w:r>
      <w:proofErr w:type="spellEnd"/>
      <w:r w:rsidR="00760995" w:rsidRPr="00760995">
        <w:rPr>
          <w:rFonts w:ascii="Calibri" w:hAnsi="Calibri" w:cs="Calibri"/>
          <w:lang w:val="en-GB"/>
        </w:rPr>
        <w:t xml:space="preserve">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t>
      </w:r>
      <w:r w:rsidR="0023218E" w:rsidRPr="00D76115">
        <w:rPr>
          <w:noProof/>
          <w:lang w:val="en-US"/>
        </w:rPr>
        <w:lastRenderedPageBreak/>
        <w:t xml:space="preserve">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6"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commentRangeStart w:id="3"/>
      <w:r>
        <w:rPr>
          <w:b/>
          <w:bCs/>
          <w:i/>
          <w:lang w:val="en-GB"/>
        </w:rPr>
        <w:t>Analytical</w:t>
      </w:r>
      <w:r w:rsidR="00A47350" w:rsidRPr="00A47350">
        <w:rPr>
          <w:b/>
          <w:bCs/>
          <w:i/>
          <w:lang w:val="en-GB"/>
        </w:rPr>
        <w:t xml:space="preserve"> </w:t>
      </w:r>
      <w:commentRangeEnd w:id="3"/>
      <w:r w:rsidR="000E2706">
        <w:rPr>
          <w:rStyle w:val="Verwijzingopmerking"/>
        </w:rPr>
        <w:commentReference w:id="3"/>
      </w:r>
      <w:r w:rsidR="00A47350" w:rsidRPr="00A47350">
        <w:rPr>
          <w:b/>
          <w:bCs/>
          <w:i/>
          <w:lang w:val="en-GB"/>
        </w:rPr>
        <w:t>strategy</w:t>
      </w:r>
    </w:p>
    <w:p w14:paraId="16C1BEF4" w14:textId="75217487"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C50B44">
        <w:rPr>
          <w:lang w:val="en-US"/>
        </w:rPr>
        <w:instrText xml:space="preserve"> ADDIN ZOTERO_ITEM CSL_CITATION {"citationID":"bpbBk1Li","properties":{"formattedCitation":"(Bojanowski and Corten 2014)","plainCitation":"(Bojanowski and Corten 2014)","noteIndex":0},"citationItems":[{"id":1,"uris":["http://zotero.org/users/6814611/items/Z6Q4JJKJ"],"uri":["http://zotero.org/users/6814611/items/Z6Q4JJKJ"],"itemData":{"id":1,"type":"article-journal","container-title":"Social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0206F14B"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w:t>
      </w:r>
      <w:r>
        <w:rPr>
          <w:lang w:val="en-US"/>
        </w:rPr>
        <w:lastRenderedPageBreak/>
        <w:t xml:space="preserve">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C50B44">
        <w:rPr>
          <w:lang w:val="en-GB"/>
        </w:rPr>
        <w:instrText xml:space="preserve"> ADDIN ZOTERO_ITEM CSL_CITATION {"citationID":"GzdjyTqJ","properties":{"formattedCitation":"(R Core Team 2021)","plainCitation":"(R Core Team 2021)","noteIndex":0},"citationItems":[{"id":2,"uris":["http://zotero.org/users/6814611/items/VNM2ATXG"],"uri":["http://zotero.org/users/6814611/items/VNM2ATXG"],"itemData":{"id":2,"type":"book","event-place":"Vienna,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C50B44">
        <w:rPr>
          <w:lang w:val="en-GB"/>
        </w:rPr>
        <w:instrText xml:space="preserve"> ADDIN ZOTERO_ITEM CSL_CITATION {"citationID":"Rmz54FZP","properties":{"formattedCitation":"(Ripley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w:t>
      </w:r>
      <w:r>
        <w:rPr>
          <w:lang w:val="en-GB"/>
        </w:rPr>
        <w:lastRenderedPageBreak/>
        <w:t xml:space="preserve">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 1.</w:t>
      </w:r>
      <w:r>
        <w:rPr>
          <w:rStyle w:val="Eindnootmarkering"/>
          <w:lang w:val="en-GB"/>
        </w:rPr>
        <w:endnoteReference w:id="3"/>
      </w:r>
      <w:r>
        <w:rPr>
          <w:lang w:val="en-GB"/>
        </w:rPr>
        <w:t xml:space="preserve"> </w:t>
      </w:r>
    </w:p>
    <w:p w14:paraId="162DBC9E" w14:textId="7CDC1D20" w:rsidR="00A329CE" w:rsidRDefault="00A47350" w:rsidP="00A329CE">
      <w:pPr>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C50B44">
        <w:rPr>
          <w:iCs/>
          <w:lang w:val="en-GB"/>
        </w:rPr>
        <w:instrText xml:space="preserve"> ADDIN ZOTERO_ITEM CSL_CITATION {"citationID":"Y3Ua6GjE","properties":{"formattedCitation":"(Ripley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C50B44">
        <w:rPr>
          <w:iCs/>
          <w:lang w:val="en-GB"/>
        </w:rPr>
        <w:instrText xml:space="preserve"> ADDIN ZOTERO_ITEM CSL_CITATION {"citationID":"iJb7a0Po","properties":{"formattedCitation":"(Harrigan, Achananuparp, and Lim 2012)","plainCitation":"(Harrigan, Achananuparp, and Lim 2012)","dontUpdate":true,"noteIndex":0},"citationItems":[{"id":87,"uris":["http://zotero.org/users/6814611/items/NCMQFHVX"],"uri":["http://zotero.org/users/6814611/items/NCMQFHVX"],"itemData":{"id":87,"type":"article-journal","abstract":"What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 xml:space="preserve">Harrigan, </w:t>
      </w:r>
      <w:proofErr w:type="spellStart"/>
      <w:r w:rsidR="000E333F" w:rsidRPr="008C72E1">
        <w:rPr>
          <w:rFonts w:ascii="Calibri" w:hAnsi="Calibri" w:cs="Calibri"/>
          <w:lang w:val="en-GB"/>
        </w:rPr>
        <w:t>Achananuparp</w:t>
      </w:r>
      <w:proofErr w:type="spellEnd"/>
      <w:r w:rsidR="000E333F" w:rsidRPr="008C72E1">
        <w:rPr>
          <w:rFonts w:ascii="Calibri" w:hAnsi="Calibri" w:cs="Calibri"/>
          <w:lang w:val="en-GB"/>
        </w:rPr>
        <w:t>,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C50B44">
        <w:rPr>
          <w:iCs/>
          <w:lang w:val="en-GB"/>
        </w:rPr>
        <w:instrText xml:space="preserve"> ADDIN ZOTERO_ITEM CSL_CITATION {"citationID":"jQFg4nCw","properties":{"formattedCitation":"(Ripley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t>
      </w:r>
      <w:r>
        <w:rPr>
          <w:iCs/>
          <w:lang w:val="en-GB"/>
        </w:rPr>
        <w:lastRenderedPageBreak/>
        <w:t xml:space="preserve">will compare the remaining degree of segregation along the party dimension across the three dependent variables to test hypothesis 3. </w:t>
      </w:r>
    </w:p>
    <w:p w14:paraId="74354F0A" w14:textId="176F3573" w:rsidR="00A47350" w:rsidRDefault="00A47350" w:rsidP="00A47350">
      <w:pPr>
        <w:ind w:firstLine="708"/>
        <w:jc w:val="both"/>
        <w:rPr>
          <w:iCs/>
          <w:lang w:val="en-GB"/>
        </w:rPr>
      </w:pPr>
      <w:r>
        <w:rPr>
          <w:iCs/>
          <w:lang w:val="en-GB"/>
        </w:rPr>
        <w:t xml:space="preserve">In our </w:t>
      </w:r>
      <w:r w:rsidR="00A329CE">
        <w:rPr>
          <w:iCs/>
          <w:lang w:val="en-GB"/>
        </w:rPr>
        <w:t>final</w:t>
      </w:r>
      <w:r>
        <w:rPr>
          <w:iCs/>
          <w:lang w:val="en-GB"/>
        </w:rPr>
        <w:t xml:space="preserve"> model, Model 3, we added the following structural multiplex effects between on the one hand the follow-layer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1957D7A1" w:rsidR="00C25BA0" w:rsidRDefault="00A329CE" w:rsidP="00A47350">
      <w:pPr>
        <w:ind w:firstLine="708"/>
        <w:jc w:val="both"/>
        <w:rPr>
          <w:iCs/>
          <w:lang w:val="en-GB"/>
        </w:rPr>
      </w:pPr>
      <w:r>
        <w:rPr>
          <w:iCs/>
          <w:lang w:val="en-GB"/>
        </w:rPr>
        <w:t>Additionally and finally, w</w:t>
      </w:r>
      <w:r w:rsidR="00A47350">
        <w:rPr>
          <w:iCs/>
          <w:lang w:val="en-GB"/>
        </w:rPr>
        <w:t xml:space="preserve">ith the score test implemented in the </w:t>
      </w:r>
      <w:proofErr w:type="spellStart"/>
      <w:r w:rsidR="00A47350">
        <w:rPr>
          <w:iCs/>
          <w:lang w:val="en-GB"/>
        </w:rPr>
        <w:t>Rsiena</w:t>
      </w:r>
      <w:proofErr w:type="spellEnd"/>
      <w:r w:rsidR="00A47350">
        <w:rPr>
          <w:iCs/>
          <w:lang w:val="en-GB"/>
        </w:rPr>
        <w:t xml:space="preserve"> ‘</w:t>
      </w:r>
      <w:proofErr w:type="spellStart"/>
      <w:r w:rsidR="00A47350">
        <w:rPr>
          <w:iCs/>
          <w:lang w:val="en-GB"/>
        </w:rPr>
        <w:t>sienaTimeTest</w:t>
      </w:r>
      <w:proofErr w:type="spellEnd"/>
      <w:r w:rsidR="00A47350">
        <w:rPr>
          <w:iCs/>
          <w:lang w:val="en-GB"/>
        </w:rPr>
        <w:t xml:space="preserve">’ function we assessed whether there was time heterogeneity present in our parameter values referring to segregation across party lines in Model 3. </w:t>
      </w:r>
    </w:p>
    <w:p w14:paraId="52B499B9" w14:textId="589B4370"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wants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commentRangeStart w:id="4"/>
      <w:r w:rsidRPr="0098613E">
        <w:rPr>
          <w:b/>
          <w:bCs/>
          <w:lang w:val="en-US"/>
        </w:rPr>
        <w:t xml:space="preserve">Figure </w:t>
      </w:r>
      <w:commentRangeEnd w:id="4"/>
      <w:r w:rsidR="00A45EEA">
        <w:rPr>
          <w:rStyle w:val="Verwijzingopmerking"/>
        </w:rPr>
        <w:commentReference w:id="4"/>
      </w:r>
      <w:r w:rsidRPr="0098613E">
        <w:rPr>
          <w:b/>
          <w:bCs/>
          <w:lang w:val="en-US"/>
        </w:rPr>
        <w:t>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565709E" w14:textId="28963ED0" w:rsidR="00583601" w:rsidRDefault="00A80EFB" w:rsidP="008C201B">
      <w:pPr>
        <w:ind w:firstLine="0"/>
        <w:jc w:val="both"/>
        <w:rPr>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w:t>
      </w:r>
      <w:proofErr w:type="spellStart"/>
      <w:r w:rsidR="00C645A5">
        <w:rPr>
          <w:lang w:val="en-US"/>
        </w:rPr>
        <w:t>followee</w:t>
      </w:r>
      <w:proofErr w:type="spellEnd"/>
      <w:r w:rsidR="00C645A5">
        <w:rPr>
          <w:lang w:val="en-US"/>
        </w:rPr>
        <w:t xml:space="preserve"> than that they </w:t>
      </w:r>
      <w:r w:rsidR="00583601">
        <w:rPr>
          <w:lang w:val="en-US"/>
        </w:rPr>
        <w:t xml:space="preserve">regularly </w:t>
      </w:r>
      <w:r w:rsidR="00C645A5">
        <w:rPr>
          <w:lang w:val="en-US"/>
        </w:rPr>
        <w:t>retweet or @</w:t>
      </w:r>
      <w:r w:rsidR="00C21E2E">
        <w:rPr>
          <w:lang w:val="en-US"/>
        </w:rPr>
        <w:t>-</w:t>
      </w:r>
      <w:r w:rsidR="00C645A5">
        <w:rPr>
          <w:lang w:val="en-US"/>
        </w:rPr>
        <w:t xml:space="preserve">mention </w:t>
      </w:r>
      <w:r w:rsidR="00EC178B">
        <w:rPr>
          <w:lang w:val="en-US"/>
        </w:rPr>
        <w:t>each other</w:t>
      </w:r>
      <w:r w:rsidR="00583601">
        <w:rPr>
          <w:lang w:val="en-US"/>
        </w:rPr>
        <w:t>, which is logical given the architecture of the platform, with the following connections being permanent (unless actively broken)</w:t>
      </w:r>
      <w:r w:rsidR="00C645A5">
        <w:rPr>
          <w:lang w:val="en-US"/>
        </w:rPr>
        <w:t>.</w:t>
      </w:r>
      <w:r w:rsidR="001815B6">
        <w:rPr>
          <w:lang w:val="en-US"/>
        </w:rPr>
        <w:t xml:space="preserve"> </w:t>
      </w:r>
    </w:p>
    <w:p w14:paraId="6A7252DD" w14:textId="3EF1833F" w:rsidR="00DA22B4" w:rsidRPr="003F0BAF" w:rsidRDefault="00E61024" w:rsidP="00583601">
      <w:pPr>
        <w:ind w:firstLine="708"/>
        <w:jc w:val="both"/>
        <w:rPr>
          <w:bCs/>
          <w:lang w:val="en-US"/>
        </w:rPr>
      </w:pPr>
      <w:r>
        <w:rPr>
          <w:lang w:val="en-US"/>
        </w:rPr>
        <w:t>The nodes in the directed networks</w:t>
      </w:r>
      <w:r w:rsidR="00F30D36">
        <w:rPr>
          <w:lang w:val="en-US"/>
        </w:rPr>
        <w:t xml:space="preserve"> of Figure 1</w:t>
      </w:r>
      <w:r>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Pr>
          <w:lang w:val="en-US"/>
        </w:rPr>
        <w:t xml:space="preserve"> </w:t>
      </w:r>
      <w:r w:rsidR="00C645A5">
        <w:rPr>
          <w:lang w:val="en-US"/>
        </w:rPr>
        <w:t>I</w:t>
      </w:r>
      <w:r>
        <w:rPr>
          <w:lang w:val="en-US"/>
        </w:rPr>
        <w:t>n each layer of the Twitter network</w:t>
      </w:r>
      <w:r w:rsidR="000E5814">
        <w:rPr>
          <w:lang w:val="en-US"/>
        </w:rPr>
        <w:t>,</w:t>
      </w:r>
      <w:r w:rsidR="00F30D36">
        <w:rPr>
          <w:lang w:val="en-US"/>
        </w:rPr>
        <w:t xml:space="preserve"> </w:t>
      </w:r>
      <w:r>
        <w:rPr>
          <w:lang w:val="en-US"/>
        </w:rPr>
        <w:t>we observe quite some variation</w:t>
      </w:r>
      <w:r w:rsidR="004B7D20">
        <w:rPr>
          <w:lang w:val="en-US"/>
        </w:rPr>
        <w:t xml:space="preserve"> across MPs</w:t>
      </w:r>
      <w:r>
        <w:rPr>
          <w:lang w:val="en-US"/>
        </w:rPr>
        <w:t xml:space="preserve"> in outdegree </w:t>
      </w:r>
      <w:r w:rsidR="00F30D36">
        <w:rPr>
          <w:lang w:val="en-US"/>
        </w:rPr>
        <w:t>t</w:t>
      </w:r>
      <w:r>
        <w:rPr>
          <w:lang w:val="en-US"/>
        </w:rPr>
        <w:t xml:space="preserve">o which we already alluded to in the introduction. </w:t>
      </w:r>
      <w:r w:rsidR="00583601">
        <w:rPr>
          <w:lang w:val="en-US"/>
        </w:rPr>
        <w:t>However, the figure also shows that it are</w:t>
      </w:r>
      <w:r w:rsidR="00F4209E">
        <w:rPr>
          <w:lang w:val="en-US"/>
        </w:rPr>
        <w:t xml:space="preserve"> not necessarily the same MPs who have a relative high outdegree in each network layer. For example, </w:t>
      </w:r>
      <w:r w:rsidR="004C36D6">
        <w:rPr>
          <w:lang w:val="en-US"/>
        </w:rPr>
        <w:t xml:space="preserve">Pieter </w:t>
      </w:r>
      <w:proofErr w:type="spellStart"/>
      <w:r w:rsidR="004C36D6">
        <w:rPr>
          <w:lang w:val="en-US"/>
        </w:rPr>
        <w:t>Heerma</w:t>
      </w:r>
      <w:proofErr w:type="spellEnd"/>
      <w:r w:rsidR="00C645A5">
        <w:rPr>
          <w:lang w:val="en-US"/>
        </w:rPr>
        <w:t xml:space="preserve"> (Christian Democrats)</w:t>
      </w:r>
      <w:r w:rsidR="00F4209E">
        <w:rPr>
          <w:lang w:val="en-US"/>
        </w:rPr>
        <w:t xml:space="preserve"> follows most other MPs</w:t>
      </w:r>
      <w:r w:rsidR="004C36D6">
        <w:rPr>
          <w:lang w:val="en-US"/>
        </w:rPr>
        <w:t xml:space="preserve">, Peter </w:t>
      </w:r>
      <w:proofErr w:type="spellStart"/>
      <w:r w:rsidR="004C36D6">
        <w:rPr>
          <w:lang w:val="en-US"/>
        </w:rPr>
        <w:t>Kwint</w:t>
      </w:r>
      <w:proofErr w:type="spellEnd"/>
      <w:r w:rsidR="00F30D36">
        <w:rPr>
          <w:lang w:val="en-US"/>
        </w:rPr>
        <w:t>,</w:t>
      </w:r>
      <w:r w:rsidR="004C36D6">
        <w:rPr>
          <w:lang w:val="en-US"/>
        </w:rPr>
        <w:t xml:space="preserve"> </w:t>
      </w:r>
      <w:r w:rsidR="00C645A5">
        <w:rPr>
          <w:lang w:val="en-US"/>
        </w:rPr>
        <w:t>(Socialist</w:t>
      </w:r>
      <w:r w:rsidR="00583601">
        <w:rPr>
          <w:lang w:val="en-US"/>
        </w:rPr>
        <w:t>s</w:t>
      </w:r>
      <w:r w:rsidR="00C645A5">
        <w:rPr>
          <w:lang w:val="en-US"/>
        </w:rPr>
        <w:t>)</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 xml:space="preserve">Dilan </w:t>
      </w:r>
      <w:proofErr w:type="spellStart"/>
      <w:r w:rsidR="004C36D6" w:rsidRPr="004C36D6">
        <w:rPr>
          <w:lang w:val="en-US"/>
        </w:rPr>
        <w:t>Yesilgöz-Zegerius</w:t>
      </w:r>
      <w:proofErr w:type="spellEnd"/>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That MPs hold different network positions in each layer</w:t>
      </w:r>
      <w:r w:rsidR="00583601">
        <w:rPr>
          <w:lang w:val="en-US"/>
        </w:rPr>
        <w:t>, is not just based on anecdotal or visual evidence, it</w:t>
      </w:r>
      <w:r w:rsidR="00333C70">
        <w:rPr>
          <w:lang w:val="en-US"/>
        </w:rPr>
        <w:t xml:space="preserve"> is also evidenced by the </w:t>
      </w:r>
      <w:r w:rsidR="00CD6F0D">
        <w:rPr>
          <w:lang w:val="en-US"/>
        </w:rPr>
        <w:t>modest</w:t>
      </w:r>
      <w:r w:rsidR="00333C70">
        <w:rPr>
          <w:lang w:val="en-US"/>
        </w:rPr>
        <w:t xml:space="preserve">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These observations under</w:t>
      </w:r>
      <w:r w:rsidR="00CD6F0D">
        <w:rPr>
          <w:lang w:val="en-US"/>
        </w:rPr>
        <w:t>score</w:t>
      </w:r>
      <w:r w:rsidR="00496719">
        <w:rPr>
          <w:lang w:val="en-US"/>
        </w:rPr>
        <w:t xml:space="preserve"> the importance to investigate the degree of segregation and underlying mechanism in the three network layers</w:t>
      </w:r>
      <w:r w:rsidR="00CD6F0D">
        <w:rPr>
          <w:lang w:val="en-US"/>
        </w:rPr>
        <w:t xml:space="preserve"> separately but interdependently</w:t>
      </w:r>
      <w:r w:rsidR="00496719">
        <w:rPr>
          <w:lang w:val="en-US"/>
        </w:rPr>
        <w:t xml:space="preserve">. </w:t>
      </w:r>
    </w:p>
    <w:p w14:paraId="74A23747" w14:textId="04DC393F"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w:t>
      </w:r>
      <w:r w:rsidR="00376808">
        <w:rPr>
          <w:lang w:val="en-US"/>
        </w:rPr>
        <w:t>proves</w:t>
      </w:r>
      <w:r>
        <w:rPr>
          <w:lang w:val="en-US"/>
        </w:rPr>
        <w:t xml:space="preserve"> more informative</w:t>
      </w:r>
      <w:r w:rsidR="0076718F">
        <w:rPr>
          <w:lang w:val="en-US"/>
        </w:rPr>
        <w:t xml:space="preserve"> in that respect</w:t>
      </w:r>
      <w:r w:rsidR="000C1B49">
        <w:rPr>
          <w:lang w:val="en-US"/>
        </w:rPr>
        <w:t xml:space="preserve">; the reciprocated intra-party relations become more prominent relative to inter-party relations. </w:t>
      </w:r>
      <w:r>
        <w:rPr>
          <w:lang w:val="en-US"/>
        </w:rPr>
        <w:t xml:space="preserve">It </w:t>
      </w:r>
      <w:r w:rsidR="000C1B49">
        <w:rPr>
          <w:lang w:val="en-US"/>
        </w:rPr>
        <w:t xml:space="preserve">also </w:t>
      </w:r>
      <w:r>
        <w:rPr>
          <w:lang w:val="en-US"/>
        </w:rPr>
        <w:t>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1856CB">
        <w:rPr>
          <w:lang w:val="en-US"/>
        </w:rPr>
        <w:t>, while</w:t>
      </w:r>
      <w:r w:rsidR="0024387B">
        <w:rPr>
          <w:lang w:val="en-US"/>
        </w:rPr>
        <w:t xml:space="preserve">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3166C0"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commentRangeStart w:id="5"/>
            <w:r w:rsidRPr="00CE336F">
              <w:rPr>
                <w:rFonts w:eastAsia="Times New Roman" w:cstheme="minorHAnsi"/>
                <w:b/>
                <w:bCs/>
                <w:color w:val="000000"/>
                <w:lang w:val="en-US"/>
              </w:rPr>
              <w:lastRenderedPageBreak/>
              <w:t xml:space="preserve">Table </w:t>
            </w:r>
            <w:commentRangeEnd w:id="5"/>
            <w:r w:rsidR="001856CB">
              <w:rPr>
                <w:rStyle w:val="Verwijzingopmerking"/>
              </w:rPr>
              <w:commentReference w:id="5"/>
            </w:r>
            <w:r w:rsidRPr="00CE336F">
              <w:rPr>
                <w:rFonts w:eastAsia="Times New Roman" w:cstheme="minorHAnsi"/>
                <w:b/>
                <w:bCs/>
                <w:color w:val="000000"/>
                <w:lang w:val="en-US"/>
              </w:rPr>
              <w:t>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77777777"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t1</w:t>
            </w:r>
          </w:p>
        </w:tc>
        <w:tc>
          <w:tcPr>
            <w:tcW w:w="1280" w:type="dxa"/>
            <w:tcBorders>
              <w:top w:val="nil"/>
              <w:left w:val="nil"/>
              <w:bottom w:val="nil"/>
              <w:right w:val="nil"/>
            </w:tcBorders>
            <w:shd w:val="clear" w:color="auto" w:fill="auto"/>
            <w:vAlign w:val="center"/>
            <w:hideMark/>
          </w:tcPr>
          <w:p w14:paraId="7C83A04E"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t2</w:t>
            </w:r>
          </w:p>
        </w:tc>
        <w:tc>
          <w:tcPr>
            <w:tcW w:w="1086" w:type="dxa"/>
            <w:tcBorders>
              <w:top w:val="nil"/>
              <w:left w:val="nil"/>
              <w:bottom w:val="nil"/>
              <w:right w:val="nil"/>
            </w:tcBorders>
            <w:shd w:val="clear" w:color="auto" w:fill="auto"/>
            <w:vAlign w:val="center"/>
            <w:hideMark/>
          </w:tcPr>
          <w:p w14:paraId="60A9D6C1"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t3</w:t>
            </w:r>
          </w:p>
        </w:tc>
        <w:tc>
          <w:tcPr>
            <w:tcW w:w="1418" w:type="dxa"/>
            <w:tcBorders>
              <w:top w:val="nil"/>
              <w:left w:val="nil"/>
              <w:bottom w:val="nil"/>
              <w:right w:val="nil"/>
            </w:tcBorders>
            <w:shd w:val="clear" w:color="auto" w:fill="auto"/>
            <w:vAlign w:val="center"/>
            <w:hideMark/>
          </w:tcPr>
          <w:p w14:paraId="6EA0A538" w14:textId="7548EC71"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r w:rsidRPr="00D75A47">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3EF3FE5" w14:textId="2369AD7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2</w:t>
            </w:r>
          </w:p>
        </w:tc>
        <w:tc>
          <w:tcPr>
            <w:tcW w:w="1455" w:type="dxa"/>
            <w:tcBorders>
              <w:top w:val="nil"/>
              <w:left w:val="nil"/>
              <w:bottom w:val="nil"/>
              <w:right w:val="nil"/>
            </w:tcBorders>
            <w:shd w:val="clear" w:color="auto" w:fill="auto"/>
            <w:vAlign w:val="center"/>
            <w:hideMark/>
          </w:tcPr>
          <w:p w14:paraId="2C72F30F" w14:textId="4B5ECB95"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3</w:t>
            </w:r>
          </w:p>
        </w:tc>
        <w:tc>
          <w:tcPr>
            <w:tcW w:w="1040" w:type="dxa"/>
            <w:tcBorders>
              <w:top w:val="nil"/>
              <w:left w:val="nil"/>
              <w:bottom w:val="nil"/>
              <w:right w:val="nil"/>
            </w:tcBorders>
            <w:shd w:val="clear" w:color="auto" w:fill="auto"/>
            <w:vAlign w:val="center"/>
            <w:hideMark/>
          </w:tcPr>
          <w:p w14:paraId="50E3492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3A799084"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t2</w:t>
            </w:r>
          </w:p>
        </w:tc>
        <w:tc>
          <w:tcPr>
            <w:tcW w:w="1040" w:type="dxa"/>
            <w:tcBorders>
              <w:top w:val="nil"/>
              <w:left w:val="nil"/>
              <w:bottom w:val="nil"/>
              <w:right w:val="nil"/>
            </w:tcBorders>
            <w:shd w:val="clear" w:color="auto" w:fill="auto"/>
            <w:vAlign w:val="center"/>
            <w:hideMark/>
          </w:tcPr>
          <w:p w14:paraId="64A9F8C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3166C0"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77777777"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t1</w:t>
            </w:r>
          </w:p>
        </w:tc>
        <w:tc>
          <w:tcPr>
            <w:tcW w:w="1273" w:type="dxa"/>
            <w:tcBorders>
              <w:top w:val="nil"/>
              <w:left w:val="nil"/>
              <w:bottom w:val="nil"/>
              <w:right w:val="nil"/>
            </w:tcBorders>
            <w:shd w:val="clear" w:color="auto" w:fill="auto"/>
            <w:vAlign w:val="center"/>
            <w:hideMark/>
          </w:tcPr>
          <w:p w14:paraId="39F061C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t2</w:t>
            </w:r>
          </w:p>
        </w:tc>
        <w:tc>
          <w:tcPr>
            <w:tcW w:w="1282" w:type="dxa"/>
            <w:tcBorders>
              <w:top w:val="nil"/>
              <w:left w:val="nil"/>
              <w:bottom w:val="nil"/>
              <w:right w:val="nil"/>
            </w:tcBorders>
            <w:shd w:val="clear" w:color="auto" w:fill="auto"/>
            <w:vAlign w:val="center"/>
            <w:hideMark/>
          </w:tcPr>
          <w:p w14:paraId="55E4B516"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t3</w:t>
            </w:r>
          </w:p>
        </w:tc>
        <w:tc>
          <w:tcPr>
            <w:tcW w:w="1368" w:type="dxa"/>
            <w:tcBorders>
              <w:top w:val="nil"/>
              <w:left w:val="nil"/>
              <w:bottom w:val="nil"/>
              <w:right w:val="nil"/>
            </w:tcBorders>
            <w:shd w:val="clear" w:color="auto" w:fill="auto"/>
            <w:vAlign w:val="center"/>
            <w:hideMark/>
          </w:tcPr>
          <w:p w14:paraId="4203EF00" w14:textId="53BD0BA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BF49CF5" w14:textId="38938EA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368" w:type="dxa"/>
            <w:tcBorders>
              <w:top w:val="nil"/>
              <w:left w:val="nil"/>
              <w:bottom w:val="nil"/>
              <w:right w:val="nil"/>
            </w:tcBorders>
            <w:shd w:val="clear" w:color="auto" w:fill="auto"/>
            <w:vAlign w:val="center"/>
            <w:hideMark/>
          </w:tcPr>
          <w:p w14:paraId="62362131" w14:textId="65B360CF"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51A44BD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26FF28D1"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t2</w:t>
            </w:r>
          </w:p>
        </w:tc>
        <w:tc>
          <w:tcPr>
            <w:tcW w:w="1106" w:type="dxa"/>
            <w:tcBorders>
              <w:top w:val="nil"/>
              <w:left w:val="nil"/>
              <w:bottom w:val="nil"/>
              <w:right w:val="nil"/>
            </w:tcBorders>
            <w:shd w:val="clear" w:color="auto" w:fill="auto"/>
            <w:vAlign w:val="center"/>
            <w:hideMark/>
          </w:tcPr>
          <w:p w14:paraId="25CD9100"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sex</w:t>
            </w:r>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3166C0"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185A6A4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t1</w:t>
            </w:r>
          </w:p>
        </w:tc>
        <w:tc>
          <w:tcPr>
            <w:tcW w:w="1280" w:type="dxa"/>
            <w:tcBorders>
              <w:top w:val="nil"/>
              <w:left w:val="nil"/>
              <w:bottom w:val="nil"/>
              <w:right w:val="nil"/>
            </w:tcBorders>
            <w:shd w:val="clear" w:color="auto" w:fill="auto"/>
            <w:vAlign w:val="center"/>
            <w:hideMark/>
          </w:tcPr>
          <w:p w14:paraId="75C74302" w14:textId="67B69647"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t2</w:t>
            </w:r>
          </w:p>
        </w:tc>
        <w:tc>
          <w:tcPr>
            <w:tcW w:w="1329" w:type="dxa"/>
            <w:tcBorders>
              <w:top w:val="nil"/>
              <w:left w:val="nil"/>
              <w:bottom w:val="nil"/>
              <w:right w:val="nil"/>
            </w:tcBorders>
            <w:shd w:val="clear" w:color="auto" w:fill="auto"/>
            <w:vAlign w:val="center"/>
            <w:hideMark/>
          </w:tcPr>
          <w:p w14:paraId="786288CD" w14:textId="14A0042A"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t3</w:t>
            </w:r>
          </w:p>
        </w:tc>
        <w:tc>
          <w:tcPr>
            <w:tcW w:w="1458" w:type="dxa"/>
            <w:tcBorders>
              <w:top w:val="nil"/>
              <w:left w:val="nil"/>
              <w:bottom w:val="nil"/>
              <w:right w:val="nil"/>
            </w:tcBorders>
            <w:shd w:val="clear" w:color="auto" w:fill="auto"/>
            <w:vAlign w:val="center"/>
            <w:hideMark/>
          </w:tcPr>
          <w:p w14:paraId="77272205" w14:textId="4A1D973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418" w:type="dxa"/>
            <w:tcBorders>
              <w:top w:val="nil"/>
              <w:left w:val="nil"/>
              <w:bottom w:val="nil"/>
              <w:right w:val="nil"/>
            </w:tcBorders>
            <w:shd w:val="clear" w:color="auto" w:fill="auto"/>
            <w:vAlign w:val="center"/>
            <w:hideMark/>
          </w:tcPr>
          <w:p w14:paraId="33511C45" w14:textId="42BA5935"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417" w:type="dxa"/>
            <w:tcBorders>
              <w:top w:val="nil"/>
              <w:left w:val="nil"/>
              <w:bottom w:val="nil"/>
              <w:right w:val="nil"/>
            </w:tcBorders>
            <w:shd w:val="clear" w:color="auto" w:fill="auto"/>
            <w:vAlign w:val="center"/>
            <w:hideMark/>
          </w:tcPr>
          <w:p w14:paraId="49B63FAF" w14:textId="665D8F0B"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6FB5F463" w14:textId="0983910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t1</w:t>
            </w:r>
          </w:p>
        </w:tc>
        <w:tc>
          <w:tcPr>
            <w:tcW w:w="1120" w:type="dxa"/>
            <w:tcBorders>
              <w:top w:val="nil"/>
              <w:left w:val="nil"/>
              <w:bottom w:val="nil"/>
              <w:right w:val="nil"/>
            </w:tcBorders>
            <w:shd w:val="clear" w:color="auto" w:fill="auto"/>
            <w:vAlign w:val="center"/>
            <w:hideMark/>
          </w:tcPr>
          <w:p w14:paraId="326D75AC" w14:textId="4AA2B162"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t2</w:t>
            </w:r>
          </w:p>
        </w:tc>
        <w:tc>
          <w:tcPr>
            <w:tcW w:w="1106" w:type="dxa"/>
            <w:tcBorders>
              <w:top w:val="nil"/>
              <w:left w:val="nil"/>
              <w:bottom w:val="nil"/>
              <w:right w:val="nil"/>
            </w:tcBorders>
            <w:shd w:val="clear" w:color="auto" w:fill="auto"/>
            <w:vAlign w:val="center"/>
            <w:hideMark/>
          </w:tcPr>
          <w:p w14:paraId="2C481D21" w14:textId="4FB92067"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0CD2B008"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D75A47">
        <w:rPr>
          <w:lang w:val="en-US"/>
        </w:rPr>
        <w:t>t</w:t>
      </w:r>
      <w:r>
        <w:rPr>
          <w:lang w:val="en-US"/>
        </w:rPr>
        <w: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w:t>
      </w:r>
      <w:proofErr w:type="spellStart"/>
      <w:r w:rsidR="00B828B6">
        <w:rPr>
          <w:lang w:val="en-US"/>
        </w:rPr>
        <w:t>Assortativity</w:t>
      </w:r>
      <w:proofErr w:type="spellEnd"/>
      <w:r w:rsidR="00B828B6">
        <w:rPr>
          <w:lang w:val="en-US"/>
        </w:rPr>
        <w:t xml:space="preserve">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dimensions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w:t>
      </w:r>
      <w:proofErr w:type="spellStart"/>
      <w:r w:rsidR="00E25AEA">
        <w:rPr>
          <w:lang w:val="en-US"/>
        </w:rPr>
        <w:t>Assortativity</w:t>
      </w:r>
      <w:proofErr w:type="spellEnd"/>
      <w:r w:rsidR="00E25AEA">
        <w:rPr>
          <w:lang w:val="en-US"/>
        </w:rPr>
        <w:t xml:space="preserve">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proofErr w:type="spellStart"/>
      <w:r w:rsidR="00E25AEA">
        <w:rPr>
          <w:lang w:val="en-US"/>
        </w:rPr>
        <w:t>A</w:t>
      </w:r>
      <w:r>
        <w:rPr>
          <w:lang w:val="en-US"/>
        </w:rPr>
        <w:t>ssortativity</w:t>
      </w:r>
      <w:proofErr w:type="spellEnd"/>
      <w:r>
        <w:rPr>
          <w:lang w:val="en-US"/>
        </w:rPr>
        <w:t xml:space="preserve">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425D5502"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r w:rsidR="00B23D36">
        <w:rPr>
          <w:i/>
          <w:iCs/>
          <w:lang w:val="en-US"/>
        </w:rPr>
        <w:t xml:space="preserve"> time</w:t>
      </w:r>
    </w:p>
    <w:p w14:paraId="16C18F2F" w14:textId="4FE1FD43" w:rsidR="00C73EC4"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increases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decreased over time. This </w:t>
      </w:r>
      <w:r w:rsidR="004C68E6">
        <w:rPr>
          <w:lang w:val="en-US"/>
        </w:rPr>
        <w:t xml:space="preserve">reflects that our time point moved away from the elections: </w:t>
      </w:r>
      <w:r>
        <w:rPr>
          <w:lang w:val="en-US"/>
        </w:rPr>
        <w:t xml:space="preserve">after the campaigning period of the elections and government formation, politicians feel less of an urge to be visible for their electorate via Twitter and </w:t>
      </w:r>
      <w:r>
        <w:rPr>
          <w:lang w:val="en-US"/>
        </w:rPr>
        <w:lastRenderedPageBreak/>
        <w:t>take it a notch back after the intensive and energy-consuming events elections are. However, regarding the segregation patterns</w:t>
      </w:r>
      <w:r w:rsidR="001D06C6">
        <w:rPr>
          <w:lang w:val="en-US"/>
        </w:rPr>
        <w:t xml:space="preserve"> along party division lines</w:t>
      </w:r>
      <w:r>
        <w:rPr>
          <w:lang w:val="en-US"/>
        </w:rPr>
        <w:t xml:space="preserve">, we observe no discernible trends in our time-window. </w:t>
      </w:r>
    </w:p>
    <w:p w14:paraId="7B999FF7" w14:textId="06151A47" w:rsidR="00CD065A" w:rsidRDefault="00CD065A" w:rsidP="00CD065A">
      <w:pPr>
        <w:ind w:firstLine="0"/>
        <w:jc w:val="both"/>
        <w:rPr>
          <w:iCs/>
          <w:lang w:val="en-GB"/>
        </w:rPr>
      </w:pPr>
    </w:p>
    <w:tbl>
      <w:tblPr>
        <w:tblW w:w="9220" w:type="dxa"/>
        <w:tblCellMar>
          <w:left w:w="70" w:type="dxa"/>
          <w:right w:w="70" w:type="dxa"/>
        </w:tblCellMar>
        <w:tblLook w:val="04A0" w:firstRow="1" w:lastRow="0" w:firstColumn="1" w:lastColumn="0" w:noHBand="0" w:noVBand="1"/>
      </w:tblPr>
      <w:tblGrid>
        <w:gridCol w:w="3460"/>
        <w:gridCol w:w="960"/>
        <w:gridCol w:w="960"/>
        <w:gridCol w:w="960"/>
        <w:gridCol w:w="960"/>
        <w:gridCol w:w="960"/>
        <w:gridCol w:w="960"/>
      </w:tblGrid>
      <w:tr w:rsidR="00761E79" w:rsidRPr="003166C0" w14:paraId="44AD831C" w14:textId="77777777" w:rsidTr="00761E79">
        <w:trPr>
          <w:trHeight w:val="300"/>
        </w:trPr>
        <w:tc>
          <w:tcPr>
            <w:tcW w:w="9220" w:type="dxa"/>
            <w:gridSpan w:val="7"/>
            <w:tcBorders>
              <w:top w:val="nil"/>
              <w:left w:val="nil"/>
              <w:bottom w:val="single" w:sz="4" w:space="0" w:color="auto"/>
              <w:right w:val="nil"/>
            </w:tcBorders>
            <w:shd w:val="clear" w:color="auto" w:fill="auto"/>
            <w:noWrap/>
            <w:vAlign w:val="bottom"/>
            <w:hideMark/>
          </w:tcPr>
          <w:p w14:paraId="13DA9C5E" w14:textId="0906D0D5" w:rsidR="00761E79" w:rsidRPr="00761E79" w:rsidRDefault="00761E79" w:rsidP="00761E79">
            <w:pPr>
              <w:spacing w:line="240" w:lineRule="auto"/>
              <w:ind w:firstLine="0"/>
              <w:rPr>
                <w:rFonts w:ascii="Calibri" w:eastAsia="Times New Roman" w:hAnsi="Calibri" w:cs="Calibri"/>
                <w:b/>
                <w:bCs/>
                <w:color w:val="000000"/>
                <w:lang w:val="en-GB" w:eastAsia="nl-NL"/>
              </w:rPr>
            </w:pPr>
            <w:r w:rsidRPr="00761E79">
              <w:rPr>
                <w:rFonts w:ascii="Calibri" w:eastAsia="Times New Roman" w:hAnsi="Calibri" w:cs="Calibri"/>
                <w:b/>
                <w:bCs/>
                <w:color w:val="000000"/>
                <w:lang w:val="en-GB" w:eastAsia="nl-NL"/>
              </w:rPr>
              <w:t xml:space="preserve">Table 4. </w:t>
            </w:r>
            <w:r>
              <w:rPr>
                <w:rFonts w:eastAsia="Times New Roman" w:cstheme="minorHAnsi"/>
                <w:color w:val="000000"/>
                <w:lang w:val="en-GB"/>
              </w:rPr>
              <w:t xml:space="preserve">Multiplex </w:t>
            </w:r>
            <w:proofErr w:type="spellStart"/>
            <w:r>
              <w:rPr>
                <w:rFonts w:eastAsia="Times New Roman" w:cstheme="minorHAnsi"/>
                <w:color w:val="000000"/>
                <w:lang w:val="en-GB"/>
              </w:rPr>
              <w:t>RSiena</w:t>
            </w:r>
            <w:proofErr w:type="spellEnd"/>
            <w:r>
              <w:rPr>
                <w:rFonts w:eastAsia="Times New Roman" w:cstheme="minorHAnsi"/>
                <w:color w:val="000000"/>
                <w:lang w:val="en-GB"/>
              </w:rPr>
              <w:t xml:space="preserve"> model to predict twitter relations among (147) Dutch MPs in 2017: summary of main results from Model 1, 2 and 3</w:t>
            </w:r>
          </w:p>
        </w:tc>
      </w:tr>
      <w:tr w:rsidR="00761E79" w:rsidRPr="00761E79" w14:paraId="639EA1EF" w14:textId="77777777" w:rsidTr="00761E79">
        <w:trPr>
          <w:trHeight w:val="300"/>
        </w:trPr>
        <w:tc>
          <w:tcPr>
            <w:tcW w:w="3460" w:type="dxa"/>
            <w:tcBorders>
              <w:top w:val="nil"/>
              <w:left w:val="nil"/>
              <w:bottom w:val="nil"/>
              <w:right w:val="nil"/>
            </w:tcBorders>
            <w:shd w:val="clear" w:color="auto" w:fill="auto"/>
            <w:noWrap/>
            <w:vAlign w:val="bottom"/>
            <w:hideMark/>
          </w:tcPr>
          <w:p w14:paraId="4F8BB584" w14:textId="77777777" w:rsidR="00761E79" w:rsidRPr="00761E79" w:rsidRDefault="00761E79" w:rsidP="00761E79">
            <w:pPr>
              <w:spacing w:line="240" w:lineRule="auto"/>
              <w:ind w:firstLine="0"/>
              <w:rPr>
                <w:rFonts w:ascii="Calibri" w:eastAsia="Times New Roman" w:hAnsi="Calibri" w:cs="Calibri"/>
                <w:color w:val="000000"/>
                <w:lang w:val="en-GB" w:eastAsia="nl-NL"/>
              </w:rPr>
            </w:pPr>
          </w:p>
        </w:tc>
        <w:tc>
          <w:tcPr>
            <w:tcW w:w="960" w:type="dxa"/>
            <w:tcBorders>
              <w:top w:val="nil"/>
              <w:left w:val="nil"/>
              <w:bottom w:val="nil"/>
              <w:right w:val="nil"/>
            </w:tcBorders>
            <w:shd w:val="clear" w:color="auto" w:fill="auto"/>
            <w:noWrap/>
            <w:vAlign w:val="bottom"/>
            <w:hideMark/>
          </w:tcPr>
          <w:p w14:paraId="3DBF7BD2"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75FDEC38"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bottom"/>
            <w:hideMark/>
          </w:tcPr>
          <w:p w14:paraId="295C24BE"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4EFA655D"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bottom"/>
            <w:hideMark/>
          </w:tcPr>
          <w:p w14:paraId="770F808A"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28C33395"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r>
      <w:tr w:rsidR="00761E79" w:rsidRPr="00761E79" w14:paraId="47493C5D" w14:textId="77777777" w:rsidTr="00761E79">
        <w:trPr>
          <w:trHeight w:val="300"/>
        </w:trPr>
        <w:tc>
          <w:tcPr>
            <w:tcW w:w="3460" w:type="dxa"/>
            <w:tcBorders>
              <w:top w:val="nil"/>
              <w:left w:val="nil"/>
              <w:bottom w:val="single" w:sz="4" w:space="0" w:color="auto"/>
              <w:right w:val="nil"/>
            </w:tcBorders>
            <w:shd w:val="clear" w:color="auto" w:fill="auto"/>
            <w:noWrap/>
            <w:vAlign w:val="bottom"/>
            <w:hideMark/>
          </w:tcPr>
          <w:p w14:paraId="57B7409D"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bottom"/>
            <w:hideMark/>
          </w:tcPr>
          <w:p w14:paraId="2C36AB5E"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roofErr w:type="spellStart"/>
            <w:r w:rsidRPr="00761E79">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4858F0F1"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17202572"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roofErr w:type="spellStart"/>
            <w:r w:rsidRPr="00761E79">
              <w:rPr>
                <w:rFonts w:ascii="Calibri" w:eastAsia="Times New Roman" w:hAnsi="Calibri" w:cs="Calibri"/>
                <w:i/>
                <w:iCs/>
                <w:color w:val="000000"/>
                <w:lang w:eastAsia="nl-NL"/>
              </w:rPr>
              <w:t>retweets</w:t>
            </w:r>
            <w:proofErr w:type="spellEnd"/>
          </w:p>
        </w:tc>
      </w:tr>
      <w:tr w:rsidR="00761E79" w:rsidRPr="00761E79" w14:paraId="4397D3BF" w14:textId="77777777" w:rsidTr="00761E79">
        <w:trPr>
          <w:trHeight w:val="300"/>
        </w:trPr>
        <w:tc>
          <w:tcPr>
            <w:tcW w:w="3460" w:type="dxa"/>
            <w:tcBorders>
              <w:top w:val="nil"/>
              <w:left w:val="nil"/>
              <w:bottom w:val="nil"/>
              <w:right w:val="nil"/>
            </w:tcBorders>
            <w:shd w:val="clear" w:color="auto" w:fill="auto"/>
            <w:noWrap/>
            <w:vAlign w:val="bottom"/>
            <w:hideMark/>
          </w:tcPr>
          <w:p w14:paraId="5F9D8D3B"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3A3FFB48"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1</w:t>
            </w:r>
          </w:p>
        </w:tc>
      </w:tr>
      <w:tr w:rsidR="00761E79" w:rsidRPr="00761E79" w14:paraId="39D878A5" w14:textId="77777777" w:rsidTr="00761E79">
        <w:trPr>
          <w:trHeight w:val="300"/>
        </w:trPr>
        <w:tc>
          <w:tcPr>
            <w:tcW w:w="3460" w:type="dxa"/>
            <w:tcBorders>
              <w:top w:val="nil"/>
              <w:left w:val="nil"/>
              <w:bottom w:val="single" w:sz="4" w:space="0" w:color="auto"/>
              <w:right w:val="nil"/>
            </w:tcBorders>
            <w:shd w:val="clear" w:color="auto" w:fill="auto"/>
            <w:vAlign w:val="center"/>
            <w:hideMark/>
          </w:tcPr>
          <w:p w14:paraId="32A31104"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34D09CF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223B49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6ED4939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C2E2C2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426054B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049DEEA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0.078</w:t>
            </w:r>
          </w:p>
        </w:tc>
      </w:tr>
      <w:tr w:rsidR="00761E79" w:rsidRPr="00761E79" w14:paraId="027BD3C0" w14:textId="77777777" w:rsidTr="00761E79">
        <w:trPr>
          <w:trHeight w:val="300"/>
        </w:trPr>
        <w:tc>
          <w:tcPr>
            <w:tcW w:w="3460" w:type="dxa"/>
            <w:tcBorders>
              <w:top w:val="nil"/>
              <w:left w:val="nil"/>
              <w:bottom w:val="nil"/>
              <w:right w:val="nil"/>
            </w:tcBorders>
            <w:shd w:val="clear" w:color="auto" w:fill="auto"/>
            <w:vAlign w:val="center"/>
            <w:hideMark/>
          </w:tcPr>
          <w:p w14:paraId="409929D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EE6ACB1"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2</w:t>
            </w:r>
          </w:p>
        </w:tc>
      </w:tr>
      <w:tr w:rsidR="00761E79" w:rsidRPr="00761E79" w14:paraId="14D4013A" w14:textId="77777777" w:rsidTr="00761E79">
        <w:trPr>
          <w:trHeight w:val="300"/>
        </w:trPr>
        <w:tc>
          <w:tcPr>
            <w:tcW w:w="3460" w:type="dxa"/>
            <w:tcBorders>
              <w:top w:val="nil"/>
              <w:left w:val="nil"/>
              <w:bottom w:val="nil"/>
              <w:right w:val="nil"/>
            </w:tcBorders>
            <w:shd w:val="clear" w:color="auto" w:fill="auto"/>
            <w:vAlign w:val="center"/>
            <w:hideMark/>
          </w:tcPr>
          <w:p w14:paraId="6377313C"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6EA8A56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6DDA89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1099C32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75DFC91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5334E9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3C5B478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0.099</w:t>
            </w:r>
          </w:p>
        </w:tc>
      </w:tr>
      <w:tr w:rsidR="00761E79" w:rsidRPr="00761E79" w14:paraId="5CB12DE3" w14:textId="77777777" w:rsidTr="00761E79">
        <w:trPr>
          <w:trHeight w:val="300"/>
        </w:trPr>
        <w:tc>
          <w:tcPr>
            <w:tcW w:w="3460" w:type="dxa"/>
            <w:tcBorders>
              <w:top w:val="nil"/>
              <w:left w:val="nil"/>
              <w:bottom w:val="nil"/>
              <w:right w:val="nil"/>
            </w:tcBorders>
            <w:shd w:val="clear" w:color="auto" w:fill="auto"/>
            <w:noWrap/>
            <w:vAlign w:val="bottom"/>
            <w:hideMark/>
          </w:tcPr>
          <w:p w14:paraId="243FD93A"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407D40A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2026953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033863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254A7E9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5E78A0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0EA7F6B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0.049</w:t>
            </w:r>
          </w:p>
        </w:tc>
      </w:tr>
      <w:tr w:rsidR="00761E79" w:rsidRPr="00761E79" w14:paraId="0C8960D0" w14:textId="77777777" w:rsidTr="00761E79">
        <w:trPr>
          <w:trHeight w:val="300"/>
        </w:trPr>
        <w:tc>
          <w:tcPr>
            <w:tcW w:w="3460" w:type="dxa"/>
            <w:tcBorders>
              <w:top w:val="nil"/>
              <w:left w:val="nil"/>
              <w:bottom w:val="nil"/>
              <w:right w:val="nil"/>
            </w:tcBorders>
            <w:shd w:val="clear" w:color="auto" w:fill="auto"/>
            <w:noWrap/>
            <w:vAlign w:val="bottom"/>
            <w:hideMark/>
          </w:tcPr>
          <w:p w14:paraId="143A4206"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xml:space="preserve">(absolute) </w:t>
            </w:r>
            <w:proofErr w:type="spellStart"/>
            <w:r w:rsidRPr="00761E79">
              <w:rPr>
                <w:rFonts w:ascii="Calibri" w:eastAsia="Times New Roman" w:hAnsi="Calibri" w:cs="Calibri"/>
                <w:color w:val="000000"/>
                <w:lang w:eastAsia="nl-NL"/>
              </w:rPr>
              <w:t>age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A038A8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4E5B57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B700D1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4B4252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2E01CFD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68F24F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0.004</w:t>
            </w:r>
          </w:p>
        </w:tc>
      </w:tr>
      <w:tr w:rsidR="00761E79" w:rsidRPr="00761E79" w14:paraId="04BD1837" w14:textId="77777777" w:rsidTr="00761E79">
        <w:trPr>
          <w:trHeight w:val="300"/>
        </w:trPr>
        <w:tc>
          <w:tcPr>
            <w:tcW w:w="3460" w:type="dxa"/>
            <w:tcBorders>
              <w:top w:val="nil"/>
              <w:left w:val="nil"/>
              <w:bottom w:val="single" w:sz="4" w:space="0" w:color="auto"/>
              <w:right w:val="nil"/>
            </w:tcBorders>
            <w:shd w:val="clear" w:color="auto" w:fill="auto"/>
            <w:noWrap/>
            <w:vAlign w:val="bottom"/>
            <w:hideMark/>
          </w:tcPr>
          <w:p w14:paraId="0D53B992" w14:textId="77777777" w:rsidR="00761E79" w:rsidRPr="00761E79" w:rsidRDefault="00761E79" w:rsidP="00761E79">
            <w:pPr>
              <w:spacing w:line="240" w:lineRule="auto"/>
              <w:ind w:firstLine="0"/>
              <w:rPr>
                <w:rFonts w:ascii="Calibri" w:eastAsia="Times New Roman" w:hAnsi="Calibri" w:cs="Calibri"/>
                <w:color w:val="000000"/>
                <w:lang w:val="en-GB" w:eastAsia="nl-NL"/>
              </w:rPr>
            </w:pPr>
            <w:r w:rsidRPr="00761E79">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6002DDB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6901BBB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28AE7F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F2E1E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1D2151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23801BF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0.083</w:t>
            </w:r>
          </w:p>
        </w:tc>
      </w:tr>
      <w:tr w:rsidR="00761E79" w:rsidRPr="00761E79" w14:paraId="2ECD58FA" w14:textId="77777777" w:rsidTr="00761E79">
        <w:trPr>
          <w:trHeight w:val="300"/>
        </w:trPr>
        <w:tc>
          <w:tcPr>
            <w:tcW w:w="3460" w:type="dxa"/>
            <w:tcBorders>
              <w:top w:val="nil"/>
              <w:left w:val="nil"/>
              <w:bottom w:val="nil"/>
              <w:right w:val="nil"/>
            </w:tcBorders>
            <w:shd w:val="clear" w:color="auto" w:fill="auto"/>
            <w:noWrap/>
            <w:vAlign w:val="bottom"/>
            <w:hideMark/>
          </w:tcPr>
          <w:p w14:paraId="6556AEC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97BD5FE"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3</w:t>
            </w:r>
          </w:p>
        </w:tc>
      </w:tr>
      <w:tr w:rsidR="00761E79" w:rsidRPr="00761E79" w14:paraId="565F61A1" w14:textId="77777777" w:rsidTr="00761E79">
        <w:trPr>
          <w:trHeight w:val="300"/>
        </w:trPr>
        <w:tc>
          <w:tcPr>
            <w:tcW w:w="3460" w:type="dxa"/>
            <w:tcBorders>
              <w:top w:val="nil"/>
              <w:left w:val="nil"/>
              <w:bottom w:val="nil"/>
              <w:right w:val="nil"/>
            </w:tcBorders>
            <w:shd w:val="clear" w:color="auto" w:fill="auto"/>
            <w:vAlign w:val="center"/>
            <w:hideMark/>
          </w:tcPr>
          <w:p w14:paraId="16DB3149"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1FE75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49EB50A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6382EFB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313304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0D3D348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001590C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0.093</w:t>
            </w:r>
          </w:p>
        </w:tc>
      </w:tr>
      <w:tr w:rsidR="00761E79" w:rsidRPr="00761E79" w14:paraId="4774C5CB" w14:textId="77777777" w:rsidTr="00761E79">
        <w:trPr>
          <w:trHeight w:val="300"/>
        </w:trPr>
        <w:tc>
          <w:tcPr>
            <w:tcW w:w="3460" w:type="dxa"/>
            <w:tcBorders>
              <w:top w:val="nil"/>
              <w:left w:val="nil"/>
              <w:bottom w:val="nil"/>
              <w:right w:val="nil"/>
            </w:tcBorders>
            <w:shd w:val="clear" w:color="auto" w:fill="auto"/>
            <w:noWrap/>
            <w:vAlign w:val="bottom"/>
            <w:hideMark/>
          </w:tcPr>
          <w:p w14:paraId="243140B2"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08BC0A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5C6ADE9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0AEB61B1" w14:textId="682BFD74"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30F744F"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2EDA63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720F13B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0.056</w:t>
            </w:r>
          </w:p>
        </w:tc>
      </w:tr>
      <w:tr w:rsidR="00761E79" w:rsidRPr="00761E79" w14:paraId="4CD7C6A3" w14:textId="77777777" w:rsidTr="00761E79">
        <w:trPr>
          <w:trHeight w:val="300"/>
        </w:trPr>
        <w:tc>
          <w:tcPr>
            <w:tcW w:w="3460" w:type="dxa"/>
            <w:tcBorders>
              <w:top w:val="nil"/>
              <w:left w:val="nil"/>
              <w:bottom w:val="nil"/>
              <w:right w:val="nil"/>
            </w:tcBorders>
            <w:shd w:val="clear" w:color="auto" w:fill="auto"/>
            <w:noWrap/>
            <w:vAlign w:val="bottom"/>
            <w:hideMark/>
          </w:tcPr>
          <w:p w14:paraId="65D4DF6D"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xml:space="preserve">(absolute) </w:t>
            </w:r>
            <w:proofErr w:type="spellStart"/>
            <w:r w:rsidRPr="00761E79">
              <w:rPr>
                <w:rFonts w:ascii="Calibri" w:eastAsia="Times New Roman" w:hAnsi="Calibri" w:cs="Calibri"/>
                <w:color w:val="000000"/>
                <w:lang w:eastAsia="nl-NL"/>
              </w:rPr>
              <w:t>age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328C3AE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8BC95B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5C9947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1511EB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0139CD5"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B746F1F"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6AD6E999" w14:textId="77777777" w:rsidTr="00761E79">
        <w:trPr>
          <w:trHeight w:val="300"/>
        </w:trPr>
        <w:tc>
          <w:tcPr>
            <w:tcW w:w="3460" w:type="dxa"/>
            <w:tcBorders>
              <w:top w:val="nil"/>
              <w:left w:val="nil"/>
              <w:bottom w:val="nil"/>
              <w:right w:val="nil"/>
            </w:tcBorders>
            <w:shd w:val="clear" w:color="auto" w:fill="auto"/>
            <w:noWrap/>
            <w:vAlign w:val="bottom"/>
            <w:hideMark/>
          </w:tcPr>
          <w:p w14:paraId="0CEC34E8" w14:textId="77777777" w:rsidR="00761E79" w:rsidRPr="00761E79" w:rsidRDefault="00761E79" w:rsidP="00761E79">
            <w:pPr>
              <w:spacing w:line="240" w:lineRule="auto"/>
              <w:ind w:firstLine="0"/>
              <w:rPr>
                <w:rFonts w:ascii="Calibri" w:eastAsia="Times New Roman" w:hAnsi="Calibri" w:cs="Calibri"/>
                <w:color w:val="000000"/>
                <w:lang w:val="en-GB" w:eastAsia="nl-NL"/>
              </w:rPr>
            </w:pPr>
            <w:r w:rsidRPr="00761E79">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5CB66C0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5D5AB71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7C2E947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202926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7B6D53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1C1EF62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0.094</w:t>
            </w:r>
          </w:p>
        </w:tc>
      </w:tr>
      <w:tr w:rsidR="00761E79" w:rsidRPr="00761E79" w14:paraId="5ED6CAE2" w14:textId="77777777" w:rsidTr="00761E79">
        <w:trPr>
          <w:trHeight w:val="300"/>
        </w:trPr>
        <w:tc>
          <w:tcPr>
            <w:tcW w:w="3460" w:type="dxa"/>
            <w:tcBorders>
              <w:top w:val="nil"/>
              <w:left w:val="nil"/>
              <w:bottom w:val="nil"/>
              <w:right w:val="nil"/>
            </w:tcBorders>
            <w:shd w:val="clear" w:color="auto" w:fill="auto"/>
            <w:vAlign w:val="center"/>
            <w:hideMark/>
          </w:tcPr>
          <w:p w14:paraId="51CC76D6"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2BF7CB1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5C36A83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37E019A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2B45D79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316BA7B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A0E3A1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4752AE52" w14:textId="77777777" w:rsidTr="00761E79">
        <w:trPr>
          <w:trHeight w:val="300"/>
        </w:trPr>
        <w:tc>
          <w:tcPr>
            <w:tcW w:w="3460" w:type="dxa"/>
            <w:tcBorders>
              <w:top w:val="nil"/>
              <w:left w:val="nil"/>
              <w:bottom w:val="nil"/>
              <w:right w:val="nil"/>
            </w:tcBorders>
            <w:shd w:val="clear" w:color="auto" w:fill="auto"/>
            <w:vAlign w:val="center"/>
            <w:hideMark/>
          </w:tcPr>
          <w:p w14:paraId="71323416"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2E05371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191F340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5D1B3BF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78D7791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7D4E7BA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6EB2E0E"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4F177ACA" w14:textId="77777777" w:rsidTr="00761E79">
        <w:trPr>
          <w:trHeight w:val="300"/>
        </w:trPr>
        <w:tc>
          <w:tcPr>
            <w:tcW w:w="3460" w:type="dxa"/>
            <w:tcBorders>
              <w:top w:val="nil"/>
              <w:left w:val="nil"/>
              <w:bottom w:val="nil"/>
              <w:right w:val="nil"/>
            </w:tcBorders>
            <w:shd w:val="clear" w:color="auto" w:fill="auto"/>
            <w:vAlign w:val="center"/>
            <w:hideMark/>
          </w:tcPr>
          <w:p w14:paraId="49F65475"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0A12F016"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3913ED5" w14:textId="77777777" w:rsidR="00761E79" w:rsidRPr="00761E79" w:rsidRDefault="00761E79" w:rsidP="00761E79">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62425C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73C935A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091D228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3DC1CE6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0.092</w:t>
            </w:r>
          </w:p>
        </w:tc>
      </w:tr>
      <w:tr w:rsidR="00761E79" w:rsidRPr="00761E79" w14:paraId="7E01C6B2" w14:textId="77777777" w:rsidTr="00761E79">
        <w:trPr>
          <w:trHeight w:val="300"/>
        </w:trPr>
        <w:tc>
          <w:tcPr>
            <w:tcW w:w="3460" w:type="dxa"/>
            <w:tcBorders>
              <w:top w:val="nil"/>
              <w:left w:val="nil"/>
              <w:bottom w:val="nil"/>
              <w:right w:val="nil"/>
            </w:tcBorders>
            <w:shd w:val="clear" w:color="auto" w:fill="auto"/>
            <w:vAlign w:val="center"/>
            <w:hideMark/>
          </w:tcPr>
          <w:p w14:paraId="52CE7485"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58E3B0"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4E23BAD1" w14:textId="77777777" w:rsidR="00761E79" w:rsidRPr="00761E79" w:rsidRDefault="00761E79" w:rsidP="00761E79">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C2C2A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9B1B17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0F222A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4286D9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0.076</w:t>
            </w:r>
          </w:p>
        </w:tc>
      </w:tr>
      <w:tr w:rsidR="00761E79" w:rsidRPr="00761E79" w14:paraId="33860B7D" w14:textId="77777777" w:rsidTr="00761E79">
        <w:trPr>
          <w:trHeight w:val="300"/>
        </w:trPr>
        <w:tc>
          <w:tcPr>
            <w:tcW w:w="3460" w:type="dxa"/>
            <w:tcBorders>
              <w:top w:val="nil"/>
              <w:left w:val="nil"/>
              <w:bottom w:val="nil"/>
              <w:right w:val="nil"/>
            </w:tcBorders>
            <w:shd w:val="clear" w:color="auto" w:fill="auto"/>
            <w:vAlign w:val="center"/>
            <w:hideMark/>
          </w:tcPr>
          <w:p w14:paraId="25309BD8"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54D766A3"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6896BC1"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0F7C493"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C3CFFBC"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2BC250"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8CA4A0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0.228</w:t>
            </w:r>
          </w:p>
        </w:tc>
      </w:tr>
      <w:tr w:rsidR="00761E79" w:rsidRPr="00761E79" w14:paraId="2C2081BC" w14:textId="77777777" w:rsidTr="00761E79">
        <w:trPr>
          <w:trHeight w:val="300"/>
        </w:trPr>
        <w:tc>
          <w:tcPr>
            <w:tcW w:w="3460" w:type="dxa"/>
            <w:tcBorders>
              <w:top w:val="nil"/>
              <w:left w:val="nil"/>
              <w:bottom w:val="single" w:sz="4" w:space="0" w:color="auto"/>
              <w:right w:val="nil"/>
            </w:tcBorders>
            <w:shd w:val="clear" w:color="auto" w:fill="auto"/>
            <w:vAlign w:val="center"/>
            <w:hideMark/>
          </w:tcPr>
          <w:p w14:paraId="38738F4E"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bottom"/>
            <w:hideMark/>
          </w:tcPr>
          <w:p w14:paraId="444D7575"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6A9FE656"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13547378"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29DE9099"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5A5DF46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176F84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0.231</w:t>
            </w:r>
          </w:p>
        </w:tc>
      </w:tr>
    </w:tbl>
    <w:p w14:paraId="729DC0A6" w14:textId="77777777" w:rsidR="00761E79" w:rsidRDefault="00761E79" w:rsidP="00CD065A">
      <w:pPr>
        <w:ind w:firstLine="0"/>
        <w:jc w:val="both"/>
        <w:rPr>
          <w:iCs/>
          <w:lang w:val="en-GB"/>
        </w:rPr>
      </w:pPr>
    </w:p>
    <w:p w14:paraId="50692BC2" w14:textId="77777777" w:rsidR="003F0BAF" w:rsidRDefault="00CD065A" w:rsidP="000D1953">
      <w:pPr>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4B2BD9D0" w:rsidR="006409BE" w:rsidRDefault="00D56128" w:rsidP="006409BE">
      <w:pPr>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(b=-.186; b=-0.096; b=-.271,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 xml:space="preserve">he shared </w:t>
      </w:r>
      <w:r w:rsidR="00DA2633">
        <w:rPr>
          <w:iCs/>
          <w:lang w:val="en-GB"/>
        </w:rPr>
        <w:lastRenderedPageBreak/>
        <w:t>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C50B44">
        <w:rPr>
          <w:lang w:val="en-GB"/>
        </w:rPr>
        <w:instrText xml:space="preserve"> ADDIN ZOTERO_ITEM CSL_CITATION {"citationID":"OoT12y6b","properties":{"formattedCitation":"(Harrigan et al. 2012)","plainCitation":"(Harrigan et al. 2012)","noteIndex":0},"citationItems":[{"id":87,"uris":["http://zotero.org/users/6814611/items/NCMQFHVX"],"uri":["http://zotero.org/users/6814611/items/NCMQFHVX"],"itemData":{"id":87,"type":"article-journal","abstract":"What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6028767A"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(b=-.507, se=0.087)</w:t>
      </w:r>
      <w:r w:rsidR="004C68E6">
        <w:rPr>
          <w:iCs/>
          <w:lang w:val="en-GB"/>
        </w:rPr>
        <w:t>, and</w:t>
      </w:r>
      <w:r>
        <w:rPr>
          <w:iCs/>
          <w:lang w:val="en-GB"/>
        </w:rPr>
        <w:t xml:space="preserve"> follow relations are more likely within the </w:t>
      </w:r>
      <w:r w:rsidR="00B00A60">
        <w:rPr>
          <w:iCs/>
          <w:lang w:val="en-GB"/>
        </w:rPr>
        <w:t>sub</w:t>
      </w:r>
      <w:r>
        <w:rPr>
          <w:iCs/>
          <w:lang w:val="en-GB"/>
        </w:rPr>
        <w:t xml:space="preserve">groups </w:t>
      </w:r>
      <w:commentRangeStart w:id="6"/>
      <w:r>
        <w:rPr>
          <w:iCs/>
          <w:lang w:val="en-GB"/>
        </w:rPr>
        <w:t xml:space="preserve">of incumbent and non-incumbent </w:t>
      </w:r>
      <w:commentRangeEnd w:id="6"/>
      <w:r w:rsidR="004C68E6">
        <w:rPr>
          <w:rStyle w:val="Verwijzingopmerking"/>
        </w:rPr>
        <w:commentReference w:id="6"/>
      </w:r>
      <w:r>
        <w:rPr>
          <w:iCs/>
          <w:lang w:val="en-GB"/>
        </w:rPr>
        <w:t>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(b=-.114, se=0.045) </w:t>
      </w:r>
      <w:r>
        <w:rPr>
          <w:iCs/>
          <w:lang w:val="en-GB"/>
        </w:rPr>
        <w:t>and are retweete</w:t>
      </w:r>
      <w:r w:rsidR="004C68E6">
        <w:rPr>
          <w:iCs/>
          <w:lang w:val="en-GB"/>
        </w:rPr>
        <w:t>d</w:t>
      </w:r>
      <w:r>
        <w:rPr>
          <w:iCs/>
          <w:lang w:val="en-GB"/>
        </w:rPr>
        <w:t xml:space="preserve"> less often</w:t>
      </w:r>
      <w:r w:rsidR="000D511A">
        <w:rPr>
          <w:iCs/>
          <w:lang w:val="en-GB"/>
        </w:rPr>
        <w:t xml:space="preserve"> (b=-.082, se=.046)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 xml:space="preserve">(b=0.542, se=.154) </w:t>
      </w:r>
      <w:r w:rsidR="00111936">
        <w:rPr>
          <w:iCs/>
          <w:lang w:val="en-GB"/>
        </w:rPr>
        <w:t>but are @</w:t>
      </w:r>
      <w:r w:rsidR="000D511A">
        <w:rPr>
          <w:iCs/>
          <w:lang w:val="en-GB"/>
        </w:rPr>
        <w:t>-</w:t>
      </w:r>
      <w:r w:rsidR="00111936">
        <w:rPr>
          <w:iCs/>
          <w:lang w:val="en-GB"/>
        </w:rPr>
        <w:t xml:space="preserve">mentioned </w:t>
      </w:r>
      <w:r w:rsidR="000D511A">
        <w:rPr>
          <w:iCs/>
          <w:lang w:val="en-GB"/>
        </w:rPr>
        <w:t xml:space="preserve">(b=-.012, se=.003) and retweeted (b=-.012,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se=.096) but are @-mentioned and retweeted relatively often (b=0.129, se=0.092; b=.122, se=.079;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commentRangeStart w:id="7"/>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w:t>
      </w:r>
      <w:commentRangeEnd w:id="7"/>
      <w:r w:rsidR="007F3C29">
        <w:rPr>
          <w:rStyle w:val="Verwijzingopmerking"/>
        </w:rPr>
        <w:commentReference w:id="7"/>
      </w:r>
      <w:r w:rsidR="00A76DA8">
        <w:rPr>
          <w:iCs/>
          <w:lang w:val="en-GB"/>
        </w:rPr>
        <w:t>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28FB3F53" w:rsidR="00D3005B" w:rsidRPr="00D620C4" w:rsidRDefault="00E041FD" w:rsidP="00D53906">
      <w:pPr>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8"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8"/>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261A93B9" w:rsidR="00E63515" w:rsidRDefault="005139AC" w:rsidP="00B1270E">
      <w:pPr>
        <w:ind w:firstLine="0"/>
        <w:jc w:val="both"/>
        <w:rPr>
          <w:iCs/>
          <w:lang w:val="en-GB"/>
        </w:rPr>
      </w:pPr>
      <w:r>
        <w:rPr>
          <w:iCs/>
          <w:lang w:val="en-GB"/>
        </w:rPr>
        <w:lastRenderedPageBreak/>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9"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9"/>
    </w:p>
    <w:p w14:paraId="4FB07BD3" w14:textId="0988B81C" w:rsidR="005519E0" w:rsidRDefault="005519E0" w:rsidP="00194565">
      <w:pPr>
        <w:ind w:firstLine="708"/>
        <w:jc w:val="both"/>
        <w:rPr>
          <w:iCs/>
          <w:lang w:val="en-GB"/>
        </w:rPr>
      </w:pPr>
      <w:bookmarkStart w:id="10"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10"/>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se=.146, Table 4) and segregation in the follow layer is not </w:t>
      </w:r>
      <w:r w:rsidRPr="005F3790">
        <w:rPr>
          <w:i/>
          <w:lang w:val="en-GB"/>
        </w:rPr>
        <w:t>significantly</w:t>
      </w:r>
      <w:r>
        <w:rPr>
          <w:iCs/>
          <w:lang w:val="en-GB"/>
        </w:rPr>
        <w:t xml:space="preserve"> stronger than in the @-mention layer (b=.918, se=.054,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769077A2"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 xml:space="preserve">MPs are more likely to retweet tweets of MPs of the same sex (b=.127,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xml:space="preserve">, we even find that the larger the age difference between MPs the more likely they are to follow each other (b=0.035, se=0.07) and that MPs with the same visible ethnic minority status are less likely to follow each other (b=-.390, se=.152). </w:t>
      </w:r>
    </w:p>
    <w:p w14:paraId="0F6CC7D0" w14:textId="54D2157B"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(b=.241, se=.086)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(b=.129, se=.053; b=.105, se=.051, respectively)</w:t>
      </w:r>
      <w:r w:rsidR="00DF0341">
        <w:rPr>
          <w:iCs/>
          <w:lang w:val="en-GB"/>
        </w:rPr>
        <w:t>. O</w:t>
      </w:r>
      <w:r>
        <w:rPr>
          <w:iCs/>
          <w:lang w:val="en-GB"/>
        </w:rPr>
        <w:t>lder MPs follow fewer other MPs</w:t>
      </w:r>
      <w:r w:rsidR="00216BC7">
        <w:rPr>
          <w:iCs/>
          <w:lang w:val="en-GB"/>
        </w:rPr>
        <w:t xml:space="preserve"> (b=-.140, se=.054)</w:t>
      </w:r>
      <w:r w:rsidR="00DF0341">
        <w:rPr>
          <w:iCs/>
          <w:lang w:val="en-GB"/>
        </w:rPr>
        <w:t>,</w:t>
      </w:r>
      <w:r>
        <w:rPr>
          <w:iCs/>
          <w:lang w:val="en-GB"/>
        </w:rPr>
        <w:t xml:space="preserve"> are followed less often themselves</w:t>
      </w:r>
      <w:r w:rsidR="00216BC7">
        <w:rPr>
          <w:iCs/>
          <w:lang w:val="en-GB"/>
        </w:rPr>
        <w:t xml:space="preserve"> (b=-.017, 005)</w:t>
      </w:r>
      <w:r>
        <w:rPr>
          <w:iCs/>
          <w:lang w:val="en-GB"/>
        </w:rPr>
        <w:t>, and tweets of older MPs are retweeted less often</w:t>
      </w:r>
      <w:r w:rsidR="00216BC7">
        <w:rPr>
          <w:iCs/>
          <w:lang w:val="en-GB"/>
        </w:rPr>
        <w:t xml:space="preserve"> (b=-.009, se=.003)</w:t>
      </w:r>
      <w:r w:rsidR="00DF0341">
        <w:rPr>
          <w:iCs/>
          <w:lang w:val="en-GB"/>
        </w:rPr>
        <w:t xml:space="preserve">. </w:t>
      </w:r>
      <w:r>
        <w:rPr>
          <w:iCs/>
          <w:lang w:val="en-GB"/>
        </w:rPr>
        <w:t>MPs with a visible ethnic minority status are more likely to retweet</w:t>
      </w:r>
      <w:r w:rsidR="00216BC7">
        <w:rPr>
          <w:iCs/>
          <w:lang w:val="en-GB"/>
        </w:rPr>
        <w:t xml:space="preserve"> (b=.173, se=.102)</w:t>
      </w:r>
      <w:r w:rsidR="00DF0341">
        <w:rPr>
          <w:iCs/>
          <w:lang w:val="en-GB"/>
        </w:rPr>
        <w:t xml:space="preserve">. But, to hammer the point home, </w:t>
      </w:r>
      <w:bookmarkStart w:id="11" w:name="_Hlk89798994"/>
      <w:r w:rsidR="00DF0341">
        <w:rPr>
          <w:iCs/>
          <w:lang w:val="en-GB"/>
        </w:rPr>
        <w:t xml:space="preserve">there are no clear and consistent </w:t>
      </w:r>
      <w:r w:rsidR="00DF0341">
        <w:rPr>
          <w:iCs/>
          <w:lang w:val="en-GB"/>
        </w:rPr>
        <w:lastRenderedPageBreak/>
        <w:t xml:space="preserve">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11"/>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12" w:name="_Hlk89799032"/>
      <w:r w:rsidR="000C08E9">
        <w:rPr>
          <w:iCs/>
          <w:lang w:val="en-GB"/>
        </w:rPr>
        <w:t xml:space="preserve">Party based segregation is not a by-product of social inbreeding homophily </w:t>
      </w:r>
      <w:bookmarkEnd w:id="12"/>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4CB004C0"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 xml:space="preserve">Following MPs and being followed also leads to @-mentioning (b=.400, se=.072; b=.158, se=.066, respectively) and retweets (b=.647, se=.092; b.251, se.076, respectively). To @-mention a colleague MP will increase the chance that your tweets will be retweeted by this MP (b=.988, se=.231), possibly indicating that twitter discussions cross network layers. </w:t>
      </w:r>
      <w:r w:rsidR="00F50FB6">
        <w:rPr>
          <w:lang w:val="en-US"/>
        </w:rPr>
        <w:t xml:space="preserve">MPs are more likely to </w:t>
      </w:r>
      <w:r w:rsidR="00CE711E">
        <w:rPr>
          <w:lang w:val="en-US"/>
        </w:rPr>
        <w:t xml:space="preserve">start to follow and @-mention MPs who they retweet (b=1.718, se=.536; b=.454, se=.212,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(b=.677, se=.483).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13"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13"/>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190EBE3D" w14:textId="77777777" w:rsidR="006034C6" w:rsidRDefault="006034C6" w:rsidP="00770A3A">
      <w:pPr>
        <w:ind w:firstLine="708"/>
        <w:jc w:val="both"/>
        <w:rPr>
          <w:lang w:val="en-US"/>
        </w:rPr>
      </w:pPr>
    </w:p>
    <w:p w14:paraId="09124981" w14:textId="1D9A8ADE" w:rsidR="005F3790" w:rsidRDefault="005F3790" w:rsidP="00B1270E">
      <w:pPr>
        <w:ind w:firstLine="0"/>
        <w:jc w:val="both"/>
        <w:rPr>
          <w:iCs/>
          <w:lang w:val="en-US"/>
        </w:rPr>
      </w:pPr>
    </w:p>
    <w:p w14:paraId="4CCE388B" w14:textId="77777777" w:rsidR="005F3790" w:rsidRDefault="00761E79" w:rsidP="00B1270E">
      <w:pPr>
        <w:ind w:firstLine="0"/>
        <w:jc w:val="both"/>
        <w:rPr>
          <w:ins w:id="14" w:author="Niels Spierings" w:date="2021-10-07T21:47:00Z"/>
          <w:iCs/>
          <w:lang w:val="en-US"/>
        </w:rPr>
      </w:pPr>
      <w:commentRangeStart w:id="15"/>
      <w:commentRangeEnd w:id="15"/>
      <w:r>
        <w:rPr>
          <w:rStyle w:val="Verwijzingopmerking"/>
        </w:rPr>
        <w:commentReference w:id="15"/>
      </w:r>
    </w:p>
    <w:p w14:paraId="25D66961" w14:textId="60EA33D6" w:rsidR="00196F76" w:rsidRPr="008E2CC6" w:rsidRDefault="00196F76" w:rsidP="00B1270E">
      <w:pPr>
        <w:ind w:firstLine="0"/>
        <w:jc w:val="both"/>
        <w:rPr>
          <w:ins w:id="16" w:author="Niels Spierings" w:date="2021-10-07T21:47:00Z"/>
          <w:i/>
          <w:rPrChange w:id="17" w:author="Tolsma, J. (Jochem)" w:date="2021-10-14T09:16:00Z">
            <w:rPr>
              <w:ins w:id="18" w:author="Niels Spierings" w:date="2021-10-07T21:47:00Z"/>
              <w:i/>
              <w:lang w:val="en-US"/>
            </w:rPr>
          </w:rPrChange>
        </w:rPr>
      </w:pPr>
      <w:ins w:id="19" w:author="Niels Spierings" w:date="2021-10-07T21:47:00Z">
        <w:r w:rsidRPr="008E2CC6">
          <w:rPr>
            <w:i/>
            <w:rPrChange w:id="20" w:author="Tolsma, J. (Jochem)" w:date="2021-10-14T09:16:00Z">
              <w:rPr>
                <w:i/>
                <w:lang w:val="en-US"/>
              </w:rPr>
            </w:rPrChange>
          </w:rPr>
          <w:t xml:space="preserve">Over time </w:t>
        </w:r>
      </w:ins>
    </w:p>
    <w:p w14:paraId="13D38A90" w14:textId="025FF97A" w:rsidR="00196F76" w:rsidRPr="008E2CC6" w:rsidRDefault="00196F76" w:rsidP="00B1270E">
      <w:pPr>
        <w:ind w:firstLine="0"/>
        <w:jc w:val="both"/>
        <w:rPr>
          <w:iCs/>
          <w:rPrChange w:id="21" w:author="Tolsma, J. (Jochem)" w:date="2021-10-14T09:16:00Z">
            <w:rPr>
              <w:iCs/>
              <w:lang w:val="en-US"/>
            </w:rPr>
          </w:rPrChange>
        </w:rPr>
      </w:pPr>
      <w:commentRangeStart w:id="22"/>
      <w:ins w:id="23" w:author="Niels Spierings" w:date="2021-10-07T21:47:00Z">
        <w:r w:rsidRPr="00FC51A7">
          <w:rPr>
            <w:iCs/>
            <w:highlight w:val="yellow"/>
            <w:rPrChange w:id="24" w:author="Niels Spierings" w:date="2021-10-08T08:37:00Z">
              <w:rPr>
                <w:i/>
                <w:lang w:val="en-US"/>
              </w:rPr>
            </w:rPrChange>
          </w:rPr>
          <w:t>…. Missing? …</w:t>
        </w:r>
      </w:ins>
      <w:ins w:id="25" w:author="Niels Spierings" w:date="2021-10-08T08:36:00Z">
        <w:r w:rsidR="00FC51A7" w:rsidRPr="00FC51A7">
          <w:rPr>
            <w:iCs/>
            <w:rPrChange w:id="26" w:author="Niels Spierings" w:date="2021-10-08T08:37:00Z">
              <w:rPr>
                <w:iCs/>
                <w:lang w:val="en-US"/>
              </w:rPr>
            </w:rPrChange>
          </w:rPr>
          <w:t xml:space="preserve"> of is </w:t>
        </w:r>
        <w:proofErr w:type="spellStart"/>
        <w:r w:rsidR="00FC51A7" w:rsidRPr="00FC51A7">
          <w:rPr>
            <w:iCs/>
            <w:rPrChange w:id="27" w:author="Niels Spierings" w:date="2021-10-08T08:37:00Z">
              <w:rPr>
                <w:iCs/>
                <w:lang w:val="en-US"/>
              </w:rPr>
            </w:rPrChange>
          </w:rPr>
          <w:t>descriptive</w:t>
        </w:r>
        <w:proofErr w:type="spellEnd"/>
        <w:r w:rsidR="00FC51A7" w:rsidRPr="00FC51A7">
          <w:rPr>
            <w:iCs/>
            <w:rPrChange w:id="28" w:author="Niels Spierings" w:date="2021-10-08T08:37:00Z">
              <w:rPr>
                <w:iCs/>
                <w:lang w:val="en-US"/>
              </w:rPr>
            </w:rPrChange>
          </w:rPr>
          <w:t xml:space="preserve"> genoeg daarvoor? </w:t>
        </w:r>
        <w:r w:rsidR="00FC51A7" w:rsidRPr="008E2CC6">
          <w:rPr>
            <w:iCs/>
            <w:rPrChange w:id="29" w:author="Tolsma, J. (Jochem)" w:date="2021-10-14T09:16:00Z">
              <w:rPr>
                <w:iCs/>
                <w:lang w:val="en-US"/>
              </w:rPr>
            </w:rPrChange>
          </w:rPr>
          <w:t xml:space="preserve">Dan </w:t>
        </w:r>
      </w:ins>
      <w:ins w:id="30" w:author="Niels Spierings" w:date="2021-10-08T08:37:00Z">
        <w:r w:rsidR="00FC51A7" w:rsidRPr="008E2CC6">
          <w:rPr>
            <w:iCs/>
            <w:rPrChange w:id="31" w:author="Tolsma, J. (Jochem)" w:date="2021-10-14T09:16:00Z">
              <w:rPr>
                <w:iCs/>
                <w:lang w:val="en-US"/>
              </w:rPr>
            </w:rPrChange>
          </w:rPr>
          <w:t>dat ergens aange</w:t>
        </w:r>
        <w:r w:rsidR="001F6A1A" w:rsidRPr="008E2CC6">
          <w:rPr>
            <w:iCs/>
            <w:rPrChange w:id="32" w:author="Tolsma, J. (Jochem)" w:date="2021-10-14T09:16:00Z">
              <w:rPr>
                <w:iCs/>
                <w:lang w:val="en-US"/>
              </w:rPr>
            </w:rPrChange>
          </w:rPr>
          <w:t>v</w:t>
        </w:r>
        <w:r w:rsidR="00FC51A7" w:rsidRPr="008E2CC6">
          <w:rPr>
            <w:iCs/>
            <w:rPrChange w:id="33" w:author="Tolsma, J. (Jochem)" w:date="2021-10-14T09:16:00Z">
              <w:rPr>
                <w:iCs/>
                <w:lang w:val="en-US"/>
              </w:rPr>
            </w:rPrChange>
          </w:rPr>
          <w:t>en</w:t>
        </w:r>
        <w:r w:rsidR="008E50C1" w:rsidRPr="008E2CC6">
          <w:rPr>
            <w:iCs/>
            <w:rPrChange w:id="34" w:author="Tolsma, J. (Jochem)" w:date="2021-10-14T09:16:00Z">
              <w:rPr>
                <w:iCs/>
                <w:lang w:val="en-US"/>
              </w:rPr>
            </w:rPrChange>
          </w:rPr>
          <w:t xml:space="preserve"> en onze RQ1 expliciet beantwoorden waar we over time </w:t>
        </w:r>
        <w:proofErr w:type="spellStart"/>
        <w:r w:rsidR="008E50C1" w:rsidRPr="008E2CC6">
          <w:rPr>
            <w:iCs/>
            <w:rPrChange w:id="35" w:author="Tolsma, J. (Jochem)" w:date="2021-10-14T09:16:00Z">
              <w:rPr>
                <w:iCs/>
                <w:lang w:val="en-US"/>
              </w:rPr>
            </w:rPrChange>
          </w:rPr>
          <w:t>results</w:t>
        </w:r>
        <w:proofErr w:type="spellEnd"/>
        <w:r w:rsidR="008E50C1" w:rsidRPr="008E2CC6">
          <w:rPr>
            <w:iCs/>
            <w:rPrChange w:id="36" w:author="Tolsma, J. (Jochem)" w:date="2021-10-14T09:16:00Z">
              <w:rPr>
                <w:iCs/>
                <w:lang w:val="en-US"/>
              </w:rPr>
            </w:rPrChange>
          </w:rPr>
          <w:t xml:space="preserve"> bespreken.</w:t>
        </w:r>
        <w:r w:rsidR="00FC51A7" w:rsidRPr="008E2CC6">
          <w:rPr>
            <w:iCs/>
            <w:rPrChange w:id="37" w:author="Tolsma, J. (Jochem)" w:date="2021-10-14T09:16:00Z">
              <w:rPr>
                <w:iCs/>
                <w:lang w:val="en-US"/>
              </w:rPr>
            </w:rPrChange>
          </w:rPr>
          <w:t>.</w:t>
        </w:r>
      </w:ins>
      <w:commentRangeEnd w:id="22"/>
      <w:r w:rsidR="004D5091">
        <w:rPr>
          <w:rStyle w:val="Verwijzingopmerking"/>
        </w:rPr>
        <w:commentReference w:id="22"/>
      </w:r>
    </w:p>
    <w:p w14:paraId="01099B28" w14:textId="6891F325" w:rsidR="000F3588" w:rsidRPr="008E2CC6" w:rsidRDefault="000F3588" w:rsidP="00760B5E">
      <w:pPr>
        <w:ind w:firstLine="0"/>
        <w:rPr>
          <w:iCs/>
          <w:rPrChange w:id="38" w:author="Tolsma, J. (Jochem)" w:date="2021-10-14T09:16:00Z">
            <w:rPr>
              <w:iCs/>
              <w:lang w:val="en-GB"/>
            </w:rPr>
          </w:rPrChange>
        </w:rPr>
      </w:pPr>
    </w:p>
    <w:p w14:paraId="4229B353" w14:textId="54D15722" w:rsidR="000F3588" w:rsidRPr="008E2CC6" w:rsidRDefault="000F3588" w:rsidP="00760B5E">
      <w:pPr>
        <w:ind w:firstLine="0"/>
        <w:rPr>
          <w:iCs/>
          <w:rPrChange w:id="39" w:author="Tolsma, J. (Jochem)" w:date="2021-10-14T09:16:00Z">
            <w:rPr>
              <w:iCs/>
              <w:lang w:val="en-GB"/>
            </w:rPr>
          </w:rPrChange>
        </w:rPr>
      </w:pPr>
    </w:p>
    <w:p w14:paraId="7E08A756" w14:textId="77777777" w:rsidR="000F3588" w:rsidRPr="008E2CC6" w:rsidRDefault="000F3588" w:rsidP="00760B5E">
      <w:pPr>
        <w:ind w:firstLine="0"/>
        <w:rPr>
          <w:iCs/>
          <w:rPrChange w:id="40" w:author="Tolsma, J. (Jochem)" w:date="2021-10-14T09:16:00Z">
            <w:rPr>
              <w:iCs/>
              <w:lang w:val="en-GB"/>
            </w:rPr>
          </w:rPrChange>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271116FB" w14:textId="11AE4D13" w:rsidR="002C6765" w:rsidRDefault="002C6765" w:rsidP="00B6661A">
      <w:pPr>
        <w:ind w:firstLine="0"/>
        <w:jc w:val="both"/>
        <w:rPr>
          <w:lang w:val="en-US"/>
        </w:rPr>
      </w:pPr>
      <w:r>
        <w:rPr>
          <w:lang w:val="en-US"/>
        </w:rPr>
        <w:lastRenderedPageBreak/>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commentRangeStart w:id="41"/>
      <w:r>
        <w:rPr>
          <w:lang w:val="en-US"/>
        </w:rPr>
        <w:fldChar w:fldCharType="begin"/>
      </w:r>
      <w:r w:rsidR="00C50B44">
        <w:rPr>
          <w:lang w:val="en-US"/>
        </w:rPr>
        <w:instrText xml:space="preserve"> ADDIN ZOTERO_ITEM CSL_CITATION {"citationID":"6AebRAaG","properties":{"formattedCitation":"(Bossetta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w:t>
      </w:r>
      <w:proofErr w:type="spellStart"/>
      <w:r w:rsidRPr="002E3FC4">
        <w:rPr>
          <w:rFonts w:ascii="Calibri" w:hAnsi="Calibri" w:cs="Calibri"/>
          <w:lang w:val="en-GB"/>
        </w:rPr>
        <w:t>Bossetta</w:t>
      </w:r>
      <w:proofErr w:type="spellEnd"/>
      <w:r w:rsidRPr="002E3FC4">
        <w:rPr>
          <w:rFonts w:ascii="Calibri" w:hAnsi="Calibri" w:cs="Calibri"/>
          <w:lang w:val="en-GB"/>
        </w:rPr>
        <w:t xml:space="preserve"> 2018</w:t>
      </w:r>
      <w:r>
        <w:rPr>
          <w:rFonts w:ascii="Calibri" w:hAnsi="Calibri" w:cs="Calibri"/>
          <w:lang w:val="en-GB"/>
        </w:rPr>
        <w:t>; Jacobs &amp; Spierings, 2016</w:t>
      </w:r>
      <w:r w:rsidRPr="002E3FC4">
        <w:rPr>
          <w:rFonts w:ascii="Calibri" w:hAnsi="Calibri" w:cs="Calibri"/>
          <w:lang w:val="en-GB"/>
        </w:rPr>
        <w:t>)</w:t>
      </w:r>
      <w:r>
        <w:rPr>
          <w:lang w:val="en-US"/>
        </w:rPr>
        <w:fldChar w:fldCharType="end"/>
      </w:r>
      <w:commentRangeEnd w:id="41"/>
      <w:r>
        <w:rPr>
          <w:rStyle w:val="Verwijzingopmerking"/>
        </w:rPr>
        <w:commentReference w:id="41"/>
      </w:r>
      <w:r>
        <w:rPr>
          <w:lang w:val="en-US"/>
        </w:rPr>
        <w:t>. This enable</w:t>
      </w:r>
      <w:r w:rsidR="004F691B">
        <w:rPr>
          <w:lang w:val="en-US"/>
        </w:rPr>
        <w:t>d</w:t>
      </w:r>
      <w:r>
        <w:rPr>
          <w:lang w:val="en-US"/>
        </w:rPr>
        <w:t xml:space="preserve"> us to study more </w:t>
      </w:r>
      <w:proofErr w:type="spellStart"/>
      <w:r>
        <w:rPr>
          <w:lang w:val="en-US"/>
        </w:rPr>
        <w:t>g</w:t>
      </w:r>
      <w:commentRangeStart w:id="42"/>
      <w:r>
        <w:rPr>
          <w:lang w:val="en-US"/>
        </w:rPr>
        <w:t>roundedly</w:t>
      </w:r>
      <w:proofErr w:type="spellEnd"/>
      <w:r>
        <w:rPr>
          <w:lang w:val="en-US"/>
        </w:rPr>
        <w:t xml:space="preserve"> </w:t>
      </w:r>
      <w:commentRangeEnd w:id="42"/>
      <w:r w:rsidR="003166C0">
        <w:rPr>
          <w:rStyle w:val="Verwijzingopmerking"/>
        </w:rPr>
        <w:commentReference w:id="42"/>
      </w:r>
      <w:r>
        <w:rPr>
          <w:lang w:val="en-US"/>
        </w:rPr>
        <w:t>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 </w:t>
      </w:r>
      <w:r w:rsidR="00461CB7">
        <w:rPr>
          <w:lang w:val="en-US"/>
        </w:rPr>
        <w:t xml:space="preserve">social inbreeding homophily is </w:t>
      </w:r>
      <w:r w:rsidR="008B02C4">
        <w:rPr>
          <w:lang w:val="en-US"/>
        </w:rPr>
        <w:t xml:space="preserve">an important driver of social </w:t>
      </w:r>
      <w:r>
        <w:rPr>
          <w:lang w:val="en-US"/>
        </w:rPr>
        <w:t>segregation</w:t>
      </w:r>
      <w:r w:rsidR="00B6661A">
        <w:rPr>
          <w:lang w:val="en-US"/>
        </w:rPr>
        <w:t xml:space="preserve"> in the offline world –,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7BECA85B" w:rsidR="002C6765" w:rsidRDefault="008B02C4" w:rsidP="00B6661A">
      <w:pPr>
        <w:jc w:val="both"/>
        <w:rPr>
          <w:lang w:val="en-US"/>
        </w:rPr>
      </w:pPr>
      <w:r>
        <w:rPr>
          <w:lang w:val="en-US"/>
        </w:rPr>
        <w:t>T</w:t>
      </w:r>
      <w:r w:rsidR="002C6765">
        <w:rPr>
          <w:lang w:val="en-US"/>
        </w:rPr>
        <w:t xml:space="preserve">o what extent are the Twitter networks among MPs segregated? Our analyses shows that  among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C50B44">
        <w:rPr>
          <w:lang w:val="en-US"/>
        </w:rPr>
        <w:instrText xml:space="preserve"> ADDIN ZOTERO_ITEM CSL_CITATION {"citationID":"zP2kjPzD","properties":{"formattedCitation":"(2018)","plainCitation":"(2018)","dontUpdate":true,"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C50B44">
        <w:rPr>
          <w:lang w:val="en-US"/>
        </w:rPr>
        <w:instrText xml:space="preserve"> ADDIN ZOTERO_ITEM CSL_CITATION {"citationID":"viqWMhuU","properties":{"formattedCitation":"(2012)","plainCitation":"(2012)","dontUpdate":true,"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Our Dutch case here, not only provides additional evidence based on more stringent tests (e.g. also taking into account network effects), but also does so for a least likely case to find segregation, given the consensus oriented politics and large number of small parties in parliament.</w:t>
      </w:r>
    </w:p>
    <w:p w14:paraId="2CE3624B" w14:textId="04FA4019" w:rsidR="002C6765" w:rsidRDefault="002C6765" w:rsidP="00B6661A">
      <w:pPr>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3F3E03A7" w:rsidR="002C6765" w:rsidRDefault="009A584E" w:rsidP="00B6661A">
      <w:pPr>
        <w:jc w:val="both"/>
        <w:rPr>
          <w:iCs/>
          <w:lang w:val="en-GB"/>
        </w:rPr>
      </w:pPr>
      <w:r>
        <w:rPr>
          <w:lang w:val="en-US"/>
        </w:rPr>
        <w:t>T</w:t>
      </w:r>
      <w:r w:rsidR="002C6765">
        <w:rPr>
          <w:lang w:val="en-US"/>
        </w:rPr>
        <w:t xml:space="preserve">o what extent are the observed segregation patterns along party membership lines on Twitter a by-product of the preferences to form ties with socio-demographic similar others (i.e. social homophily)? While we found distinct patterns in terms of social-demographic differences and preferences, we found no consistent indication of the MP Twitter networks to be segregated by age, </w:t>
      </w:r>
      <w:commentRangeStart w:id="43"/>
      <w:r w:rsidR="002C6765">
        <w:rPr>
          <w:lang w:val="en-US"/>
        </w:rPr>
        <w:lastRenderedPageBreak/>
        <w:t xml:space="preserve">sex </w:t>
      </w:r>
      <w:commentRangeEnd w:id="43"/>
      <w:r w:rsidR="002C6765">
        <w:rPr>
          <w:rStyle w:val="Verwijzingopmerking"/>
        </w:rPr>
        <w:commentReference w:id="43"/>
      </w:r>
      <w:r w:rsidR="002C6765">
        <w:rPr>
          <w:lang w:val="en-US"/>
        </w:rPr>
        <w:t>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C50B44">
        <w:rPr>
          <w:iCs/>
          <w:lang w:val="en-GB"/>
        </w:rPr>
        <w:instrText xml:space="preserve"> ADDIN ZOTERO_ITEM CSL_CITATION {"citationID":"6OaW7S6b","properties":{"formattedCitation":"(Dahlerup and Leyenaar 2013; Van Scherrenburg 2006)","plainCitation":"(Dahlerup and Leyenaar 2013; Van Scherrenburg 2006)","noteIndex":0},"citationItems":[{"id":93,"uris":["http://zotero.org/users/6814611/items/48MTWJPC"],"uri":["http://zotero.org/users/6814611/items/48MTWJPC"],"itemData":{"id":93,"type":"book","event-place":"Oxford","publisher":"OUP","publisher-place":"Oxford","title":"Breaking male dominance in politics","volume":"10","editor":[{"family":"Dahlerup","given":"Drude"},{"family":"Leyenaar","given":"Monique"}],"issued":{"date-parts":[["2013"]]}}},{"id":92,"uris":["http://zotero.org/users/6814611/items/UEA6C3RT"],"uri":["http://zotero.org/users/6814611/items/UEA6C3RT"],"itemData":{"id":92,"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w:t>
      </w:r>
      <w:proofErr w:type="spellStart"/>
      <w:r w:rsidR="00C50B44" w:rsidRPr="00C50B44">
        <w:rPr>
          <w:rFonts w:ascii="Calibri" w:hAnsi="Calibri" w:cs="Calibri"/>
          <w:lang w:val="en-GB"/>
        </w:rPr>
        <w:t>Dahlerup</w:t>
      </w:r>
      <w:proofErr w:type="spellEnd"/>
      <w:r w:rsidR="00C50B44" w:rsidRPr="00C50B44">
        <w:rPr>
          <w:rFonts w:ascii="Calibri" w:hAnsi="Calibri" w:cs="Calibri"/>
          <w:lang w:val="en-GB"/>
        </w:rPr>
        <w:t xml:space="preserve"> and </w:t>
      </w:r>
      <w:proofErr w:type="spellStart"/>
      <w:r w:rsidR="00C50B44" w:rsidRPr="00C50B44">
        <w:rPr>
          <w:rFonts w:ascii="Calibri" w:hAnsi="Calibri" w:cs="Calibri"/>
          <w:lang w:val="en-GB"/>
        </w:rPr>
        <w:t>Leyenaar</w:t>
      </w:r>
      <w:proofErr w:type="spellEnd"/>
      <w:r w:rsidR="00C50B44" w:rsidRPr="00C50B44">
        <w:rPr>
          <w:rFonts w:ascii="Calibri" w:hAnsi="Calibri" w:cs="Calibri"/>
          <w:lang w:val="en-GB"/>
        </w:rPr>
        <w:t xml:space="preserve"> 2013; Van </w:t>
      </w:r>
      <w:proofErr w:type="spellStart"/>
      <w:r w:rsidR="00C50B44" w:rsidRPr="00C50B44">
        <w:rPr>
          <w:rFonts w:ascii="Calibri" w:hAnsi="Calibri" w:cs="Calibri"/>
          <w:lang w:val="en-GB"/>
        </w:rPr>
        <w:t>Scherrenburg</w:t>
      </w:r>
      <w:proofErr w:type="spellEnd"/>
      <w:r w:rsidR="00C50B44" w:rsidRPr="00C50B44">
        <w:rPr>
          <w:rFonts w:ascii="Calibri" w:hAnsi="Calibri" w:cs="Calibri"/>
          <w:lang w:val="en-GB"/>
        </w:rPr>
        <w:t xml:space="preserve"> 2006)</w:t>
      </w:r>
      <w:proofErr w:type="spellStart"/>
      <w:r w:rsidR="009630BF">
        <w:rPr>
          <w:iCs/>
          <w:lang w:val="en-GB"/>
        </w:rPr>
        <w:fldChar w:fldCharType="end"/>
      </w:r>
      <w:proofErr w:type="spellEnd"/>
      <w:r w:rsidR="002C6765">
        <w:rPr>
          <w:iCs/>
          <w:lang w:val="en-GB"/>
        </w:rPr>
        <w:t xml:space="preserve"> and social media reflect this even though they offer unique opportunities to form such network.</w:t>
      </w:r>
    </w:p>
    <w:p w14:paraId="412255EA" w14:textId="0C43B100" w:rsidR="002C6765" w:rsidRDefault="002C6765" w:rsidP="00B6661A">
      <w:pPr>
        <w:jc w:val="both"/>
        <w:rPr>
          <w:iCs/>
          <w:lang w:val="en-GB"/>
        </w:rPr>
      </w:pPr>
      <w:r>
        <w:rPr>
          <w:iCs/>
          <w:lang w:val="en-GB"/>
        </w:rPr>
        <w:t xml:space="preserve">Having this said, </w:t>
      </w:r>
      <w:commentRangeStart w:id="44"/>
      <w:r>
        <w:rPr>
          <w:iCs/>
          <w:lang w:val="en-GB"/>
        </w:rPr>
        <w:t>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t>
      </w:r>
      <w:commentRangeEnd w:id="44"/>
      <w:r>
        <w:rPr>
          <w:rStyle w:val="Verwijzingopmerking"/>
        </w:rPr>
        <w:commentReference w:id="44"/>
      </w:r>
      <w:r>
        <w:rPr>
          <w:iCs/>
          <w:lang w:val="en-GB"/>
        </w:rPr>
        <w:t xml:space="preserve">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3C274F" w:rsidRPr="009A584E">
        <w:rPr>
          <w:iCs/>
          <w:highlight w:val="yellow"/>
          <w:lang w:val="en-GB"/>
        </w:rPr>
        <w:t>.</w:t>
      </w:r>
      <w:r w:rsidR="00B6661A" w:rsidRPr="009A584E">
        <w:rPr>
          <w:iCs/>
          <w:highlight w:val="yellow"/>
          <w:lang w:val="en-GB"/>
        </w:rPr>
        <w:t xml:space="preserve"> </w:t>
      </w:r>
      <w:r w:rsidR="003C274F" w:rsidRPr="009A584E">
        <w:rPr>
          <w:iCs/>
          <w:highlight w:val="yellow"/>
          <w:lang w:val="en-GB"/>
        </w:rPr>
        <w:t xml:space="preserve"> </w:t>
      </w:r>
      <w:r w:rsidRPr="009A584E">
        <w:rPr>
          <w:iCs/>
          <w:highlight w:val="yellow"/>
          <w:lang w:val="en-GB"/>
        </w:rPr>
        <w:t xml:space="preserve">, clearly suggesting that we cannot simply translated result from studies on other network types to the political MP network, and that we do indeed need </w:t>
      </w:r>
      <w:commentRangeStart w:id="45"/>
      <w:r w:rsidRPr="009A584E">
        <w:rPr>
          <w:iCs/>
          <w:highlight w:val="yellow"/>
          <w:lang w:val="en-GB"/>
        </w:rPr>
        <w:t>a</w:t>
      </w:r>
      <w:commentRangeEnd w:id="45"/>
      <w:r w:rsidR="0014576A" w:rsidRPr="009A584E">
        <w:rPr>
          <w:rStyle w:val="Verwijzingopmerking"/>
          <w:highlight w:val="yellow"/>
        </w:rPr>
        <w:commentReference w:id="45"/>
      </w:r>
      <w:r w:rsidRPr="009A584E">
        <w:rPr>
          <w:iCs/>
          <w:highlight w:val="yellow"/>
          <w:lang w:val="en-GB"/>
        </w:rPr>
        <w:t xml:space="preserve"> specific lens acknowledging the political dynamics as we introduced in this study more generally.</w:t>
      </w:r>
    </w:p>
    <w:p w14:paraId="5D46D8A8" w14:textId="78608341" w:rsidR="002C6765" w:rsidRDefault="002C6765" w:rsidP="00B6661A">
      <w:pPr>
        <w:ind w:firstLine="708"/>
        <w:jc w:val="both"/>
        <w:rPr>
          <w:lang w:val="en-US"/>
        </w:rPr>
      </w:pPr>
      <w:r>
        <w:rPr>
          <w:lang w:val="en-US"/>
        </w:rPr>
        <w:t xml:space="preserve">To what extent do the segregation patterns within the three network layers formed by following, @-mentioning and retweeting relations reinforce each other? Clearly they are interrelated and the design features of Twitter stimulate increasing interaction: following and being follows stimulated the other interactions; @mentioning another MP increase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account for segregation. The observed party-based segregation in each of the respective Twitter network is partly the result of the degree of segregation in the other two networks. </w:t>
      </w:r>
    </w:p>
    <w:p w14:paraId="01F29F65" w14:textId="77777777" w:rsidR="002C6765" w:rsidRDefault="002C6765" w:rsidP="00B6661A">
      <w:pPr>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their existence (</w:t>
      </w:r>
      <w:commentRangeStart w:id="46"/>
      <w:proofErr w:type="spellStart"/>
      <w:r w:rsidRPr="0046458F">
        <w:rPr>
          <w:lang w:val="en-US"/>
        </w:rPr>
        <w:t>Jeroense</w:t>
      </w:r>
      <w:proofErr w:type="spellEnd"/>
      <w:r w:rsidRPr="0046458F">
        <w:rPr>
          <w:lang w:val="en-US"/>
        </w:rPr>
        <w:t xml:space="preserve"> et al 2021</w:t>
      </w:r>
      <w:commentRangeEnd w:id="46"/>
      <w:r w:rsidRPr="0046458F">
        <w:rPr>
          <w:rStyle w:val="Verwijzingopmerking"/>
        </w:rPr>
        <w:commentReference w:id="46"/>
      </w:r>
      <w:r w:rsidRPr="0046458F">
        <w:rPr>
          <w:lang w:val="en-US"/>
        </w:rPr>
        <w:t xml:space="preserve">; </w:t>
      </w:r>
      <w:proofErr w:type="spellStart"/>
      <w:r w:rsidRPr="0046458F">
        <w:rPr>
          <w:lang w:val="en-US"/>
        </w:rPr>
        <w:t>Matuszewski</w:t>
      </w:r>
      <w:proofErr w:type="spellEnd"/>
      <w:r w:rsidRPr="0046458F">
        <w:rPr>
          <w:lang w:val="en-US"/>
        </w:rPr>
        <w:t xml:space="preserve"> and </w:t>
      </w:r>
      <w:proofErr w:type="spellStart"/>
      <w:r w:rsidRPr="0046458F">
        <w:rPr>
          <w:lang w:val="en-US"/>
        </w:rPr>
        <w:t>Szabó</w:t>
      </w:r>
      <w:proofErr w:type="spellEnd"/>
      <w:r w:rsidRPr="0046458F">
        <w:rPr>
          <w:lang w:val="en-US"/>
        </w:rPr>
        <w:t xml:space="preserve"> 2019; Taylor et.al 2018).</w:t>
      </w:r>
      <w:r>
        <w:rPr>
          <w:lang w:val="en-US"/>
        </w:rPr>
        <w:t xml:space="preserve"> </w:t>
      </w:r>
    </w:p>
    <w:p w14:paraId="53D98A8E" w14:textId="77777777" w:rsidR="002C6765" w:rsidRDefault="002C6765" w:rsidP="00B6661A">
      <w:pPr>
        <w:ind w:firstLine="708"/>
        <w:jc w:val="both"/>
        <w:rPr>
          <w:lang w:val="en-US"/>
        </w:rPr>
      </w:pPr>
      <w:r w:rsidRPr="00292B97">
        <w:rPr>
          <w:highlight w:val="yellow"/>
          <w:lang w:val="en-US"/>
        </w:rPr>
        <w:lastRenderedPageBreak/>
        <w:t>The results on our second and third question together lay bare a crucial dynamics for understanding the political use of Twitter by MPs and segregation on the platform. Party-based segregation is more the product of Twitter architecture and parliamentary dynamics than that it is rooted in social inbreeding homophily. By bringing together different literatures in this study, our study suggests that the primacy of political segregation at the supply level of politics is structural in terms of digital architectures and actor-based in terms of MPs predominantly acting out of electoral reasons and less in terms of democratic deliberation or countering socio-demographic power differentials.</w:t>
      </w:r>
      <w:r>
        <w:rPr>
          <w:lang w:val="en-US"/>
        </w:rPr>
        <w:t xml:space="preserve"> </w:t>
      </w:r>
    </w:p>
    <w:p w14:paraId="5BA55183" w14:textId="4AF522F8" w:rsidR="002C6765" w:rsidRDefault="00292B97" w:rsidP="00B6661A">
      <w:pPr>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moved away from the elections, as we have seen before that activities spike around elections (e.g. </w:t>
      </w:r>
      <w:commentRangeStart w:id="48"/>
      <w:r w:rsidR="002C6765">
        <w:rPr>
          <w:lang w:val="en-US"/>
        </w:rPr>
        <w:t xml:space="preserve">Vergeer, </w:t>
      </w:r>
      <w:proofErr w:type="spellStart"/>
      <w:r w:rsidR="002C6765">
        <w:rPr>
          <w:lang w:val="en-US"/>
        </w:rPr>
        <w:t>Hermans</w:t>
      </w:r>
      <w:proofErr w:type="spellEnd"/>
      <w:r w:rsidR="002C6765">
        <w:rPr>
          <w:lang w:val="en-US"/>
        </w:rPr>
        <w:t xml:space="preserve"> and </w:t>
      </w:r>
      <w:proofErr w:type="spellStart"/>
      <w:r w:rsidR="002C6765">
        <w:rPr>
          <w:lang w:val="en-US"/>
        </w:rPr>
        <w:t>Sams</w:t>
      </w:r>
      <w:proofErr w:type="spellEnd"/>
      <w:r w:rsidR="002C6765">
        <w:rPr>
          <w:lang w:val="en-US"/>
        </w:rPr>
        <w:t>, 2013</w:t>
      </w:r>
      <w:commentRangeEnd w:id="48"/>
      <w:r w:rsidR="002C6765">
        <w:rPr>
          <w:rStyle w:val="Verwijzingopmerking"/>
        </w:rPr>
        <w:commentReference w:id="48"/>
      </w:r>
      <w:r w:rsidR="002C6765">
        <w:rPr>
          <w:lang w:val="en-US"/>
        </w:rPr>
        <w:t xml:space="preserve">). In terms </w:t>
      </w:r>
      <w:commentRangeStart w:id="49"/>
      <w:commentRangeStart w:id="50"/>
      <w:r w:rsidR="002C6765">
        <w:rPr>
          <w:lang w:val="en-US"/>
        </w:rPr>
        <w:t xml:space="preserve">of party-based segregation, however, no discernible trends was found in our time-window. </w:t>
      </w:r>
      <w:commentRangeEnd w:id="49"/>
      <w:r w:rsidR="002C6765">
        <w:rPr>
          <w:rStyle w:val="Verwijzingopmerking"/>
        </w:rPr>
        <w:commentReference w:id="49"/>
      </w:r>
      <w:commentRangeEnd w:id="50"/>
      <w:r>
        <w:rPr>
          <w:rStyle w:val="Verwijzingopmerking"/>
        </w:rPr>
        <w:commentReference w:id="50"/>
      </w:r>
      <w:r w:rsidR="002C6765">
        <w:rPr>
          <w:lang w:val="en-US"/>
        </w:rPr>
        <w:t xml:space="preserve">In other words, the dynamics caused by the Twitter architecture and the political logic are far from all determining and other forces keep the degree of segregation somewhat in check. </w:t>
      </w:r>
    </w:p>
    <w:p w14:paraId="7034FCF5" w14:textId="6E19D95F" w:rsidR="002C6765" w:rsidRDefault="002C6765" w:rsidP="00B6661A">
      <w:pPr>
        <w:ind w:firstLine="708"/>
        <w:jc w:val="both"/>
        <w:rPr>
          <w:lang w:val="en-US"/>
        </w:rPr>
      </w:pPr>
      <w:r>
        <w:rPr>
          <w:lang w:val="en-US"/>
        </w:rPr>
        <w:t>The brings us to one of the main limitation, or future extension, of this study: in multiparty systems</w:t>
      </w:r>
      <w:r w:rsidR="00C23FF1">
        <w:rPr>
          <w:lang w:val="en-US"/>
        </w:rPr>
        <w:t>,</w:t>
      </w:r>
      <w:r>
        <w:rPr>
          <w:lang w:val="en-US"/>
        </w:rPr>
        <w:t xml:space="preserve"> some parties are closer to each other than other</w:t>
      </w:r>
      <w:r w:rsidR="0096565F">
        <w:rPr>
          <w:lang w:val="en-US"/>
        </w:rPr>
        <w:t>s</w:t>
      </w:r>
      <w:r>
        <w:rPr>
          <w:lang w:val="en-US"/>
        </w:rPr>
        <w:t>, which often aligns with electoral choice sets. As a consequence</w:t>
      </w:r>
      <w:r w:rsidR="0096565F">
        <w:rPr>
          <w:lang w:val="en-US"/>
        </w:rPr>
        <w:t>,</w:t>
      </w:r>
      <w:r>
        <w:rPr>
          <w:lang w:val="en-US"/>
        </w:rPr>
        <w:t xml:space="preserve"> parties that are closer have incentives to work together to get things done, but </w:t>
      </w:r>
      <w:r w:rsidR="00BE5EE8">
        <w:rPr>
          <w:lang w:val="en-US"/>
        </w:rPr>
        <w:t xml:space="preserve">may also want </w:t>
      </w:r>
      <w:r>
        <w:rPr>
          <w:lang w:val="en-US"/>
        </w:rPr>
        <w:t>to contrast themselves to each other as they compete over subset</w:t>
      </w:r>
      <w:r w:rsidR="0096565F">
        <w:rPr>
          <w:lang w:val="en-US"/>
        </w:rPr>
        <w:t>s</w:t>
      </w:r>
      <w:r>
        <w:rPr>
          <w:lang w:val="en-US"/>
        </w:rPr>
        <w:t xml:space="preserve"> of voters</w:t>
      </w:r>
      <w:r w:rsidR="00BE5EE8">
        <w:rPr>
          <w:lang w:val="en-US"/>
        </w:rPr>
        <w:t>, especially during elections</w:t>
      </w:r>
      <w:r>
        <w:rPr>
          <w:lang w:val="en-US"/>
        </w:rPr>
        <w:t>. How these two aspects balance out and what the impact thereof is for MPs Twitter network segregation is hard to say at this point</w:t>
      </w:r>
      <w:r w:rsidR="00F31FEB">
        <w:rPr>
          <w:lang w:val="en-US"/>
        </w:rPr>
        <w:t xml:space="preserve">. Enriching Twitter data of MPs with </w:t>
      </w:r>
      <w:r w:rsidR="00BE5EE8">
        <w:rPr>
          <w:lang w:val="en-US"/>
        </w:rPr>
        <w:t xml:space="preserve">publicly available </w:t>
      </w:r>
      <w:r>
        <w:rPr>
          <w:lang w:val="en-US"/>
        </w:rPr>
        <w:t xml:space="preserve">information </w:t>
      </w:r>
      <w:r w:rsidR="0096565F">
        <w:rPr>
          <w:lang w:val="en-US"/>
        </w:rPr>
        <w:t xml:space="preserve">on (offline) </w:t>
      </w:r>
      <w:r w:rsidR="00F31FEB">
        <w:rPr>
          <w:lang w:val="en-US"/>
        </w:rPr>
        <w:t xml:space="preserve">collaboration networks </w:t>
      </w:r>
      <w:r w:rsidR="00BE5EE8" w:rsidRPr="00BE5EE8">
        <w:rPr>
          <w:highlight w:val="yellow"/>
          <w:lang w:val="en-US"/>
        </w:rPr>
        <w:t>(</w:t>
      </w:r>
      <w:proofErr w:type="spellStart"/>
      <w:r w:rsidR="00BE5EE8" w:rsidRPr="00BE5EE8">
        <w:rPr>
          <w:highlight w:val="yellow"/>
          <w:lang w:val="en-US"/>
        </w:rPr>
        <w:t>samen</w:t>
      </w:r>
      <w:proofErr w:type="spellEnd"/>
      <w:r w:rsidR="00BE5EE8" w:rsidRPr="00BE5EE8">
        <w:rPr>
          <w:highlight w:val="yellow"/>
          <w:lang w:val="en-US"/>
        </w:rPr>
        <w:t xml:space="preserve"> </w:t>
      </w:r>
      <w:proofErr w:type="spellStart"/>
      <w:r w:rsidR="00BE5EE8" w:rsidRPr="00BE5EE8">
        <w:rPr>
          <w:highlight w:val="yellow"/>
          <w:lang w:val="en-US"/>
        </w:rPr>
        <w:t>wetsvoorstel</w:t>
      </w:r>
      <w:proofErr w:type="spellEnd"/>
      <w:r w:rsidR="00BE5EE8" w:rsidRPr="00BE5EE8">
        <w:rPr>
          <w:highlight w:val="yellow"/>
          <w:lang w:val="en-US"/>
        </w:rPr>
        <w:t xml:space="preserve"> </w:t>
      </w:r>
      <w:proofErr w:type="spellStart"/>
      <w:r w:rsidR="00BE5EE8" w:rsidRPr="00BE5EE8">
        <w:rPr>
          <w:highlight w:val="yellow"/>
          <w:lang w:val="en-US"/>
        </w:rPr>
        <w:t>indienen</w:t>
      </w:r>
      <w:proofErr w:type="spellEnd"/>
      <w:r w:rsidR="00BE5EE8" w:rsidRPr="00BE5EE8">
        <w:rPr>
          <w:highlight w:val="yellow"/>
          <w:lang w:val="en-US"/>
        </w:rPr>
        <w:t xml:space="preserve">, in </w:t>
      </w:r>
      <w:proofErr w:type="spellStart"/>
      <w:r w:rsidR="00BE5EE8" w:rsidRPr="00BE5EE8">
        <w:rPr>
          <w:highlight w:val="yellow"/>
          <w:lang w:val="en-US"/>
        </w:rPr>
        <w:t>zelfde</w:t>
      </w:r>
      <w:proofErr w:type="spellEnd"/>
      <w:r w:rsidR="00BE5EE8" w:rsidRPr="00BE5EE8">
        <w:rPr>
          <w:highlight w:val="yellow"/>
          <w:lang w:val="en-US"/>
        </w:rPr>
        <w:t xml:space="preserve"> </w:t>
      </w:r>
      <w:proofErr w:type="spellStart"/>
      <w:r w:rsidR="00BE5EE8" w:rsidRPr="00BE5EE8">
        <w:rPr>
          <w:highlight w:val="yellow"/>
          <w:lang w:val="en-US"/>
        </w:rPr>
        <w:t>commissie</w:t>
      </w:r>
      <w:proofErr w:type="spellEnd"/>
      <w:r w:rsidR="00BE5EE8" w:rsidRPr="00BE5EE8">
        <w:rPr>
          <w:highlight w:val="yellow"/>
          <w:lang w:val="en-US"/>
        </w:rPr>
        <w:t xml:space="preserve"> </w:t>
      </w:r>
      <w:proofErr w:type="spellStart"/>
      <w:r w:rsidR="00BE5EE8" w:rsidRPr="00BE5EE8">
        <w:rPr>
          <w:highlight w:val="yellow"/>
          <w:lang w:val="en-US"/>
        </w:rPr>
        <w:t>zitten</w:t>
      </w:r>
      <w:proofErr w:type="spellEnd"/>
      <w:r w:rsidR="00BE5EE8" w:rsidRPr="00BE5EE8">
        <w:rPr>
          <w:highlight w:val="yellow"/>
          <w:lang w:val="en-US"/>
        </w:rPr>
        <w:t>)</w:t>
      </w:r>
      <w:r w:rsidR="00817E70">
        <w:rPr>
          <w:lang w:val="en-US"/>
        </w:rPr>
        <w:t>,</w:t>
      </w:r>
      <w:r w:rsidR="00BE5EE8">
        <w:rPr>
          <w:lang w:val="en-US"/>
        </w:rPr>
        <w:t xml:space="preserve"> or </w:t>
      </w:r>
      <w:r>
        <w:rPr>
          <w:lang w:val="en-US"/>
        </w:rPr>
        <w:t xml:space="preserve">with (full) MP survey data could provide important new avenues for research. </w:t>
      </w:r>
      <w:commentRangeStart w:id="51"/>
      <w:r>
        <w:rPr>
          <w:lang w:val="en-US"/>
        </w:rPr>
        <w:t>Similarly, in the end, our longitudinal perspective was restricted by the data and we would have been able to draw more detail</w:t>
      </w:r>
      <w:r w:rsidR="00BE5EE8">
        <w:rPr>
          <w:lang w:val="en-US"/>
        </w:rPr>
        <w:t>ed</w:t>
      </w:r>
      <w:r>
        <w:rPr>
          <w:lang w:val="en-US"/>
        </w:rPr>
        <w:t xml:space="preserve"> conclusions on </w:t>
      </w:r>
      <w:r w:rsidR="00817E70">
        <w:rPr>
          <w:lang w:val="en-US"/>
        </w:rPr>
        <w:t>the development of segregation over time i</w:t>
      </w:r>
      <w:r>
        <w:rPr>
          <w:lang w:val="en-US"/>
        </w:rPr>
        <w:t>f we had access the development of the networks on a monthly basis over a longer time period. However, the full network data on the Dutch parliament at different time points for three network layers, being analyses both descriptively and with formal network analyses test provided unique insights into the dynamics already and allowed us to draw robust conclusion as results were stable over time as well as over methods of analysis.</w:t>
      </w:r>
      <w:commentRangeEnd w:id="51"/>
      <w:r>
        <w:rPr>
          <w:rStyle w:val="Verwijzingopmerking"/>
        </w:rPr>
        <w:commentReference w:id="51"/>
      </w:r>
    </w:p>
    <w:p w14:paraId="3BD93233" w14:textId="0263CD2C" w:rsidR="002C6765" w:rsidRDefault="002C6765" w:rsidP="00B6661A">
      <w:pPr>
        <w:jc w:val="both"/>
        <w:rPr>
          <w:lang w:val="en-US"/>
        </w:rPr>
      </w:pPr>
      <w:commentRangeStart w:id="52"/>
      <w:r>
        <w:rPr>
          <w:lang w:val="en-US"/>
        </w:rPr>
        <w:t xml:space="preserve">Altogether </w:t>
      </w:r>
      <w:commentRangeEnd w:id="52"/>
      <w:r>
        <w:rPr>
          <w:rStyle w:val="Verwijzingopmerking"/>
        </w:rPr>
        <w:commentReference w:id="52"/>
      </w:r>
      <w:r>
        <w:rPr>
          <w:lang w:val="en-US"/>
        </w:rPr>
        <w:t>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Pr>
          <w:lang w:val="en-US"/>
        </w:rPr>
        <w:t xml:space="preserve">, the medium does not live up to this potential among MPs: while they can already talk to each other </w:t>
      </w:r>
      <w:r>
        <w:rPr>
          <w:lang w:val="en-US"/>
        </w:rPr>
        <w:lastRenderedPageBreak/>
        <w:t xml:space="preserve">quite easily within their own party or given that they are ideologically or physically closer in the actual parliament, Twitter networks do not actively counter these dynamics, they mainly replicate them. Even the @mention layer shows withing party preferences, although those are the weakest in this layer of Twitter.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7CAF5460" w14:textId="77777777" w:rsidR="00793CE8" w:rsidRPr="00E16B67" w:rsidRDefault="00793CE8">
      <w:pPr>
        <w:spacing w:line="276" w:lineRule="auto"/>
        <w:ind w:firstLine="0"/>
        <w:rPr>
          <w:b/>
          <w:bCs/>
          <w:iCs/>
          <w:lang w:val="en-GB"/>
        </w:rPr>
      </w:pPr>
    </w:p>
    <w:p w14:paraId="54BC042E" w14:textId="77777777" w:rsidR="00C50B44" w:rsidRPr="00C50B44" w:rsidRDefault="00793CE8" w:rsidP="00C50B44">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C50B44" w:rsidRPr="00C50B44">
        <w:rPr>
          <w:rFonts w:ascii="Calibri" w:hAnsi="Calibri" w:cs="Calibri"/>
          <w:lang w:val="en-GB"/>
        </w:rPr>
        <w:t xml:space="preserve">Bird, Karen. 2005. ‘The Political Representation of Visible Minorities in Electoral Democracies: A Comparison of France, Denmark, and Canada’. </w:t>
      </w:r>
      <w:r w:rsidR="00C50B44" w:rsidRPr="00C50B44">
        <w:rPr>
          <w:rFonts w:ascii="Calibri" w:hAnsi="Calibri" w:cs="Calibri"/>
          <w:i/>
          <w:iCs/>
          <w:lang w:val="en-GB"/>
        </w:rPr>
        <w:t>Nationalism and Ethnic Politics</w:t>
      </w:r>
      <w:r w:rsidR="00C50B44" w:rsidRPr="00C50B44">
        <w:rPr>
          <w:rFonts w:ascii="Calibri" w:hAnsi="Calibri" w:cs="Calibri"/>
          <w:lang w:val="en-GB"/>
        </w:rPr>
        <w:t xml:space="preserve"> 11(4):425–65.</w:t>
      </w:r>
    </w:p>
    <w:p w14:paraId="4BF92CEF"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Bloemraad</w:t>
      </w:r>
      <w:proofErr w:type="spellEnd"/>
      <w:r w:rsidRPr="00C50B44">
        <w:rPr>
          <w:rFonts w:ascii="Calibri" w:hAnsi="Calibri" w:cs="Calibri"/>
          <w:lang w:val="en-GB"/>
        </w:rPr>
        <w:t xml:space="preserve">, Irene, and Karen </w:t>
      </w:r>
      <w:proofErr w:type="spellStart"/>
      <w:r w:rsidRPr="00C50B44">
        <w:rPr>
          <w:rFonts w:ascii="Calibri" w:hAnsi="Calibri" w:cs="Calibri"/>
          <w:lang w:val="en-GB"/>
        </w:rPr>
        <w:t>Schönwälder</w:t>
      </w:r>
      <w:proofErr w:type="spellEnd"/>
      <w:r w:rsidRPr="00C50B44">
        <w:rPr>
          <w:rFonts w:ascii="Calibri" w:hAnsi="Calibri" w:cs="Calibri"/>
          <w:lang w:val="en-GB"/>
        </w:rPr>
        <w:t xml:space="preserve">. 2013. ‘Immigrant and Ethnic Minority Representation in Europe: Conceptual Challenges and Theoretical Approaches’. </w:t>
      </w:r>
      <w:r w:rsidRPr="00C50B44">
        <w:rPr>
          <w:rFonts w:ascii="Calibri" w:hAnsi="Calibri" w:cs="Calibri"/>
          <w:i/>
          <w:iCs/>
          <w:lang w:val="en-GB"/>
        </w:rPr>
        <w:t>West European Politics</w:t>
      </w:r>
      <w:r w:rsidRPr="00C50B44">
        <w:rPr>
          <w:rFonts w:ascii="Calibri" w:hAnsi="Calibri" w:cs="Calibri"/>
          <w:lang w:val="en-GB"/>
        </w:rPr>
        <w:t xml:space="preserve"> 36(3):564–79.</w:t>
      </w:r>
    </w:p>
    <w:p w14:paraId="313D9D99"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Bojanowski, Micha\l, and </w:t>
      </w:r>
      <w:proofErr w:type="spellStart"/>
      <w:r w:rsidRPr="00C50B44">
        <w:rPr>
          <w:rFonts w:ascii="Calibri" w:hAnsi="Calibri" w:cs="Calibri"/>
          <w:lang w:val="en-GB"/>
        </w:rPr>
        <w:t>Rense</w:t>
      </w:r>
      <w:proofErr w:type="spellEnd"/>
      <w:r w:rsidRPr="00C50B44">
        <w:rPr>
          <w:rFonts w:ascii="Calibri" w:hAnsi="Calibri" w:cs="Calibri"/>
          <w:lang w:val="en-GB"/>
        </w:rPr>
        <w:t xml:space="preserve"> Corten. 2014. ‘Measuring Segregation in Social Networks’. </w:t>
      </w:r>
      <w:r w:rsidRPr="00C50B44">
        <w:rPr>
          <w:rFonts w:ascii="Calibri" w:hAnsi="Calibri" w:cs="Calibri"/>
          <w:i/>
          <w:iCs/>
          <w:lang w:val="en-GB"/>
        </w:rPr>
        <w:t>Social Networks</w:t>
      </w:r>
      <w:r w:rsidRPr="00C50B44">
        <w:rPr>
          <w:rFonts w:ascii="Calibri" w:hAnsi="Calibri" w:cs="Calibri"/>
          <w:lang w:val="en-GB"/>
        </w:rPr>
        <w:t xml:space="preserve"> 39:14–32.</w:t>
      </w:r>
    </w:p>
    <w:p w14:paraId="23D3C915"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Bossetta</w:t>
      </w:r>
      <w:proofErr w:type="spellEnd"/>
      <w:r w:rsidRPr="00C50B44">
        <w:rPr>
          <w:rFonts w:ascii="Calibri" w:hAnsi="Calibri" w:cs="Calibri"/>
          <w:lang w:val="en-GB"/>
        </w:rPr>
        <w:t xml:space="preserve">, Michael. 2018. ‘The Digital Architectures of Social Media: Comparing Political Campaigning on Facebook, Twitter, Instagram, and Snapchat in the 2016 US Election’. </w:t>
      </w:r>
      <w:r w:rsidRPr="00C50B44">
        <w:rPr>
          <w:rFonts w:ascii="Calibri" w:hAnsi="Calibri" w:cs="Calibri"/>
          <w:i/>
          <w:iCs/>
          <w:lang w:val="en-GB"/>
        </w:rPr>
        <w:t>Journalism &amp; Mass Communication Quarterly</w:t>
      </w:r>
      <w:r w:rsidRPr="00C50B44">
        <w:rPr>
          <w:rFonts w:ascii="Calibri" w:hAnsi="Calibri" w:cs="Calibri"/>
          <w:lang w:val="en-GB"/>
        </w:rPr>
        <w:t xml:space="preserve"> 95(2):471–96.</w:t>
      </w:r>
    </w:p>
    <w:p w14:paraId="0ED5DD95"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Boutyline</w:t>
      </w:r>
      <w:proofErr w:type="spellEnd"/>
      <w:r w:rsidRPr="00C50B44">
        <w:rPr>
          <w:rFonts w:ascii="Calibri" w:hAnsi="Calibri" w:cs="Calibri"/>
          <w:lang w:val="en-GB"/>
        </w:rPr>
        <w:t xml:space="preserve">, Andrei, and Robb Willer. 2017. ‘The Social Structure of Political Echo Chambers: Variation in Ideological Homophily in Online Networks’. </w:t>
      </w:r>
      <w:r w:rsidRPr="00C50B44">
        <w:rPr>
          <w:rFonts w:ascii="Calibri" w:hAnsi="Calibri" w:cs="Calibri"/>
          <w:i/>
          <w:iCs/>
          <w:lang w:val="en-GB"/>
        </w:rPr>
        <w:t>Political Psychology</w:t>
      </w:r>
      <w:r w:rsidRPr="00C50B44">
        <w:rPr>
          <w:rFonts w:ascii="Calibri" w:hAnsi="Calibri" w:cs="Calibri"/>
          <w:lang w:val="en-GB"/>
        </w:rPr>
        <w:t xml:space="preserve"> 38(3):551–69.</w:t>
      </w:r>
    </w:p>
    <w:p w14:paraId="3DA26463"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Boyd, </w:t>
      </w:r>
      <w:proofErr w:type="spellStart"/>
      <w:r w:rsidRPr="00C50B44">
        <w:rPr>
          <w:rFonts w:ascii="Calibri" w:hAnsi="Calibri" w:cs="Calibri"/>
          <w:lang w:val="en-GB"/>
        </w:rPr>
        <w:t>Danah</w:t>
      </w:r>
      <w:proofErr w:type="spellEnd"/>
      <w:r w:rsidRPr="00C50B44">
        <w:rPr>
          <w:rFonts w:ascii="Calibri" w:hAnsi="Calibri" w:cs="Calibri"/>
          <w:lang w:val="en-GB"/>
        </w:rPr>
        <w:t xml:space="preserve">, Scott Golder, and Gilad Lotan. 2010. ‘Tweet, Tweet, Retweet: Conversational Aspects of Retweeting on Twitter’. Pp. 1–10 in </w:t>
      </w:r>
      <w:r w:rsidRPr="00C50B44">
        <w:rPr>
          <w:rFonts w:ascii="Calibri" w:hAnsi="Calibri" w:cs="Calibri"/>
          <w:i/>
          <w:iCs/>
          <w:lang w:val="en-GB"/>
        </w:rPr>
        <w:t>2010 43rd Hawaii international conference on system sciences</w:t>
      </w:r>
      <w:r w:rsidRPr="00C50B44">
        <w:rPr>
          <w:rFonts w:ascii="Calibri" w:hAnsi="Calibri" w:cs="Calibri"/>
          <w:lang w:val="en-GB"/>
        </w:rPr>
        <w:t>. IEEE.</w:t>
      </w:r>
    </w:p>
    <w:p w14:paraId="19F1F9D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C50B44">
        <w:rPr>
          <w:rFonts w:ascii="Calibri" w:hAnsi="Calibri" w:cs="Calibri"/>
          <w:i/>
          <w:iCs/>
          <w:lang w:val="en-GB"/>
        </w:rPr>
        <w:t>Journal of Communication</w:t>
      </w:r>
      <w:r w:rsidRPr="00C50B44">
        <w:rPr>
          <w:rFonts w:ascii="Calibri" w:hAnsi="Calibri" w:cs="Calibri"/>
          <w:lang w:val="en-GB"/>
        </w:rPr>
        <w:t xml:space="preserve"> 60(4):680–700.</w:t>
      </w:r>
    </w:p>
    <w:p w14:paraId="730A78B5"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Casal</w:t>
      </w:r>
      <w:proofErr w:type="spellEnd"/>
      <w:r w:rsidRPr="00C50B44">
        <w:rPr>
          <w:rFonts w:ascii="Calibri" w:hAnsi="Calibri" w:cs="Calibri"/>
          <w:lang w:val="en-GB"/>
        </w:rPr>
        <w:t xml:space="preserve"> </w:t>
      </w:r>
      <w:proofErr w:type="spellStart"/>
      <w:r w:rsidRPr="00C50B44">
        <w:rPr>
          <w:rFonts w:ascii="Calibri" w:hAnsi="Calibri" w:cs="Calibri"/>
          <w:lang w:val="en-GB"/>
        </w:rPr>
        <w:t>Bértoa</w:t>
      </w:r>
      <w:proofErr w:type="spellEnd"/>
      <w:r w:rsidRPr="00C50B44">
        <w:rPr>
          <w:rFonts w:ascii="Calibri" w:hAnsi="Calibri" w:cs="Calibri"/>
          <w:lang w:val="en-GB"/>
        </w:rPr>
        <w:t xml:space="preserve">, F. 2021. </w:t>
      </w:r>
      <w:r w:rsidRPr="00C50B44">
        <w:rPr>
          <w:rFonts w:ascii="Calibri" w:hAnsi="Calibri" w:cs="Calibri"/>
          <w:i/>
          <w:iCs/>
          <w:lang w:val="en-GB"/>
        </w:rPr>
        <w:t xml:space="preserve">Database on WHO GOVERNS in Europe and beyond, </w:t>
      </w:r>
      <w:proofErr w:type="spellStart"/>
      <w:r w:rsidRPr="00C50B44">
        <w:rPr>
          <w:rFonts w:ascii="Calibri" w:hAnsi="Calibri" w:cs="Calibri"/>
          <w:i/>
          <w:iCs/>
          <w:lang w:val="en-GB"/>
        </w:rPr>
        <w:t>PSGo</w:t>
      </w:r>
      <w:proofErr w:type="spellEnd"/>
      <w:r w:rsidRPr="00C50B44">
        <w:rPr>
          <w:rFonts w:ascii="Calibri" w:hAnsi="Calibri" w:cs="Calibri"/>
          <w:lang w:val="en-GB"/>
        </w:rPr>
        <w:t>.</w:t>
      </w:r>
    </w:p>
    <w:p w14:paraId="73C59C28"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Celis</w:t>
      </w:r>
      <w:proofErr w:type="spellEnd"/>
      <w:r w:rsidRPr="00C50B44">
        <w:rPr>
          <w:rFonts w:ascii="Calibri" w:hAnsi="Calibri" w:cs="Calibri"/>
          <w:lang w:val="en-GB"/>
        </w:rPr>
        <w:t xml:space="preserve">, Karen, and Liza M. </w:t>
      </w:r>
      <w:proofErr w:type="spellStart"/>
      <w:r w:rsidRPr="00C50B44">
        <w:rPr>
          <w:rFonts w:ascii="Calibri" w:hAnsi="Calibri" w:cs="Calibri"/>
          <w:lang w:val="en-GB"/>
        </w:rPr>
        <w:t>Mügge</w:t>
      </w:r>
      <w:proofErr w:type="spellEnd"/>
      <w:r w:rsidRPr="00C50B44">
        <w:rPr>
          <w:rFonts w:ascii="Calibri" w:hAnsi="Calibri" w:cs="Calibri"/>
          <w:lang w:val="en-GB"/>
        </w:rPr>
        <w:t xml:space="preserve">. 2018. ‘Whose Equality? Measuring Group Representation’. </w:t>
      </w:r>
      <w:r w:rsidRPr="00C50B44">
        <w:rPr>
          <w:rFonts w:ascii="Calibri" w:hAnsi="Calibri" w:cs="Calibri"/>
          <w:i/>
          <w:iCs/>
          <w:lang w:val="en-GB"/>
        </w:rPr>
        <w:t>Politics</w:t>
      </w:r>
      <w:r w:rsidRPr="00C50B44">
        <w:rPr>
          <w:rFonts w:ascii="Calibri" w:hAnsi="Calibri" w:cs="Calibri"/>
          <w:lang w:val="en-GB"/>
        </w:rPr>
        <w:t xml:space="preserve"> 38(2):197–213.</w:t>
      </w:r>
    </w:p>
    <w:p w14:paraId="7F0493A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Colleoni, Elanor, Alessandro </w:t>
      </w:r>
      <w:proofErr w:type="spellStart"/>
      <w:r w:rsidRPr="00C50B44">
        <w:rPr>
          <w:rFonts w:ascii="Calibri" w:hAnsi="Calibri" w:cs="Calibri"/>
          <w:lang w:val="en-GB"/>
        </w:rPr>
        <w:t>Rozza</w:t>
      </w:r>
      <w:proofErr w:type="spellEnd"/>
      <w:r w:rsidRPr="00C50B44">
        <w:rPr>
          <w:rFonts w:ascii="Calibri" w:hAnsi="Calibri" w:cs="Calibri"/>
          <w:lang w:val="en-GB"/>
        </w:rPr>
        <w:t xml:space="preserve">, and Adam Arvidsson. 2014. ‘Echo Chamber or Public Sphere? Predicting Political Orientation and Measuring Political Homophily in Twitter Using Big Data’. </w:t>
      </w:r>
      <w:r w:rsidRPr="00C50B44">
        <w:rPr>
          <w:rFonts w:ascii="Calibri" w:hAnsi="Calibri" w:cs="Calibri"/>
          <w:i/>
          <w:iCs/>
          <w:lang w:val="en-GB"/>
        </w:rPr>
        <w:t>Journal of Communication</w:t>
      </w:r>
      <w:r w:rsidRPr="00C50B44">
        <w:rPr>
          <w:rFonts w:ascii="Calibri" w:hAnsi="Calibri" w:cs="Calibri"/>
          <w:lang w:val="en-GB"/>
        </w:rPr>
        <w:t xml:space="preserve"> 64(2):317–32.</w:t>
      </w:r>
    </w:p>
    <w:p w14:paraId="6DA167E0"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Dahlerup</w:t>
      </w:r>
      <w:proofErr w:type="spellEnd"/>
      <w:r w:rsidRPr="00C50B44">
        <w:rPr>
          <w:rFonts w:ascii="Calibri" w:hAnsi="Calibri" w:cs="Calibri"/>
          <w:lang w:val="en-GB"/>
        </w:rPr>
        <w:t xml:space="preserve">, </w:t>
      </w:r>
      <w:proofErr w:type="spellStart"/>
      <w:r w:rsidRPr="00C50B44">
        <w:rPr>
          <w:rFonts w:ascii="Calibri" w:hAnsi="Calibri" w:cs="Calibri"/>
          <w:lang w:val="en-GB"/>
        </w:rPr>
        <w:t>Drude</w:t>
      </w:r>
      <w:proofErr w:type="spellEnd"/>
      <w:r w:rsidRPr="00C50B44">
        <w:rPr>
          <w:rFonts w:ascii="Calibri" w:hAnsi="Calibri" w:cs="Calibri"/>
          <w:lang w:val="en-GB"/>
        </w:rPr>
        <w:t xml:space="preserve">, and Monique </w:t>
      </w:r>
      <w:proofErr w:type="spellStart"/>
      <w:r w:rsidRPr="00C50B44">
        <w:rPr>
          <w:rFonts w:ascii="Calibri" w:hAnsi="Calibri" w:cs="Calibri"/>
          <w:lang w:val="en-GB"/>
        </w:rPr>
        <w:t>Leyenaar</w:t>
      </w:r>
      <w:proofErr w:type="spellEnd"/>
      <w:r w:rsidRPr="00C50B44">
        <w:rPr>
          <w:rFonts w:ascii="Calibri" w:hAnsi="Calibri" w:cs="Calibri"/>
          <w:lang w:val="en-GB"/>
        </w:rPr>
        <w:t xml:space="preserve">, eds. 2013. </w:t>
      </w:r>
      <w:r w:rsidRPr="00C50B44">
        <w:rPr>
          <w:rFonts w:ascii="Calibri" w:hAnsi="Calibri" w:cs="Calibri"/>
          <w:i/>
          <w:iCs/>
          <w:lang w:val="en-GB"/>
        </w:rPr>
        <w:t>Breaking Male Dominance in Politics</w:t>
      </w:r>
      <w:r w:rsidRPr="00C50B44">
        <w:rPr>
          <w:rFonts w:ascii="Calibri" w:hAnsi="Calibri" w:cs="Calibri"/>
          <w:lang w:val="en-GB"/>
        </w:rPr>
        <w:t>. Vol. 10. Oxford: OUP.</w:t>
      </w:r>
    </w:p>
    <w:p w14:paraId="641AE01A"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Del Valle, Marc </w:t>
      </w:r>
      <w:proofErr w:type="spellStart"/>
      <w:r w:rsidRPr="00C50B44">
        <w:rPr>
          <w:rFonts w:ascii="Calibri" w:hAnsi="Calibri" w:cs="Calibri"/>
          <w:lang w:val="en-GB"/>
        </w:rPr>
        <w:t>Esteve</w:t>
      </w:r>
      <w:proofErr w:type="spellEnd"/>
      <w:r w:rsidRPr="00C50B44">
        <w:rPr>
          <w:rFonts w:ascii="Calibri" w:hAnsi="Calibri" w:cs="Calibri"/>
          <w:lang w:val="en-GB"/>
        </w:rPr>
        <w:t xml:space="preserve">, and Rosa </w:t>
      </w:r>
      <w:proofErr w:type="spellStart"/>
      <w:r w:rsidRPr="00C50B44">
        <w:rPr>
          <w:rFonts w:ascii="Calibri" w:hAnsi="Calibri" w:cs="Calibri"/>
          <w:lang w:val="en-GB"/>
        </w:rPr>
        <w:t>Borge</w:t>
      </w:r>
      <w:proofErr w:type="spellEnd"/>
      <w:r w:rsidRPr="00C50B44">
        <w:rPr>
          <w:rFonts w:ascii="Calibri" w:hAnsi="Calibri" w:cs="Calibri"/>
          <w:lang w:val="en-GB"/>
        </w:rPr>
        <w:t xml:space="preserve"> Bravo. 2018. ‘Echo Chambers in Parliamentary Twitter Networks: The Catalan Case’. </w:t>
      </w:r>
      <w:r w:rsidRPr="00C50B44">
        <w:rPr>
          <w:rFonts w:ascii="Calibri" w:hAnsi="Calibri" w:cs="Calibri"/>
          <w:i/>
          <w:iCs/>
          <w:lang w:val="en-GB"/>
        </w:rPr>
        <w:t>International Journal of Communication</w:t>
      </w:r>
      <w:r w:rsidRPr="00C50B44">
        <w:rPr>
          <w:rFonts w:ascii="Calibri" w:hAnsi="Calibri" w:cs="Calibri"/>
          <w:lang w:val="en-GB"/>
        </w:rPr>
        <w:t xml:space="preserve"> 12:21.</w:t>
      </w:r>
    </w:p>
    <w:p w14:paraId="76143CA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lastRenderedPageBreak/>
        <w:t xml:space="preserve">Feld, Scott L. 1981. ‘The Focused Organization of Social Ties’. </w:t>
      </w:r>
      <w:r w:rsidRPr="00C50B44">
        <w:rPr>
          <w:rFonts w:ascii="Calibri" w:hAnsi="Calibri" w:cs="Calibri"/>
          <w:i/>
          <w:iCs/>
          <w:lang w:val="en-GB"/>
        </w:rPr>
        <w:t>American Journal of Sociology</w:t>
      </w:r>
      <w:r w:rsidRPr="00C50B44">
        <w:rPr>
          <w:rFonts w:ascii="Calibri" w:hAnsi="Calibri" w:cs="Calibri"/>
          <w:lang w:val="en-GB"/>
        </w:rPr>
        <w:t xml:space="preserve"> 86(5):1015–35.</w:t>
      </w:r>
    </w:p>
    <w:p w14:paraId="0167D280"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Harrigan, Nicholas, </w:t>
      </w:r>
      <w:proofErr w:type="spellStart"/>
      <w:r w:rsidRPr="00C50B44">
        <w:rPr>
          <w:rFonts w:ascii="Calibri" w:hAnsi="Calibri" w:cs="Calibri"/>
          <w:lang w:val="en-GB"/>
        </w:rPr>
        <w:t>Palakorn</w:t>
      </w:r>
      <w:proofErr w:type="spellEnd"/>
      <w:r w:rsidRPr="00C50B44">
        <w:rPr>
          <w:rFonts w:ascii="Calibri" w:hAnsi="Calibri" w:cs="Calibri"/>
          <w:lang w:val="en-GB"/>
        </w:rPr>
        <w:t xml:space="preserve"> </w:t>
      </w:r>
      <w:proofErr w:type="spellStart"/>
      <w:r w:rsidRPr="00C50B44">
        <w:rPr>
          <w:rFonts w:ascii="Calibri" w:hAnsi="Calibri" w:cs="Calibri"/>
          <w:lang w:val="en-GB"/>
        </w:rPr>
        <w:t>Achananuparp</w:t>
      </w:r>
      <w:proofErr w:type="spellEnd"/>
      <w:r w:rsidRPr="00C50B44">
        <w:rPr>
          <w:rFonts w:ascii="Calibri" w:hAnsi="Calibri" w:cs="Calibri"/>
          <w:lang w:val="en-GB"/>
        </w:rPr>
        <w:t xml:space="preserve">, and </w:t>
      </w:r>
      <w:proofErr w:type="spellStart"/>
      <w:r w:rsidRPr="00C50B44">
        <w:rPr>
          <w:rFonts w:ascii="Calibri" w:hAnsi="Calibri" w:cs="Calibri"/>
          <w:lang w:val="en-GB"/>
        </w:rPr>
        <w:t>Ee</w:t>
      </w:r>
      <w:proofErr w:type="spellEnd"/>
      <w:r w:rsidRPr="00C50B44">
        <w:rPr>
          <w:rFonts w:ascii="Calibri" w:hAnsi="Calibri" w:cs="Calibri"/>
          <w:lang w:val="en-GB"/>
        </w:rPr>
        <w:t>-Peng Lim. 2012. ‘</w:t>
      </w:r>
      <w:proofErr w:type="spellStart"/>
      <w:r w:rsidRPr="00C50B44">
        <w:rPr>
          <w:rFonts w:ascii="Calibri" w:hAnsi="Calibri" w:cs="Calibri"/>
          <w:lang w:val="en-GB"/>
        </w:rPr>
        <w:t>Influentials</w:t>
      </w:r>
      <w:proofErr w:type="spellEnd"/>
      <w:r w:rsidRPr="00C50B44">
        <w:rPr>
          <w:rFonts w:ascii="Calibri" w:hAnsi="Calibri" w:cs="Calibri"/>
          <w:lang w:val="en-GB"/>
        </w:rPr>
        <w:t xml:space="preserve">, Novelty, and Social Contagion: The Viral Power of Average Friends, Close Communities, and Old News’. </w:t>
      </w:r>
      <w:r w:rsidRPr="00C50B44">
        <w:rPr>
          <w:rFonts w:ascii="Calibri" w:hAnsi="Calibri" w:cs="Calibri"/>
          <w:i/>
          <w:iCs/>
          <w:lang w:val="en-GB"/>
        </w:rPr>
        <w:t>Social Networks</w:t>
      </w:r>
      <w:r w:rsidRPr="00C50B44">
        <w:rPr>
          <w:rFonts w:ascii="Calibri" w:hAnsi="Calibri" w:cs="Calibri"/>
          <w:lang w:val="en-GB"/>
        </w:rPr>
        <w:t xml:space="preserve"> 34(4):470–80. </w:t>
      </w:r>
      <w:proofErr w:type="spellStart"/>
      <w:r w:rsidRPr="00C50B44">
        <w:rPr>
          <w:rFonts w:ascii="Calibri" w:hAnsi="Calibri" w:cs="Calibri"/>
          <w:lang w:val="en-GB"/>
        </w:rPr>
        <w:t>doi</w:t>
      </w:r>
      <w:proofErr w:type="spellEnd"/>
      <w:r w:rsidRPr="00C50B44">
        <w:rPr>
          <w:rFonts w:ascii="Calibri" w:hAnsi="Calibri" w:cs="Calibri"/>
          <w:lang w:val="en-GB"/>
        </w:rPr>
        <w:t>: 10.1016/j.socnet.2012.02.005.</w:t>
      </w:r>
    </w:p>
    <w:p w14:paraId="0703277C"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Hofstra</w:t>
      </w:r>
      <w:proofErr w:type="spellEnd"/>
      <w:r w:rsidRPr="00C50B44">
        <w:rPr>
          <w:rFonts w:ascii="Calibri" w:hAnsi="Calibri" w:cs="Calibri"/>
          <w:lang w:val="en-GB"/>
        </w:rPr>
        <w:t xml:space="preserve">, Bas, </w:t>
      </w:r>
      <w:proofErr w:type="spellStart"/>
      <w:r w:rsidRPr="00C50B44">
        <w:rPr>
          <w:rFonts w:ascii="Calibri" w:hAnsi="Calibri" w:cs="Calibri"/>
          <w:lang w:val="en-GB"/>
        </w:rPr>
        <w:t>Rense</w:t>
      </w:r>
      <w:proofErr w:type="spellEnd"/>
      <w:r w:rsidRPr="00C50B44">
        <w:rPr>
          <w:rFonts w:ascii="Calibri" w:hAnsi="Calibri" w:cs="Calibri"/>
          <w:lang w:val="en-GB"/>
        </w:rPr>
        <w:t xml:space="preserve"> Corten, Frank Van Tubergen, and Nicole B. Ellison. 2017. ‘Sources of Segregation in Social Networks: A Novel Approach Using Facebook’. </w:t>
      </w:r>
      <w:r w:rsidRPr="00C50B44">
        <w:rPr>
          <w:rFonts w:ascii="Calibri" w:hAnsi="Calibri" w:cs="Calibri"/>
          <w:i/>
          <w:iCs/>
          <w:lang w:val="en-GB"/>
        </w:rPr>
        <w:t>American Sociological Review</w:t>
      </w:r>
      <w:r w:rsidRPr="00C50B44">
        <w:rPr>
          <w:rFonts w:ascii="Calibri" w:hAnsi="Calibri" w:cs="Calibri"/>
          <w:lang w:val="en-GB"/>
        </w:rPr>
        <w:t xml:space="preserve"> 82(3):625–56.</w:t>
      </w:r>
    </w:p>
    <w:p w14:paraId="1F0E6F41"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Hsu, </w:t>
      </w:r>
      <w:proofErr w:type="spellStart"/>
      <w:r w:rsidRPr="00C50B44">
        <w:rPr>
          <w:rFonts w:ascii="Calibri" w:hAnsi="Calibri" w:cs="Calibri"/>
          <w:lang w:val="en-GB"/>
        </w:rPr>
        <w:t>Chien-leng</w:t>
      </w:r>
      <w:proofErr w:type="spellEnd"/>
      <w:r w:rsidRPr="00C50B44">
        <w:rPr>
          <w:rFonts w:ascii="Calibri" w:hAnsi="Calibri" w:cs="Calibri"/>
          <w:lang w:val="en-GB"/>
        </w:rPr>
        <w:t xml:space="preserve">, and Han Woo Park. 2012. ‘Mapping Online Social Networks of Korean Politicians’. </w:t>
      </w:r>
      <w:r w:rsidRPr="00C50B44">
        <w:rPr>
          <w:rFonts w:ascii="Calibri" w:hAnsi="Calibri" w:cs="Calibri"/>
          <w:i/>
          <w:iCs/>
          <w:lang w:val="en-GB"/>
        </w:rPr>
        <w:t>Government Information Quarterly</w:t>
      </w:r>
      <w:r w:rsidRPr="00C50B44">
        <w:rPr>
          <w:rFonts w:ascii="Calibri" w:hAnsi="Calibri" w:cs="Calibri"/>
          <w:lang w:val="en-GB"/>
        </w:rPr>
        <w:t xml:space="preserve"> 29(2):169–81.</w:t>
      </w:r>
    </w:p>
    <w:p w14:paraId="07CEE03A"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Jacobs, Kristof, and Niels </w:t>
      </w:r>
      <w:proofErr w:type="spellStart"/>
      <w:r w:rsidRPr="00C50B44">
        <w:rPr>
          <w:rFonts w:ascii="Calibri" w:hAnsi="Calibri" w:cs="Calibri"/>
          <w:lang w:val="en-GB"/>
        </w:rPr>
        <w:t>Spierings</w:t>
      </w:r>
      <w:proofErr w:type="spellEnd"/>
      <w:r w:rsidRPr="00C50B44">
        <w:rPr>
          <w:rFonts w:ascii="Calibri" w:hAnsi="Calibri" w:cs="Calibri"/>
          <w:lang w:val="en-GB"/>
        </w:rPr>
        <w:t xml:space="preserve">. 2016. </w:t>
      </w:r>
      <w:r w:rsidRPr="00C50B44">
        <w:rPr>
          <w:rFonts w:ascii="Calibri" w:hAnsi="Calibri" w:cs="Calibri"/>
          <w:i/>
          <w:iCs/>
          <w:lang w:val="en-GB"/>
        </w:rPr>
        <w:t>Social Media, Parties, and Political Inequalities</w:t>
      </w:r>
      <w:r w:rsidRPr="00C50B44">
        <w:rPr>
          <w:rFonts w:ascii="Calibri" w:hAnsi="Calibri" w:cs="Calibri"/>
          <w:lang w:val="en-GB"/>
        </w:rPr>
        <w:t>. Springer.</w:t>
      </w:r>
    </w:p>
    <w:p w14:paraId="267CD778"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Jacobs, Kristof, and Niels </w:t>
      </w:r>
      <w:proofErr w:type="spellStart"/>
      <w:r w:rsidRPr="00C50B44">
        <w:rPr>
          <w:rFonts w:ascii="Calibri" w:hAnsi="Calibri" w:cs="Calibri"/>
          <w:lang w:val="en-GB"/>
        </w:rPr>
        <w:t>Spierings</w:t>
      </w:r>
      <w:proofErr w:type="spellEnd"/>
      <w:r w:rsidRPr="00C50B44">
        <w:rPr>
          <w:rFonts w:ascii="Calibri" w:hAnsi="Calibri" w:cs="Calibri"/>
          <w:lang w:val="en-GB"/>
        </w:rPr>
        <w:t xml:space="preserve">. 2019. ‘A Populist Paradise? Examining Populists’ Twitter Adoption and Use’. </w:t>
      </w:r>
      <w:r w:rsidRPr="00C50B44">
        <w:rPr>
          <w:rFonts w:ascii="Calibri" w:hAnsi="Calibri" w:cs="Calibri"/>
          <w:i/>
          <w:iCs/>
          <w:lang w:val="en-GB"/>
        </w:rPr>
        <w:t>Information, Communication &amp; Society</w:t>
      </w:r>
      <w:r w:rsidRPr="00C50B44">
        <w:rPr>
          <w:rFonts w:ascii="Calibri" w:hAnsi="Calibri" w:cs="Calibri"/>
          <w:lang w:val="en-GB"/>
        </w:rPr>
        <w:t xml:space="preserve"> 22(12):1681–96.</w:t>
      </w:r>
    </w:p>
    <w:p w14:paraId="1E62CFE1"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Jungherr</w:t>
      </w:r>
      <w:proofErr w:type="spellEnd"/>
      <w:r w:rsidRPr="00C50B44">
        <w:rPr>
          <w:rFonts w:ascii="Calibri" w:hAnsi="Calibri" w:cs="Calibri"/>
          <w:lang w:val="en-GB"/>
        </w:rPr>
        <w:t xml:space="preserve">, Andreas. 2016. ‘Twitter Use in Election Campaigns: A Systematic Literature Review’. </w:t>
      </w:r>
      <w:r w:rsidRPr="00C50B44">
        <w:rPr>
          <w:rFonts w:ascii="Calibri" w:hAnsi="Calibri" w:cs="Calibri"/>
          <w:i/>
          <w:iCs/>
          <w:lang w:val="en-GB"/>
        </w:rPr>
        <w:t>Journal of Information Technology &amp; Politics</w:t>
      </w:r>
      <w:r w:rsidRPr="00C50B44">
        <w:rPr>
          <w:rFonts w:ascii="Calibri" w:hAnsi="Calibri" w:cs="Calibri"/>
          <w:lang w:val="en-GB"/>
        </w:rPr>
        <w:t xml:space="preserve"> 13(1):72–91.</w:t>
      </w:r>
    </w:p>
    <w:p w14:paraId="4FCDAC30"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Kalmijn</w:t>
      </w:r>
      <w:proofErr w:type="spellEnd"/>
      <w:r w:rsidRPr="00C50B44">
        <w:rPr>
          <w:rFonts w:ascii="Calibri" w:hAnsi="Calibri" w:cs="Calibri"/>
          <w:lang w:val="en-GB"/>
        </w:rPr>
        <w:t xml:space="preserve">, Matthijs. 1998. ‘Intermarriage and Homogamy: Causes, Patterns, Trends’. </w:t>
      </w:r>
      <w:r w:rsidRPr="00C50B44">
        <w:rPr>
          <w:rFonts w:ascii="Calibri" w:hAnsi="Calibri" w:cs="Calibri"/>
          <w:i/>
          <w:iCs/>
          <w:lang w:val="en-GB"/>
        </w:rPr>
        <w:t>Annual Review of Sociology</w:t>
      </w:r>
      <w:r w:rsidRPr="00C50B44">
        <w:rPr>
          <w:rFonts w:ascii="Calibri" w:hAnsi="Calibri" w:cs="Calibri"/>
          <w:lang w:val="en-GB"/>
        </w:rPr>
        <w:t xml:space="preserve"> 24(1):395–421.</w:t>
      </w:r>
    </w:p>
    <w:p w14:paraId="20538D89"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Klinger, Ulrike, and Jakob </w:t>
      </w:r>
      <w:proofErr w:type="spellStart"/>
      <w:r w:rsidRPr="00C50B44">
        <w:rPr>
          <w:rFonts w:ascii="Calibri" w:hAnsi="Calibri" w:cs="Calibri"/>
          <w:lang w:val="en-GB"/>
        </w:rPr>
        <w:t>Svensson</w:t>
      </w:r>
      <w:proofErr w:type="spellEnd"/>
      <w:r w:rsidRPr="00C50B44">
        <w:rPr>
          <w:rFonts w:ascii="Calibri" w:hAnsi="Calibri" w:cs="Calibri"/>
          <w:lang w:val="en-GB"/>
        </w:rPr>
        <w:t xml:space="preserve">. 2015. ‘The Emergence of Network Media Logic in Political Communication: A Theoretical Approach’. </w:t>
      </w:r>
      <w:r w:rsidRPr="00C50B44">
        <w:rPr>
          <w:rFonts w:ascii="Calibri" w:hAnsi="Calibri" w:cs="Calibri"/>
          <w:i/>
          <w:iCs/>
          <w:lang w:val="en-GB"/>
        </w:rPr>
        <w:t>New Media &amp; Society</w:t>
      </w:r>
      <w:r w:rsidRPr="00C50B44">
        <w:rPr>
          <w:rFonts w:ascii="Calibri" w:hAnsi="Calibri" w:cs="Calibri"/>
          <w:lang w:val="en-GB"/>
        </w:rPr>
        <w:t xml:space="preserve"> 17(8):1241–57.</w:t>
      </w:r>
    </w:p>
    <w:p w14:paraId="406985B4"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Kruikemeier</w:t>
      </w:r>
      <w:proofErr w:type="spellEnd"/>
      <w:r w:rsidRPr="00C50B44">
        <w:rPr>
          <w:rFonts w:ascii="Calibri" w:hAnsi="Calibri" w:cs="Calibri"/>
          <w:lang w:val="en-GB"/>
        </w:rPr>
        <w:t xml:space="preserve">, </w:t>
      </w:r>
      <w:proofErr w:type="spellStart"/>
      <w:r w:rsidRPr="00C50B44">
        <w:rPr>
          <w:rFonts w:ascii="Calibri" w:hAnsi="Calibri" w:cs="Calibri"/>
          <w:lang w:val="en-GB"/>
        </w:rPr>
        <w:t>Sanne</w:t>
      </w:r>
      <w:proofErr w:type="spellEnd"/>
      <w:r w:rsidRPr="00C50B44">
        <w:rPr>
          <w:rFonts w:ascii="Calibri" w:hAnsi="Calibri" w:cs="Calibri"/>
          <w:lang w:val="en-GB"/>
        </w:rPr>
        <w:t xml:space="preserve">. 2014. ‘How Political Candidates Use Twitter and the Impact on Votes’. </w:t>
      </w:r>
      <w:r w:rsidRPr="00C50B44">
        <w:rPr>
          <w:rFonts w:ascii="Calibri" w:hAnsi="Calibri" w:cs="Calibri"/>
          <w:i/>
          <w:iCs/>
          <w:lang w:val="en-GB"/>
        </w:rPr>
        <w:t xml:space="preserve">Computers in Human </w:t>
      </w:r>
      <w:proofErr w:type="spellStart"/>
      <w:r w:rsidRPr="00C50B44">
        <w:rPr>
          <w:rFonts w:ascii="Calibri" w:hAnsi="Calibri" w:cs="Calibri"/>
          <w:i/>
          <w:iCs/>
          <w:lang w:val="en-GB"/>
        </w:rPr>
        <w:t>Behavior</w:t>
      </w:r>
      <w:proofErr w:type="spellEnd"/>
      <w:r w:rsidRPr="00C50B44">
        <w:rPr>
          <w:rFonts w:ascii="Calibri" w:hAnsi="Calibri" w:cs="Calibri"/>
          <w:lang w:val="en-GB"/>
        </w:rPr>
        <w:t xml:space="preserve"> 34:131–39.</w:t>
      </w:r>
    </w:p>
    <w:p w14:paraId="2B3B286D"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Lin, Ken-Hou, and Jennifer Lundquist. 2013. ‘Mate Selection in Cyberspace: The Intersection of Race, Gender, and Education’. </w:t>
      </w:r>
      <w:r w:rsidRPr="00C50B44">
        <w:rPr>
          <w:rFonts w:ascii="Calibri" w:hAnsi="Calibri" w:cs="Calibri"/>
          <w:i/>
          <w:iCs/>
          <w:lang w:val="en-GB"/>
        </w:rPr>
        <w:t>American Journal of Sociology</w:t>
      </w:r>
      <w:r w:rsidRPr="00C50B44">
        <w:rPr>
          <w:rFonts w:ascii="Calibri" w:hAnsi="Calibri" w:cs="Calibri"/>
          <w:lang w:val="en-GB"/>
        </w:rPr>
        <w:t xml:space="preserve"> 119(1):183–215.</w:t>
      </w:r>
    </w:p>
    <w:p w14:paraId="178AB5DE"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McPherson, Miller, Lynn Smith-Lovin, and James M. Cook. 2001. ‘Birds of a Feather: Homophily in Social Networks’. </w:t>
      </w:r>
      <w:r w:rsidRPr="00C50B44">
        <w:rPr>
          <w:rFonts w:ascii="Calibri" w:hAnsi="Calibri" w:cs="Calibri"/>
          <w:i/>
          <w:iCs/>
          <w:lang w:val="en-GB"/>
        </w:rPr>
        <w:t>Annual Review of Sociology</w:t>
      </w:r>
      <w:r w:rsidRPr="00C50B44">
        <w:rPr>
          <w:rFonts w:ascii="Calibri" w:hAnsi="Calibri" w:cs="Calibri"/>
          <w:lang w:val="en-GB"/>
        </w:rPr>
        <w:t xml:space="preserve"> 27(1):415–44.</w:t>
      </w:r>
    </w:p>
    <w:p w14:paraId="3F6FB813"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Metaxas, Panagiotis, Eni </w:t>
      </w:r>
      <w:proofErr w:type="spellStart"/>
      <w:r w:rsidRPr="00C50B44">
        <w:rPr>
          <w:rFonts w:ascii="Calibri" w:hAnsi="Calibri" w:cs="Calibri"/>
          <w:lang w:val="en-GB"/>
        </w:rPr>
        <w:t>Mustafaraj</w:t>
      </w:r>
      <w:proofErr w:type="spellEnd"/>
      <w:r w:rsidRPr="00C50B44">
        <w:rPr>
          <w:rFonts w:ascii="Calibri" w:hAnsi="Calibri" w:cs="Calibri"/>
          <w:lang w:val="en-GB"/>
        </w:rPr>
        <w:t xml:space="preserve">, </w:t>
      </w:r>
      <w:proofErr w:type="spellStart"/>
      <w:r w:rsidRPr="00C50B44">
        <w:rPr>
          <w:rFonts w:ascii="Calibri" w:hAnsi="Calibri" w:cs="Calibri"/>
          <w:lang w:val="en-GB"/>
        </w:rPr>
        <w:t>Kily</w:t>
      </w:r>
      <w:proofErr w:type="spellEnd"/>
      <w:r w:rsidRPr="00C50B44">
        <w:rPr>
          <w:rFonts w:ascii="Calibri" w:hAnsi="Calibri" w:cs="Calibri"/>
          <w:lang w:val="en-GB"/>
        </w:rPr>
        <w:t xml:space="preserve"> Wong, Laura Zeng, Megan O’Keefe, and Samantha Finn. 2015. ‘What Do Retweets Indicate? Results from User Survey and Meta-Review of Research’. in </w:t>
      </w:r>
      <w:r w:rsidRPr="00C50B44">
        <w:rPr>
          <w:rFonts w:ascii="Calibri" w:hAnsi="Calibri" w:cs="Calibri"/>
          <w:i/>
          <w:iCs/>
          <w:lang w:val="en-GB"/>
        </w:rPr>
        <w:t>Proceedings of the International AAAI Conference on Web and Social Media</w:t>
      </w:r>
      <w:r w:rsidRPr="00C50B44">
        <w:rPr>
          <w:rFonts w:ascii="Calibri" w:hAnsi="Calibri" w:cs="Calibri"/>
          <w:lang w:val="en-GB"/>
        </w:rPr>
        <w:t>. Vol. 9.</w:t>
      </w:r>
    </w:p>
    <w:p w14:paraId="3BF5941C"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R Core Team. 2021. </w:t>
      </w:r>
      <w:r w:rsidRPr="00C50B44">
        <w:rPr>
          <w:rFonts w:ascii="Calibri" w:hAnsi="Calibri" w:cs="Calibri"/>
          <w:i/>
          <w:iCs/>
          <w:lang w:val="en-GB"/>
        </w:rPr>
        <w:t>R: A Language and Environment for Statistical Computing</w:t>
      </w:r>
      <w:r w:rsidRPr="00C50B44">
        <w:rPr>
          <w:rFonts w:ascii="Calibri" w:hAnsi="Calibri" w:cs="Calibri"/>
          <w:lang w:val="en-GB"/>
        </w:rPr>
        <w:t>. Vienna, Austria: R Foundation for Statistical Computing.</w:t>
      </w:r>
    </w:p>
    <w:p w14:paraId="573FBC8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Ripley, Ruth M., Tom A. B. </w:t>
      </w:r>
      <w:proofErr w:type="spellStart"/>
      <w:r w:rsidRPr="00C50B44">
        <w:rPr>
          <w:rFonts w:ascii="Calibri" w:hAnsi="Calibri" w:cs="Calibri"/>
          <w:lang w:val="en-GB"/>
        </w:rPr>
        <w:t>Snijders</w:t>
      </w:r>
      <w:proofErr w:type="spellEnd"/>
      <w:r w:rsidRPr="00C50B44">
        <w:rPr>
          <w:rFonts w:ascii="Calibri" w:hAnsi="Calibri" w:cs="Calibri"/>
          <w:lang w:val="en-GB"/>
        </w:rPr>
        <w:t xml:space="preserve">, </w:t>
      </w:r>
      <w:proofErr w:type="spellStart"/>
      <w:r w:rsidRPr="00C50B44">
        <w:rPr>
          <w:rFonts w:ascii="Calibri" w:hAnsi="Calibri" w:cs="Calibri"/>
          <w:lang w:val="en-GB"/>
        </w:rPr>
        <w:t>Zsofia</w:t>
      </w:r>
      <w:proofErr w:type="spellEnd"/>
      <w:r w:rsidRPr="00C50B44">
        <w:rPr>
          <w:rFonts w:ascii="Calibri" w:hAnsi="Calibri" w:cs="Calibri"/>
          <w:lang w:val="en-GB"/>
        </w:rPr>
        <w:t xml:space="preserve"> </w:t>
      </w:r>
      <w:proofErr w:type="spellStart"/>
      <w:r w:rsidRPr="00C50B44">
        <w:rPr>
          <w:rFonts w:ascii="Calibri" w:hAnsi="Calibri" w:cs="Calibri"/>
          <w:lang w:val="en-GB"/>
        </w:rPr>
        <w:t>B’oda</w:t>
      </w:r>
      <w:proofErr w:type="spellEnd"/>
      <w:r w:rsidRPr="00C50B44">
        <w:rPr>
          <w:rFonts w:ascii="Calibri" w:hAnsi="Calibri" w:cs="Calibri"/>
          <w:lang w:val="en-GB"/>
        </w:rPr>
        <w:t xml:space="preserve">, </w:t>
      </w:r>
      <w:proofErr w:type="spellStart"/>
      <w:r w:rsidRPr="00C50B44">
        <w:rPr>
          <w:rFonts w:ascii="Calibri" w:hAnsi="Calibri" w:cs="Calibri"/>
          <w:lang w:val="en-GB"/>
        </w:rPr>
        <w:t>Andr’as</w:t>
      </w:r>
      <w:proofErr w:type="spellEnd"/>
      <w:r w:rsidRPr="00C50B44">
        <w:rPr>
          <w:rFonts w:ascii="Calibri" w:hAnsi="Calibri" w:cs="Calibri"/>
          <w:lang w:val="en-GB"/>
        </w:rPr>
        <w:t xml:space="preserve"> </w:t>
      </w:r>
      <w:proofErr w:type="spellStart"/>
      <w:r w:rsidRPr="00C50B44">
        <w:rPr>
          <w:rFonts w:ascii="Calibri" w:hAnsi="Calibri" w:cs="Calibri"/>
          <w:lang w:val="en-GB"/>
        </w:rPr>
        <w:t>V"or"os</w:t>
      </w:r>
      <w:proofErr w:type="spellEnd"/>
      <w:r w:rsidRPr="00C50B44">
        <w:rPr>
          <w:rFonts w:ascii="Calibri" w:hAnsi="Calibri" w:cs="Calibri"/>
          <w:lang w:val="en-GB"/>
        </w:rPr>
        <w:t xml:space="preserve">, and Paulina Preciado. 2021. </w:t>
      </w:r>
      <w:r w:rsidRPr="00C50B44">
        <w:rPr>
          <w:rFonts w:ascii="Calibri" w:hAnsi="Calibri" w:cs="Calibri"/>
          <w:i/>
          <w:iCs/>
          <w:lang w:val="en-GB"/>
        </w:rPr>
        <w:t>Manual for Siena Version 4.0</w:t>
      </w:r>
      <w:r w:rsidRPr="00C50B44">
        <w:rPr>
          <w:rFonts w:ascii="Calibri" w:hAnsi="Calibri" w:cs="Calibri"/>
          <w:lang w:val="en-GB"/>
        </w:rPr>
        <w:t>. Oxford: University of Oxford, Department of Statistics; Nuffield College.</w:t>
      </w:r>
    </w:p>
    <w:p w14:paraId="43307663"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lastRenderedPageBreak/>
        <w:t xml:space="preserve">Rivera, Mark T., Sara B. </w:t>
      </w:r>
      <w:proofErr w:type="spellStart"/>
      <w:r w:rsidRPr="00C50B44">
        <w:rPr>
          <w:rFonts w:ascii="Calibri" w:hAnsi="Calibri" w:cs="Calibri"/>
          <w:lang w:val="en-GB"/>
        </w:rPr>
        <w:t>Soderstrom</w:t>
      </w:r>
      <w:proofErr w:type="spellEnd"/>
      <w:r w:rsidRPr="00C50B44">
        <w:rPr>
          <w:rFonts w:ascii="Calibri" w:hAnsi="Calibri" w:cs="Calibri"/>
          <w:lang w:val="en-GB"/>
        </w:rPr>
        <w:t xml:space="preserve">, and Brian </w:t>
      </w:r>
      <w:proofErr w:type="spellStart"/>
      <w:r w:rsidRPr="00C50B44">
        <w:rPr>
          <w:rFonts w:ascii="Calibri" w:hAnsi="Calibri" w:cs="Calibri"/>
          <w:lang w:val="en-GB"/>
        </w:rPr>
        <w:t>Uzzi</w:t>
      </w:r>
      <w:proofErr w:type="spellEnd"/>
      <w:r w:rsidRPr="00C50B44">
        <w:rPr>
          <w:rFonts w:ascii="Calibri" w:hAnsi="Calibri" w:cs="Calibri"/>
          <w:lang w:val="en-GB"/>
        </w:rPr>
        <w:t xml:space="preserve">. 2010. ‘Dynamics of Dyads in Social Networks: Assortative, Relational, and Proximity Mechanisms’. </w:t>
      </w:r>
      <w:r w:rsidRPr="00C50B44">
        <w:rPr>
          <w:rFonts w:ascii="Calibri" w:hAnsi="Calibri" w:cs="Calibri"/>
          <w:i/>
          <w:iCs/>
          <w:lang w:val="en-GB"/>
        </w:rPr>
        <w:t>Annual Review of Sociology</w:t>
      </w:r>
      <w:r w:rsidRPr="00C50B44">
        <w:rPr>
          <w:rFonts w:ascii="Calibri" w:hAnsi="Calibri" w:cs="Calibri"/>
          <w:lang w:val="en-GB"/>
        </w:rPr>
        <w:t xml:space="preserve"> 36:91–115.</w:t>
      </w:r>
    </w:p>
    <w:p w14:paraId="353A8AA8"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Smith, </w:t>
      </w:r>
      <w:proofErr w:type="spellStart"/>
      <w:r w:rsidRPr="00C50B44">
        <w:rPr>
          <w:rFonts w:ascii="Calibri" w:hAnsi="Calibri" w:cs="Calibri"/>
          <w:lang w:val="en-GB"/>
        </w:rPr>
        <w:t>Sanne</w:t>
      </w:r>
      <w:proofErr w:type="spellEnd"/>
      <w:r w:rsidRPr="00C50B44">
        <w:rPr>
          <w:rFonts w:ascii="Calibri" w:hAnsi="Calibri" w:cs="Calibri"/>
          <w:lang w:val="en-GB"/>
        </w:rPr>
        <w:t xml:space="preserve">, </w:t>
      </w:r>
      <w:proofErr w:type="spellStart"/>
      <w:r w:rsidRPr="00C50B44">
        <w:rPr>
          <w:rFonts w:ascii="Calibri" w:hAnsi="Calibri" w:cs="Calibri"/>
          <w:lang w:val="en-GB"/>
        </w:rPr>
        <w:t>Ineke</w:t>
      </w:r>
      <w:proofErr w:type="spellEnd"/>
      <w:r w:rsidRPr="00C50B44">
        <w:rPr>
          <w:rFonts w:ascii="Calibri" w:hAnsi="Calibri" w:cs="Calibri"/>
          <w:lang w:val="en-GB"/>
        </w:rPr>
        <w:t xml:space="preserve"> Maas, and Frank Van Tubergen. 2014. ‘Ethnic Ingroup Friendships in Schools: Testing the by-Product Hypothesis in England, Germany, the Netherlands and Sweden’. </w:t>
      </w:r>
      <w:r w:rsidRPr="00C50B44">
        <w:rPr>
          <w:rFonts w:ascii="Calibri" w:hAnsi="Calibri" w:cs="Calibri"/>
          <w:i/>
          <w:iCs/>
          <w:lang w:val="en-GB"/>
        </w:rPr>
        <w:t>Social Networks</w:t>
      </w:r>
      <w:r w:rsidRPr="00C50B44">
        <w:rPr>
          <w:rFonts w:ascii="Calibri" w:hAnsi="Calibri" w:cs="Calibri"/>
          <w:lang w:val="en-GB"/>
        </w:rPr>
        <w:t xml:space="preserve"> 39:33–45.</w:t>
      </w:r>
    </w:p>
    <w:p w14:paraId="21E62EF1"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Snijders</w:t>
      </w:r>
      <w:proofErr w:type="spellEnd"/>
      <w:r w:rsidRPr="00C50B44">
        <w:rPr>
          <w:rFonts w:ascii="Calibri" w:hAnsi="Calibri" w:cs="Calibri"/>
          <w:lang w:val="en-GB"/>
        </w:rPr>
        <w:t xml:space="preserve">, Tom AB, Gerhard G. Van de Bunt, and Christian EG </w:t>
      </w:r>
      <w:proofErr w:type="spellStart"/>
      <w:r w:rsidRPr="00C50B44">
        <w:rPr>
          <w:rFonts w:ascii="Calibri" w:hAnsi="Calibri" w:cs="Calibri"/>
          <w:lang w:val="en-GB"/>
        </w:rPr>
        <w:t>Steglich</w:t>
      </w:r>
      <w:proofErr w:type="spellEnd"/>
      <w:r w:rsidRPr="00C50B44">
        <w:rPr>
          <w:rFonts w:ascii="Calibri" w:hAnsi="Calibri" w:cs="Calibri"/>
          <w:lang w:val="en-GB"/>
        </w:rPr>
        <w:t xml:space="preserve">. 2010. ‘Introduction to Stochastic Actor-Based Models for Network Dynamics’. </w:t>
      </w:r>
      <w:r w:rsidRPr="00C50B44">
        <w:rPr>
          <w:rFonts w:ascii="Calibri" w:hAnsi="Calibri" w:cs="Calibri"/>
          <w:i/>
          <w:iCs/>
          <w:lang w:val="en-GB"/>
        </w:rPr>
        <w:t>Social Networks</w:t>
      </w:r>
      <w:r w:rsidRPr="00C50B44">
        <w:rPr>
          <w:rFonts w:ascii="Calibri" w:hAnsi="Calibri" w:cs="Calibri"/>
          <w:lang w:val="en-GB"/>
        </w:rPr>
        <w:t xml:space="preserve"> 32(1):44–60.</w:t>
      </w:r>
    </w:p>
    <w:p w14:paraId="16A39A36"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Spierings</w:t>
      </w:r>
      <w:proofErr w:type="spellEnd"/>
      <w:r w:rsidRPr="00C50B44">
        <w:rPr>
          <w:rFonts w:ascii="Calibri" w:hAnsi="Calibri" w:cs="Calibri"/>
          <w:lang w:val="en-GB"/>
        </w:rPr>
        <w:t xml:space="preserve">, Niels, and Kristof Jacobs. 2019. ‘Political Parties and Social Media Campaigning’. </w:t>
      </w:r>
      <w:r w:rsidRPr="00C50B44">
        <w:rPr>
          <w:rFonts w:ascii="Calibri" w:hAnsi="Calibri" w:cs="Calibri"/>
          <w:i/>
          <w:iCs/>
          <w:lang w:val="en-GB"/>
        </w:rPr>
        <w:t xml:space="preserve">Acta </w:t>
      </w:r>
      <w:proofErr w:type="spellStart"/>
      <w:r w:rsidRPr="00C50B44">
        <w:rPr>
          <w:rFonts w:ascii="Calibri" w:hAnsi="Calibri" w:cs="Calibri"/>
          <w:i/>
          <w:iCs/>
          <w:lang w:val="en-GB"/>
        </w:rPr>
        <w:t>Politica</w:t>
      </w:r>
      <w:proofErr w:type="spellEnd"/>
      <w:r w:rsidRPr="00C50B44">
        <w:rPr>
          <w:rFonts w:ascii="Calibri" w:hAnsi="Calibri" w:cs="Calibri"/>
          <w:lang w:val="en-GB"/>
        </w:rPr>
        <w:t xml:space="preserve"> 54(1):145–73.</w:t>
      </w:r>
    </w:p>
    <w:p w14:paraId="1D5FC81C"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Spierings</w:t>
      </w:r>
      <w:proofErr w:type="spellEnd"/>
      <w:r w:rsidRPr="00C50B44">
        <w:rPr>
          <w:rFonts w:ascii="Calibri" w:hAnsi="Calibri" w:cs="Calibri"/>
          <w:lang w:val="en-GB"/>
        </w:rPr>
        <w:t xml:space="preserve">, Niels, Kristof Jacobs, and Nik </w:t>
      </w:r>
      <w:proofErr w:type="spellStart"/>
      <w:r w:rsidRPr="00C50B44">
        <w:rPr>
          <w:rFonts w:ascii="Calibri" w:hAnsi="Calibri" w:cs="Calibri"/>
          <w:lang w:val="en-GB"/>
        </w:rPr>
        <w:t>Linders</w:t>
      </w:r>
      <w:proofErr w:type="spellEnd"/>
      <w:r w:rsidRPr="00C50B44">
        <w:rPr>
          <w:rFonts w:ascii="Calibri" w:hAnsi="Calibri" w:cs="Calibri"/>
          <w:lang w:val="en-GB"/>
        </w:rPr>
        <w:t xml:space="preserve">. 2019. ‘Keeping an Eye on the People: Who Has Access to MPs on Twitter?’ </w:t>
      </w:r>
      <w:r w:rsidRPr="00C50B44">
        <w:rPr>
          <w:rFonts w:ascii="Calibri" w:hAnsi="Calibri" w:cs="Calibri"/>
          <w:i/>
          <w:iCs/>
          <w:lang w:val="en-GB"/>
        </w:rPr>
        <w:t>Social Science Computer Review</w:t>
      </w:r>
      <w:r w:rsidRPr="00C50B44">
        <w:rPr>
          <w:rFonts w:ascii="Calibri" w:hAnsi="Calibri" w:cs="Calibri"/>
          <w:lang w:val="en-GB"/>
        </w:rPr>
        <w:t xml:space="preserve"> 37(2):160–77.</w:t>
      </w:r>
    </w:p>
    <w:p w14:paraId="7E8CA060" w14:textId="77777777" w:rsidR="00C50B44" w:rsidRPr="00C50B44" w:rsidRDefault="00C50B44" w:rsidP="00C50B44">
      <w:pPr>
        <w:pStyle w:val="Bibliografie"/>
        <w:rPr>
          <w:rFonts w:ascii="Calibri" w:hAnsi="Calibri" w:cs="Calibri"/>
          <w:lang w:val="en-GB"/>
        </w:rPr>
      </w:pPr>
      <w:proofErr w:type="spellStart"/>
      <w:r w:rsidRPr="00C50B44">
        <w:rPr>
          <w:rFonts w:ascii="Calibri" w:hAnsi="Calibri" w:cs="Calibri"/>
          <w:lang w:val="en-GB"/>
        </w:rPr>
        <w:t>Tromble</w:t>
      </w:r>
      <w:proofErr w:type="spellEnd"/>
      <w:r w:rsidRPr="00C50B44">
        <w:rPr>
          <w:rFonts w:ascii="Calibri" w:hAnsi="Calibri" w:cs="Calibri"/>
          <w:lang w:val="en-GB"/>
        </w:rPr>
        <w:t xml:space="preserve">, Rebekah. 2018. ‘Thanks for (Actually) Responding! How Citizen Demand Shapes Politicians’ Interactive Practices on Twitter’. </w:t>
      </w:r>
      <w:r w:rsidRPr="00C50B44">
        <w:rPr>
          <w:rFonts w:ascii="Calibri" w:hAnsi="Calibri" w:cs="Calibri"/>
          <w:i/>
          <w:iCs/>
          <w:lang w:val="en-GB"/>
        </w:rPr>
        <w:t>New Media &amp; Society</w:t>
      </w:r>
      <w:r w:rsidRPr="00C50B44">
        <w:rPr>
          <w:rFonts w:ascii="Calibri" w:hAnsi="Calibri" w:cs="Calibri"/>
          <w:lang w:val="en-GB"/>
        </w:rPr>
        <w:t xml:space="preserve"> 20(2):676–97.</w:t>
      </w:r>
    </w:p>
    <w:p w14:paraId="73F18AA4" w14:textId="77777777" w:rsidR="00C50B44" w:rsidRPr="00C50B44" w:rsidRDefault="00C50B44" w:rsidP="00C50B44">
      <w:pPr>
        <w:pStyle w:val="Bibliografie"/>
        <w:rPr>
          <w:rFonts w:ascii="Calibri" w:hAnsi="Calibri" w:cs="Calibri"/>
        </w:rPr>
      </w:pPr>
      <w:r w:rsidRPr="00C50B44">
        <w:rPr>
          <w:rFonts w:ascii="Calibri" w:hAnsi="Calibri" w:cs="Calibri"/>
          <w:lang w:val="en-GB"/>
        </w:rPr>
        <w:t xml:space="preserve">Van der </w:t>
      </w:r>
      <w:proofErr w:type="spellStart"/>
      <w:r w:rsidRPr="00C50B44">
        <w:rPr>
          <w:rFonts w:ascii="Calibri" w:hAnsi="Calibri" w:cs="Calibri"/>
          <w:lang w:val="en-GB"/>
        </w:rPr>
        <w:t>Zwan</w:t>
      </w:r>
      <w:proofErr w:type="spellEnd"/>
      <w:r w:rsidRPr="00C50B44">
        <w:rPr>
          <w:rFonts w:ascii="Calibri" w:hAnsi="Calibri" w:cs="Calibri"/>
          <w:lang w:val="en-GB"/>
        </w:rPr>
        <w:t xml:space="preserve">, </w:t>
      </w:r>
      <w:proofErr w:type="spellStart"/>
      <w:r w:rsidRPr="00C50B44">
        <w:rPr>
          <w:rFonts w:ascii="Calibri" w:hAnsi="Calibri" w:cs="Calibri"/>
          <w:lang w:val="en-GB"/>
        </w:rPr>
        <w:t>Roos</w:t>
      </w:r>
      <w:proofErr w:type="spellEnd"/>
      <w:r w:rsidRPr="00C50B44">
        <w:rPr>
          <w:rFonts w:ascii="Calibri" w:hAnsi="Calibri" w:cs="Calibri"/>
          <w:lang w:val="en-GB"/>
        </w:rPr>
        <w:t xml:space="preserve">, Marcel Lubbers, and Rob </w:t>
      </w:r>
      <w:proofErr w:type="spellStart"/>
      <w:r w:rsidRPr="00C50B44">
        <w:rPr>
          <w:rFonts w:ascii="Calibri" w:hAnsi="Calibri" w:cs="Calibri"/>
          <w:lang w:val="en-GB"/>
        </w:rPr>
        <w:t>Eisinga</w:t>
      </w:r>
      <w:proofErr w:type="spellEnd"/>
      <w:r w:rsidRPr="00C50B44">
        <w:rPr>
          <w:rFonts w:ascii="Calibri" w:hAnsi="Calibri" w:cs="Calibri"/>
          <w:lang w:val="en-GB"/>
        </w:rPr>
        <w:t xml:space="preserve">. 2019. ‘The Political Representation of Ethnic Minorities in the Netherlands: Ethnic Minority Candidates and the Role of Party Characteristics’. </w:t>
      </w:r>
      <w:r w:rsidRPr="00C50B44">
        <w:rPr>
          <w:rFonts w:ascii="Calibri" w:hAnsi="Calibri" w:cs="Calibri"/>
          <w:i/>
          <w:iCs/>
        </w:rPr>
        <w:t>Acta Politica</w:t>
      </w:r>
      <w:r w:rsidRPr="00C50B44">
        <w:rPr>
          <w:rFonts w:ascii="Calibri" w:hAnsi="Calibri" w:cs="Calibri"/>
        </w:rPr>
        <w:t xml:space="preserve"> 54(2):245–67.</w:t>
      </w:r>
    </w:p>
    <w:p w14:paraId="1460BAE1" w14:textId="77777777" w:rsidR="00C50B44" w:rsidRPr="00C50B44" w:rsidRDefault="00C50B44" w:rsidP="00C50B44">
      <w:pPr>
        <w:pStyle w:val="Bibliografie"/>
        <w:rPr>
          <w:rFonts w:ascii="Calibri" w:hAnsi="Calibri" w:cs="Calibri"/>
        </w:rPr>
      </w:pPr>
      <w:r w:rsidRPr="00C50B44">
        <w:rPr>
          <w:rFonts w:ascii="Calibri" w:hAnsi="Calibri" w:cs="Calibri"/>
        </w:rPr>
        <w:t xml:space="preserve">Van </w:t>
      </w:r>
      <w:proofErr w:type="spellStart"/>
      <w:r w:rsidRPr="00C50B44">
        <w:rPr>
          <w:rFonts w:ascii="Calibri" w:hAnsi="Calibri" w:cs="Calibri"/>
        </w:rPr>
        <w:t>Scherrenburg</w:t>
      </w:r>
      <w:proofErr w:type="spellEnd"/>
      <w:r w:rsidRPr="00C50B44">
        <w:rPr>
          <w:rFonts w:ascii="Calibri" w:hAnsi="Calibri" w:cs="Calibri"/>
        </w:rPr>
        <w:t xml:space="preserve">, </w:t>
      </w:r>
      <w:proofErr w:type="spellStart"/>
      <w:r w:rsidRPr="00C50B44">
        <w:rPr>
          <w:rFonts w:ascii="Calibri" w:hAnsi="Calibri" w:cs="Calibri"/>
        </w:rPr>
        <w:t>Wouke</w:t>
      </w:r>
      <w:proofErr w:type="spellEnd"/>
      <w:r w:rsidRPr="00C50B44">
        <w:rPr>
          <w:rFonts w:ascii="Calibri" w:hAnsi="Calibri" w:cs="Calibri"/>
        </w:rPr>
        <w:t xml:space="preserve">. 2006. </w:t>
      </w:r>
      <w:r w:rsidRPr="00C50B44">
        <w:rPr>
          <w:rFonts w:ascii="Calibri" w:hAnsi="Calibri" w:cs="Calibri"/>
          <w:i/>
          <w:iCs/>
        </w:rPr>
        <w:t>Vrouwen Op Het Binnenhof. Interviews Met Nederlandse Politica’s.</w:t>
      </w:r>
      <w:r w:rsidRPr="00C50B44">
        <w:rPr>
          <w:rFonts w:ascii="Calibri" w:hAnsi="Calibri" w:cs="Calibri"/>
        </w:rPr>
        <w:t xml:space="preserve"> Uitgeverij Archipel.</w:t>
      </w:r>
    </w:p>
    <w:p w14:paraId="5DEE029B" w14:textId="77777777" w:rsidR="00C50B44" w:rsidRPr="00C50B44" w:rsidRDefault="00C50B44" w:rsidP="00C50B44">
      <w:pPr>
        <w:pStyle w:val="Bibliografie"/>
        <w:rPr>
          <w:rFonts w:ascii="Calibri" w:hAnsi="Calibri" w:cs="Calibri"/>
        </w:rPr>
      </w:pPr>
      <w:proofErr w:type="spellStart"/>
      <w:r w:rsidRPr="00C50B44">
        <w:rPr>
          <w:rFonts w:ascii="Calibri" w:hAnsi="Calibri" w:cs="Calibri"/>
          <w:lang w:val="en-GB"/>
        </w:rPr>
        <w:t>Wimmer</w:t>
      </w:r>
      <w:proofErr w:type="spellEnd"/>
      <w:r w:rsidRPr="00C50B44">
        <w:rPr>
          <w:rFonts w:ascii="Calibri" w:hAnsi="Calibri" w:cs="Calibri"/>
          <w:lang w:val="en-GB"/>
        </w:rPr>
        <w:t xml:space="preserve">, Andreas, and Kevin Lewis. 2010. ‘Beyond and below Racial Homophily: ERG Models of a Friendship Network Documented on Facebook’. </w:t>
      </w:r>
      <w:r w:rsidRPr="00C50B44">
        <w:rPr>
          <w:rFonts w:ascii="Calibri" w:hAnsi="Calibri" w:cs="Calibri"/>
          <w:i/>
          <w:iCs/>
        </w:rPr>
        <w:t xml:space="preserve">American Journal of </w:t>
      </w:r>
      <w:proofErr w:type="spellStart"/>
      <w:r w:rsidRPr="00C50B44">
        <w:rPr>
          <w:rFonts w:ascii="Calibri" w:hAnsi="Calibri" w:cs="Calibri"/>
          <w:i/>
          <w:iCs/>
        </w:rPr>
        <w:t>Sociology</w:t>
      </w:r>
      <w:proofErr w:type="spellEnd"/>
      <w:r w:rsidRPr="00C50B44">
        <w:rPr>
          <w:rFonts w:ascii="Calibri" w:hAnsi="Calibri" w:cs="Calibri"/>
        </w:rPr>
        <w:t xml:space="preserve"> 116(2):583–642.</w:t>
      </w:r>
    </w:p>
    <w:p w14:paraId="1C030AD1" w14:textId="4C78C02F" w:rsidR="00D4637C" w:rsidRDefault="00793CE8">
      <w:pPr>
        <w:spacing w:line="276" w:lineRule="auto"/>
        <w:ind w:left="284" w:hanging="284"/>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3166C0"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A1.</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Political</w:t>
            </w:r>
            <w:proofErr w:type="spellEnd"/>
            <w:r w:rsidRPr="00D4637C">
              <w:rPr>
                <w:rFonts w:ascii="Cambria" w:eastAsia="Times New Roman" w:hAnsi="Cambria" w:cs="Calibr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social</w:t>
            </w:r>
            <w:proofErr w:type="spell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xml:space="preserve">N / </w:t>
            </w:r>
            <w:proofErr w:type="spellStart"/>
            <w:r w:rsidRPr="00D4637C">
              <w:rPr>
                <w:rFonts w:ascii="Cambria" w:eastAsia="Times New Roman" w:hAnsi="Cambria" w:cs="Calibr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political</w:t>
            </w:r>
            <w:proofErr w:type="spellEnd"/>
            <w:r w:rsidRPr="00D4637C">
              <w:rPr>
                <w:rFonts w:ascii="Cambria" w:eastAsia="Times New Roman" w:hAnsi="Cambria" w:cs="Calibr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PVV: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CDA: Christian </w:t>
            </w:r>
            <w:proofErr w:type="spellStart"/>
            <w:r w:rsidRPr="00D4637C">
              <w:rPr>
                <w:rFonts w:ascii="Calibri" w:eastAsia="Times New Roman" w:hAnsi="Calibri" w:cs="Calibri"/>
                <w:color w:val="000000"/>
                <w:lang w:eastAsia="nl-NL"/>
              </w:rPr>
              <w:t>Democratic</w:t>
            </w:r>
            <w:proofErr w:type="spellEnd"/>
            <w:r w:rsidRPr="00D4637C">
              <w:rPr>
                <w:rFonts w:ascii="Calibri" w:eastAsia="Times New Roman" w:hAnsi="Calibri" w:cs="Calibri"/>
                <w:color w:val="000000"/>
                <w:lang w:eastAsia="nl-NL"/>
              </w:rPr>
              <w:t xml:space="preserve">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D66: </w:t>
            </w:r>
            <w:proofErr w:type="spellStart"/>
            <w:r w:rsidRPr="00D4637C">
              <w:rPr>
                <w:rFonts w:ascii="Calibri" w:eastAsia="Times New Roman" w:hAnsi="Calibri" w:cs="Calibri"/>
                <w:color w:val="000000"/>
                <w:lang w:eastAsia="nl-NL"/>
              </w:rPr>
              <w:t>Liberal</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GroenLinks: </w:t>
            </w:r>
            <w:proofErr w:type="spellStart"/>
            <w:r w:rsidRPr="00D4637C">
              <w:rPr>
                <w:rFonts w:ascii="Calibri" w:eastAsia="Times New Roman" w:hAnsi="Calibri" w:cs="Calibr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Partij voor de Dieren: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the</w:t>
            </w:r>
            <w:proofErr w:type="spellEnd"/>
            <w:r w:rsidRPr="00D4637C">
              <w:rPr>
                <w:rFonts w:ascii="Calibri" w:eastAsia="Times New Roman" w:hAnsi="Calibri" w:cs="Calibri"/>
                <w:color w:val="000000"/>
                <w:lang w:eastAsia="nl-NL"/>
              </w:rPr>
              <w:t xml:space="preserv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SGP: </w:t>
            </w:r>
            <w:proofErr w:type="spellStart"/>
            <w:r w:rsidRPr="00D4637C">
              <w:rPr>
                <w:rFonts w:ascii="Calibri" w:eastAsia="Times New Roman" w:hAnsi="Calibri" w:cs="Calibri"/>
                <w:color w:val="000000"/>
                <w:lang w:eastAsia="nl-NL"/>
              </w:rPr>
              <w:t>Reformed</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political</w:t>
            </w:r>
            <w:proofErr w:type="spellEnd"/>
            <w:r w:rsidRPr="00D4637C">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proofErr w:type="spellStart"/>
            <w:r w:rsidRPr="00D4637C">
              <w:rPr>
                <w:rFonts w:ascii="Calibri" w:eastAsia="Times New Roman" w:hAnsi="Calibri" w:cs="Calibri"/>
                <w:color w:val="000000"/>
                <w:lang w:eastAsia="nl-NL"/>
              </w:rPr>
              <w:t>FvD</w:t>
            </w:r>
            <w:proofErr w:type="spellEnd"/>
            <w:r w:rsidRPr="00D4637C">
              <w:rPr>
                <w:rFonts w:ascii="Calibri" w:eastAsia="Times New Roman" w:hAnsi="Calibri" w:cs="Calibri"/>
                <w:color w:val="000000"/>
                <w:lang w:eastAsia="nl-NL"/>
              </w:rPr>
              <w:t xml:space="preserve">: Forum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2A5A80EC" w:rsidR="00D4637C" w:rsidRPr="00D4637C" w:rsidRDefault="00D4637C" w:rsidP="00D4637C">
      <w:pPr>
        <w:ind w:firstLine="0"/>
        <w:rPr>
          <w:i/>
          <w:iCs/>
        </w:rPr>
      </w:pPr>
      <w:r w:rsidRPr="00D4637C">
        <w:rPr>
          <w:i/>
          <w:iCs/>
        </w:rPr>
        <w:lastRenderedPageBreak/>
        <w:t xml:space="preserve">Appendix 1. </w:t>
      </w:r>
      <w:proofErr w:type="spellStart"/>
      <w:r w:rsidRPr="00D4637C">
        <w:rPr>
          <w:i/>
          <w:iCs/>
        </w:rPr>
        <w:t>continued</w:t>
      </w:r>
      <w:proofErr w:type="spellEnd"/>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3166C0"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Appen</w:t>
            </w:r>
            <w:r w:rsidRPr="00761E79">
              <w:rPr>
                <w:rFonts w:eastAsia="Times New Roman" w:cstheme="minorHAnsi"/>
                <w:b/>
                <w:bCs/>
                <w:color w:val="000000"/>
                <w:lang w:val="en-GB"/>
              </w:rPr>
              <w:t>d</w:t>
            </w:r>
            <w:r w:rsidRPr="00CE336F">
              <w:rPr>
                <w:rFonts w:eastAsia="Times New Roman" w:cstheme="minorHAnsi"/>
                <w:b/>
                <w:bCs/>
                <w:color w:val="000000"/>
                <w:lang w:val="en-US"/>
              </w:rPr>
              <w:t>ix B.</w:t>
            </w:r>
            <w:r w:rsidRPr="00CE336F">
              <w:rPr>
                <w:rFonts w:eastAsia="Times New Roman" w:cstheme="minorHAnsi"/>
                <w:color w:val="000000"/>
                <w:lang w:val="en-US"/>
              </w:rPr>
              <w:t xml:space="preserve"> </w:t>
            </w:r>
            <w:r w:rsidR="0018618B">
              <w:rPr>
                <w:rFonts w:eastAsia="Times New Roman" w:cstheme="minorHAnsi"/>
                <w:color w:val="000000"/>
                <w:lang w:val="en-GB"/>
              </w:rPr>
              <w:t xml:space="preserve">Multiplex </w:t>
            </w:r>
            <w:proofErr w:type="spellStart"/>
            <w:r w:rsidR="0018618B">
              <w:rPr>
                <w:rFonts w:eastAsia="Times New Roman" w:cstheme="minorHAnsi"/>
                <w:color w:val="000000"/>
                <w:lang w:val="en-GB"/>
              </w:rPr>
              <w:t>RSiena</w:t>
            </w:r>
            <w:proofErr w:type="spellEnd"/>
            <w:r w:rsidR="0018618B">
              <w:rPr>
                <w:rFonts w:eastAsia="Times New Roman" w:cstheme="minorHAnsi"/>
                <w:color w:val="000000"/>
                <w:lang w:val="en-GB"/>
              </w:rPr>
              <w:t xml:space="preserve"> model to predict </w:t>
            </w:r>
            <w:r w:rsidR="00761E79">
              <w:rPr>
                <w:rFonts w:eastAsia="Times New Roman" w:cstheme="minorHAnsi"/>
                <w:color w:val="000000"/>
                <w:lang w:val="en-GB"/>
              </w:rPr>
              <w:t xml:space="preserve">twitter </w:t>
            </w:r>
            <w:r w:rsidR="0018618B">
              <w:rPr>
                <w:rFonts w:eastAsia="Times New Roman" w:cstheme="minorHAnsi"/>
                <w:color w:val="000000"/>
                <w:lang w:val="en-GB"/>
              </w:rPr>
              <w:t>relations among (147) Dutch MPs in 2017</w:t>
            </w:r>
            <w:r w:rsidR="00761E79">
              <w:rPr>
                <w:rFonts w:eastAsia="Times New Roman" w:cstheme="minorHAnsi"/>
                <w:color w:val="000000"/>
                <w:lang w:val="en-GB"/>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CE336F" w:rsidRDefault="00703E88" w:rsidP="00703E88">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following</w:t>
            </w:r>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retweets</w:t>
            </w:r>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rate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1</w:t>
            </w:r>
            <w:r w:rsidR="0018618B">
              <w:rPr>
                <w:rFonts w:eastAsia="Times New Roman" w:cstheme="minorHAnsi"/>
                <w:color w:val="000000"/>
                <w:lang w:val="en-GB"/>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2</w:t>
            </w:r>
            <w:r w:rsidR="0018618B">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structural effects</w:t>
            </w:r>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w:t>
            </w:r>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reciprocity</w:t>
            </w:r>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transitive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shared popularity</w:t>
            </w:r>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indegree - popularity (sqrt)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popularity (sqrt)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activity (sqrt)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ego characteristics</w:t>
            </w:r>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Liberal Democrats</w:t>
            </w:r>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Populist Radical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p</w:t>
            </w:r>
            <w:r w:rsidR="00703E88" w:rsidRPr="00703E88">
              <w:rPr>
                <w:rFonts w:eastAsia="Times New Roman" w:cstheme="minorHAnsi"/>
                <w:color w:val="000000"/>
              </w:rPr>
              <w:t>arty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alter characteristics</w:t>
            </w:r>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Liberal Democrats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dyad characteristics</w:t>
            </w:r>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same </w:t>
            </w:r>
            <w:r w:rsidR="0018618B" w:rsidRPr="00703E88">
              <w:rPr>
                <w:rFonts w:eastAsia="Times New Roman" w:cstheme="minorHAnsi"/>
                <w:color w:val="000000"/>
              </w:rPr>
              <w:t>incumbency</w:t>
            </w:r>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seating distance</w:t>
            </w:r>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same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ierings, C.H.B.M. (Niels)" w:date="2021-12-08T16:58:00Z" w:initials="SC(">
    <w:p w14:paraId="1B2EA21A" w14:textId="4359E7AE" w:rsidR="00A64166" w:rsidRDefault="00A64166">
      <w:pPr>
        <w:pStyle w:val="Tekstopmerking"/>
      </w:pPr>
      <w:r>
        <w:rPr>
          <w:rStyle w:val="Verwijzingopmerking"/>
        </w:rPr>
        <w:annotationRef/>
      </w:r>
      <w:r>
        <w:t>Heb ik iets ingekort en strakker gemaakt; begin was me te lang en ingewikkeld.</w:t>
      </w:r>
    </w:p>
  </w:comment>
  <w:comment w:id="3" w:author="Spierings, C.H.B.M. (Niels)" w:date="2021-12-07T14:50:00Z" w:initials="SC(">
    <w:p w14:paraId="47100FE1" w14:textId="682C1E20" w:rsidR="00CE336F" w:rsidRDefault="00CE336F">
      <w:pPr>
        <w:pStyle w:val="Tekstopmerking"/>
      </w:pPr>
      <w:r>
        <w:rPr>
          <w:rStyle w:val="Verwijzingopmerking"/>
        </w:rPr>
        <w:annotationRef/>
      </w:r>
      <w:r>
        <w:t xml:space="preserve">Wel veel </w:t>
      </w:r>
      <w:proofErr w:type="spellStart"/>
      <w:r>
        <w:t>technical</w:t>
      </w:r>
      <w:proofErr w:type="spellEnd"/>
      <w:r>
        <w:t xml:space="preserve"> </w:t>
      </w:r>
      <w:proofErr w:type="spellStart"/>
      <w:r>
        <w:t>mumbo</w:t>
      </w:r>
      <w:proofErr w:type="spellEnd"/>
      <w:r>
        <w:t xml:space="preserve"> jumbo maar het zal wel nuttig zijn voor sommige readers.</w:t>
      </w:r>
      <w:r w:rsidR="006B28A6">
        <w:t xml:space="preserve"> Als we moeten inkorten zou ik dat wel deels hier doen.</w:t>
      </w:r>
    </w:p>
  </w:comment>
  <w:comment w:id="4" w:author="Spierings, C.H.B.M. (Niels)" w:date="2021-12-07T16:21:00Z" w:initials="SC(">
    <w:p w14:paraId="73DAAAFE" w14:textId="2B2C54E0" w:rsidR="00CE336F" w:rsidRPr="003166C0" w:rsidRDefault="00CE336F">
      <w:pPr>
        <w:pStyle w:val="Tekstopmerking"/>
      </w:pPr>
      <w:r>
        <w:rPr>
          <w:rStyle w:val="Verwijzingopmerking"/>
        </w:rPr>
        <w:annotationRef/>
      </w:r>
      <w:r w:rsidRPr="00A45EEA">
        <w:t xml:space="preserve">Major </w:t>
      </w:r>
      <w:proofErr w:type="spellStart"/>
      <w:r w:rsidRPr="00A45EEA">
        <w:t>comment</w:t>
      </w:r>
      <w:proofErr w:type="spellEnd"/>
      <w:r w:rsidRPr="00A45EEA">
        <w:t>: figuur voordat h</w:t>
      </w:r>
      <w:r>
        <w:t xml:space="preserve">et in de tekst besproken is, dat kan </w:t>
      </w:r>
      <w:proofErr w:type="spellStart"/>
      <w:r>
        <w:t>eeeeeccccchhhhtttt</w:t>
      </w:r>
      <w:proofErr w:type="spellEnd"/>
      <w:r>
        <w:t xml:space="preserve"> niet. </w:t>
      </w:r>
      <w:r w:rsidRPr="003166C0">
        <w:t>Raak helemaal van de kluts.</w:t>
      </w:r>
    </w:p>
  </w:comment>
  <w:comment w:id="5" w:author="Spierings, C.H.B.M. (Niels)" w:date="2021-12-07T17:11:00Z" w:initials="SC(">
    <w:p w14:paraId="3460E167" w14:textId="1D654AD0" w:rsidR="00CE336F" w:rsidRPr="00DD4518" w:rsidRDefault="00CE336F">
      <w:pPr>
        <w:pStyle w:val="Tekstopmerking"/>
      </w:pPr>
      <w:r>
        <w:rPr>
          <w:rStyle w:val="Verwijzingopmerking"/>
        </w:rPr>
        <w:annotationRef/>
      </w:r>
      <w:r w:rsidRPr="00DD4518">
        <w:t>Tekst first</w:t>
      </w:r>
    </w:p>
  </w:comment>
  <w:comment w:id="6" w:author="Spierings, C.H.B.M. (Niels)" w:date="2021-12-07T17:30:00Z" w:initials="SC(">
    <w:p w14:paraId="0D3DF45F" w14:textId="741783A8" w:rsidR="00CE336F" w:rsidRPr="007F3C29" w:rsidRDefault="00CE336F">
      <w:pPr>
        <w:pStyle w:val="Tekstopmerking"/>
        <w:rPr>
          <w:lang w:val="en-US"/>
        </w:rPr>
      </w:pPr>
      <w:r>
        <w:rPr>
          <w:rStyle w:val="Verwijzingopmerking"/>
        </w:rPr>
        <w:annotationRef/>
      </w:r>
      <w:r>
        <w:t xml:space="preserve">Kun je eigenlijk zo niet zeggen want zijn allemaal </w:t>
      </w:r>
      <w:proofErr w:type="spellStart"/>
      <w:r>
        <w:t>incumbent</w:t>
      </w:r>
      <w:proofErr w:type="spellEnd"/>
      <w:r>
        <w:t xml:space="preserve"> </w:t>
      </w:r>
      <w:proofErr w:type="spellStart"/>
      <w:r>
        <w:t>MPs</w:t>
      </w:r>
      <w:proofErr w:type="spellEnd"/>
      <w:r>
        <w:t xml:space="preserve">. </w:t>
      </w:r>
      <w:r w:rsidRPr="007F3C29">
        <w:rPr>
          <w:lang w:val="en-US"/>
        </w:rPr>
        <w:t>Maybe: veteran MPs vs. new MPs</w:t>
      </w:r>
    </w:p>
  </w:comment>
  <w:comment w:id="7" w:author="Spierings, C.H.B.M. (Niels)" w:date="2021-12-07T17:34:00Z" w:initials="SC(">
    <w:p w14:paraId="3276349F" w14:textId="47DA6D73" w:rsidR="00CE336F" w:rsidRPr="007F3C29" w:rsidRDefault="00CE336F">
      <w:pPr>
        <w:pStyle w:val="Tekstopmerking"/>
        <w:rPr>
          <w:lang w:val="en-US"/>
        </w:rPr>
      </w:pPr>
      <w:r>
        <w:rPr>
          <w:rStyle w:val="Verwijzingopmerking"/>
        </w:rPr>
        <w:annotationRef/>
      </w:r>
      <w:r w:rsidRPr="007F3C29">
        <w:rPr>
          <w:lang w:val="en-US"/>
        </w:rPr>
        <w:t xml:space="preserve">Relative </w:t>
      </w:r>
      <w:proofErr w:type="spellStart"/>
      <w:r w:rsidRPr="007F3C29">
        <w:rPr>
          <w:lang w:val="en-US"/>
        </w:rPr>
        <w:t>tot heir</w:t>
      </w:r>
      <w:proofErr w:type="spellEnd"/>
      <w:r w:rsidRPr="007F3C29">
        <w:rPr>
          <w:lang w:val="en-US"/>
        </w:rPr>
        <w:t xml:space="preserve"> a</w:t>
      </w:r>
      <w:r>
        <w:rPr>
          <w:lang w:val="en-US"/>
        </w:rPr>
        <w:t xml:space="preserve">ctivity and such? </w:t>
      </w:r>
      <w:proofErr w:type="spellStart"/>
      <w:r>
        <w:rPr>
          <w:lang w:val="en-US"/>
        </w:rPr>
        <w:t>Bc</w:t>
      </w:r>
      <w:proofErr w:type="spellEnd"/>
      <w:r>
        <w:rPr>
          <w:lang w:val="en-US"/>
        </w:rPr>
        <w:t xml:space="preserve"> this sound like an ceiling kind effect. (D66 </w:t>
      </w:r>
      <w:proofErr w:type="spellStart"/>
      <w:r>
        <w:rPr>
          <w:lang w:val="en-US"/>
        </w:rPr>
        <w:t>en</w:t>
      </w:r>
      <w:proofErr w:type="spellEnd"/>
      <w:r>
        <w:rPr>
          <w:lang w:val="en-US"/>
        </w:rPr>
        <w:t xml:space="preserve"> GL are most active and professional by-and-large in this respect)</w:t>
      </w:r>
    </w:p>
  </w:comment>
  <w:comment w:id="15" w:author="Tolsma, J. (Jochem)" w:date="2021-11-17T16:43:00Z" w:initials="TJ(">
    <w:p w14:paraId="3E3E5EA7" w14:textId="77777777" w:rsidR="00CE336F" w:rsidRDefault="00CE336F">
      <w:pPr>
        <w:pStyle w:val="Tekstopmerking"/>
      </w:pPr>
      <w:r>
        <w:rPr>
          <w:rStyle w:val="Verwijzingopmerking"/>
        </w:rPr>
        <w:annotationRef/>
      </w:r>
      <w:r>
        <w:t xml:space="preserve">Is me nog steeds niet gelukt. Maar snap nu wel hoe het moet. </w:t>
      </w:r>
    </w:p>
    <w:p w14:paraId="24C78508" w14:textId="6214423F" w:rsidR="00CE336F" w:rsidRDefault="00CE336F">
      <w:pPr>
        <w:pStyle w:val="Tekstopmerking"/>
      </w:pPr>
    </w:p>
  </w:comment>
  <w:comment w:id="22" w:author="Spierings, C.H.B.M. (Niels)" w:date="2021-12-07T20:23:00Z" w:initials="SC(">
    <w:p w14:paraId="3C39D840" w14:textId="707B476C" w:rsidR="004D5091" w:rsidRDefault="004D5091">
      <w:pPr>
        <w:pStyle w:val="Tekstopmerking"/>
      </w:pPr>
      <w:r>
        <w:rPr>
          <w:rStyle w:val="Verwijzingopmerking"/>
        </w:rPr>
        <w:annotationRef/>
      </w:r>
      <w:r>
        <w:t>Denk het wel, maar dan moet dat daar explicieter?</w:t>
      </w:r>
    </w:p>
  </w:comment>
  <w:comment w:id="41" w:author="Tolsma, J. (Jochem)" w:date="2021-10-25T15:35:00Z" w:initials="TJ(">
    <w:p w14:paraId="16679749" w14:textId="77777777" w:rsidR="002C6765" w:rsidRPr="002C6765" w:rsidRDefault="002C6765" w:rsidP="002C6765">
      <w:pPr>
        <w:pStyle w:val="Tekstopmerking"/>
      </w:pPr>
      <w:r>
        <w:rPr>
          <w:rStyle w:val="Verwijzingopmerking"/>
        </w:rPr>
        <w:annotationRef/>
      </w:r>
      <w:r w:rsidRPr="002C6765">
        <w:t xml:space="preserve">More refs </w:t>
      </w:r>
      <w:proofErr w:type="spellStart"/>
      <w:r w:rsidRPr="002C6765">
        <w:t>wanted</w:t>
      </w:r>
      <w:proofErr w:type="spellEnd"/>
      <w:r w:rsidRPr="002C6765">
        <w:t>?!</w:t>
      </w:r>
    </w:p>
  </w:comment>
  <w:comment w:id="42" w:author="Jochem Tolsma" w:date="2021-12-16T14:06:00Z" w:initials="JT">
    <w:p w14:paraId="407F2973" w14:textId="5AD6FE97" w:rsidR="003166C0" w:rsidRDefault="003166C0">
      <w:pPr>
        <w:pStyle w:val="Tekstopmerking"/>
      </w:pPr>
      <w:r>
        <w:rPr>
          <w:rStyle w:val="Verwijzingopmerking"/>
        </w:rPr>
        <w:annotationRef/>
      </w:r>
      <w:r>
        <w:t xml:space="preserve">Engels? </w:t>
      </w:r>
      <w:proofErr w:type="spellStart"/>
      <w:r>
        <w:t>Rigorously</w:t>
      </w:r>
      <w:proofErr w:type="spellEnd"/>
      <w:r>
        <w:t xml:space="preserve"> </w:t>
      </w:r>
    </w:p>
  </w:comment>
  <w:comment w:id="43" w:author="Spierings, C.H.B.M. (Niels)" w:date="2021-12-08T16:38:00Z" w:initials="SC(">
    <w:p w14:paraId="1F238D4F" w14:textId="77777777" w:rsidR="002C6765" w:rsidRDefault="002C6765" w:rsidP="002C6765">
      <w:pPr>
        <w:pStyle w:val="Tekstopmerking"/>
      </w:pPr>
      <w:r>
        <w:rPr>
          <w:rStyle w:val="Verwijzingopmerking"/>
        </w:rPr>
        <w:annotationRef/>
      </w:r>
      <w:r>
        <w:t xml:space="preserve">Onze </w:t>
      </w:r>
      <w:proofErr w:type="spellStart"/>
      <w:r>
        <w:t>results</w:t>
      </w:r>
      <w:proofErr w:type="spellEnd"/>
      <w:r>
        <w:t xml:space="preserve"> gaan in zekere zin in tegen onderstaand artikel. Uiteindelijk vond ik het teveel geknutsel om het er in te fietsen, maar </w:t>
      </w:r>
      <w:proofErr w:type="spellStart"/>
      <w:r>
        <w:t>mss</w:t>
      </w:r>
      <w:proofErr w:type="spellEnd"/>
      <w:r>
        <w:t xml:space="preserve"> vind jij het juist super boeiend/relevant.</w:t>
      </w:r>
    </w:p>
    <w:p w14:paraId="31F0D59C" w14:textId="77777777" w:rsidR="002C6765" w:rsidRDefault="002C6765" w:rsidP="002C6765">
      <w:pPr>
        <w:pStyle w:val="Tekstopmerking"/>
      </w:pPr>
    </w:p>
    <w:p w14:paraId="7F3F8734" w14:textId="77777777" w:rsidR="002C6765" w:rsidRDefault="002C6765" w:rsidP="002C6765">
      <w:pPr>
        <w:pStyle w:val="Tekstopmerking"/>
      </w:pPr>
      <w:r w:rsidRPr="00A12C9A">
        <w:t>https://journals.sagepub.com/doi/full/10.1177/1940161218781254</w:t>
      </w:r>
    </w:p>
  </w:comment>
  <w:comment w:id="44" w:author="Spierings, C.H.B.M. (Niels)" w:date="2021-12-08T12:24:00Z" w:initials="SC(">
    <w:p w14:paraId="36889DD7" w14:textId="77777777" w:rsidR="002C6765" w:rsidRPr="00316193" w:rsidRDefault="002C6765" w:rsidP="002C6765">
      <w:pPr>
        <w:pStyle w:val="Tekstopmerking"/>
        <w:rPr>
          <w:lang w:val="en-US"/>
        </w:rPr>
      </w:pPr>
      <w:r>
        <w:rPr>
          <w:rStyle w:val="Verwijzingopmerking"/>
        </w:rPr>
        <w:annotationRef/>
      </w:r>
      <w:r w:rsidRPr="00316193">
        <w:rPr>
          <w:lang w:val="en-US"/>
        </w:rPr>
        <w:t xml:space="preserve">If this partly </w:t>
      </w:r>
      <w:proofErr w:type="spellStart"/>
      <w:r w:rsidRPr="00316193">
        <w:rPr>
          <w:lang w:val="en-US"/>
        </w:rPr>
        <w:t>expalin</w:t>
      </w:r>
      <w:proofErr w:type="spellEnd"/>
      <w:r w:rsidRPr="00316193">
        <w:rPr>
          <w:lang w:val="en-US"/>
        </w:rPr>
        <w:t xml:space="preserve"> party s</w:t>
      </w:r>
      <w:r>
        <w:rPr>
          <w:lang w:val="en-US"/>
        </w:rPr>
        <w:t>egregation we should add that. I didn’t read the manuscript as such, but this note is to make sure.</w:t>
      </w:r>
    </w:p>
  </w:comment>
  <w:comment w:id="45" w:author="Jochem Tolsma" w:date="2021-12-16T10:20:00Z" w:initials="JT">
    <w:p w14:paraId="49B74B00" w14:textId="2A5B4CD0" w:rsidR="0014576A" w:rsidRDefault="0014576A">
      <w:pPr>
        <w:pStyle w:val="Tekstopmerking"/>
      </w:pPr>
      <w:r>
        <w:rPr>
          <w:rStyle w:val="Verwijzingopmerking"/>
        </w:rPr>
        <w:annotationRef/>
      </w:r>
      <w:r>
        <w:t xml:space="preserve">Snap deze niet zo goed. Wat is je punt? Van niet </w:t>
      </w:r>
      <w:proofErr w:type="spellStart"/>
      <w:r>
        <w:t>MPs</w:t>
      </w:r>
      <w:proofErr w:type="spellEnd"/>
      <w:r>
        <w:t xml:space="preserve"> naar </w:t>
      </w:r>
      <w:proofErr w:type="spellStart"/>
      <w:r>
        <w:t>MPs</w:t>
      </w:r>
      <w:proofErr w:type="spellEnd"/>
      <w:r>
        <w:t xml:space="preserve"> (dus sample) of van offline </w:t>
      </w:r>
      <w:proofErr w:type="spellStart"/>
      <w:r>
        <w:t>social</w:t>
      </w:r>
      <w:proofErr w:type="spellEnd"/>
      <w:r>
        <w:t xml:space="preserve"> </w:t>
      </w:r>
      <w:proofErr w:type="spellStart"/>
      <w:r>
        <w:t>networks</w:t>
      </w:r>
      <w:proofErr w:type="spellEnd"/>
      <w:r>
        <w:t xml:space="preserve"> naar online </w:t>
      </w:r>
      <w:proofErr w:type="spellStart"/>
      <w:r>
        <w:t>social</w:t>
      </w:r>
      <w:proofErr w:type="spellEnd"/>
      <w:r>
        <w:t xml:space="preserve"> </w:t>
      </w:r>
      <w:proofErr w:type="spellStart"/>
      <w:r>
        <w:t>networks</w:t>
      </w:r>
      <w:proofErr w:type="spellEnd"/>
      <w:r>
        <w:t xml:space="preserve">, of van andere online </w:t>
      </w:r>
      <w:proofErr w:type="spellStart"/>
      <w:r>
        <w:t>social</w:t>
      </w:r>
      <w:proofErr w:type="spellEnd"/>
      <w:r>
        <w:t xml:space="preserve"> </w:t>
      </w:r>
      <w:proofErr w:type="spellStart"/>
      <w:r>
        <w:t>networks</w:t>
      </w:r>
      <w:proofErr w:type="spellEnd"/>
      <w:r>
        <w:t xml:space="preserve"> naar Twitter </w:t>
      </w:r>
      <w:proofErr w:type="spellStart"/>
      <w:r>
        <w:t>social</w:t>
      </w:r>
      <w:proofErr w:type="spellEnd"/>
      <w:r>
        <w:t xml:space="preserve"> </w:t>
      </w:r>
      <w:proofErr w:type="spellStart"/>
      <w:r>
        <w:t>networks</w:t>
      </w:r>
      <w:proofErr w:type="spellEnd"/>
      <w:r>
        <w:t xml:space="preserve">? </w:t>
      </w:r>
    </w:p>
  </w:comment>
  <w:comment w:id="46" w:author="Spierings, C.H.B.M. (Niels)" w:date="2021-12-08T16:31:00Z" w:initials="SC(">
    <w:p w14:paraId="321C158D" w14:textId="77777777" w:rsidR="002C6765" w:rsidRPr="002C6765" w:rsidRDefault="002C6765" w:rsidP="002C6765">
      <w:pPr>
        <w:pStyle w:val="Tekstopmerking"/>
        <w:rPr>
          <w:rFonts w:ascii="Arial" w:hAnsi="Arial" w:cs="Arial"/>
          <w:color w:val="222222"/>
          <w:shd w:val="clear" w:color="auto" w:fill="FFFFFF"/>
          <w:lang w:val="en-US"/>
        </w:rPr>
      </w:pPr>
      <w:r>
        <w:rPr>
          <w:rStyle w:val="Verwijzingopmerking"/>
        </w:rPr>
        <w:annotationRef/>
      </w:r>
      <w:proofErr w:type="spellStart"/>
      <w:r>
        <w:rPr>
          <w:rFonts w:ascii="Arial" w:hAnsi="Arial" w:cs="Arial"/>
          <w:color w:val="222222"/>
          <w:shd w:val="clear" w:color="auto" w:fill="FFFFFF"/>
        </w:rPr>
        <w:t>Jeroense</w:t>
      </w:r>
      <w:proofErr w:type="spellEnd"/>
      <w:r>
        <w:rPr>
          <w:rFonts w:ascii="Arial" w:hAnsi="Arial" w:cs="Arial"/>
          <w:color w:val="222222"/>
          <w:shd w:val="clear" w:color="auto" w:fill="FFFFFF"/>
        </w:rPr>
        <w:t xml:space="preserve">, T., </w:t>
      </w:r>
      <w:proofErr w:type="spellStart"/>
      <w:r>
        <w:rPr>
          <w:rFonts w:ascii="Arial" w:hAnsi="Arial" w:cs="Arial"/>
          <w:color w:val="222222"/>
          <w:shd w:val="clear" w:color="auto" w:fill="FFFFFF"/>
        </w:rPr>
        <w:t>Luimers</w:t>
      </w:r>
      <w:proofErr w:type="spellEnd"/>
      <w:r>
        <w:rPr>
          <w:rFonts w:ascii="Arial" w:hAnsi="Arial" w:cs="Arial"/>
          <w:color w:val="222222"/>
          <w:shd w:val="clear" w:color="auto" w:fill="FFFFFF"/>
        </w:rPr>
        <w:t xml:space="preserve">, J., Jacobs, K., &amp; Spierings, N. (2021). </w:t>
      </w:r>
      <w:r w:rsidRPr="004F398B">
        <w:rPr>
          <w:rFonts w:ascii="Arial" w:hAnsi="Arial" w:cs="Arial"/>
          <w:color w:val="222222"/>
          <w:shd w:val="clear" w:color="auto" w:fill="FFFFFF"/>
          <w:lang w:val="en-US"/>
        </w:rPr>
        <w:t>Political social media use and its linkage to populist and postmaterialist attitudes and vote intention in the Netherlands. </w:t>
      </w:r>
      <w:r w:rsidRPr="002C6765">
        <w:rPr>
          <w:rFonts w:ascii="Arial" w:hAnsi="Arial" w:cs="Arial"/>
          <w:i/>
          <w:iCs/>
          <w:color w:val="222222"/>
          <w:shd w:val="clear" w:color="auto" w:fill="FFFFFF"/>
          <w:lang w:val="en-US"/>
        </w:rPr>
        <w:t>European Political Science</w:t>
      </w:r>
      <w:r w:rsidRPr="002C6765">
        <w:rPr>
          <w:rFonts w:ascii="Arial" w:hAnsi="Arial" w:cs="Arial"/>
          <w:color w:val="222222"/>
          <w:shd w:val="clear" w:color="auto" w:fill="FFFFFF"/>
          <w:lang w:val="en-US"/>
        </w:rPr>
        <w:t>, 1-23.</w:t>
      </w:r>
    </w:p>
    <w:p w14:paraId="7A7390E5" w14:textId="77777777" w:rsidR="002C6765" w:rsidRPr="002C6765" w:rsidRDefault="002C6765" w:rsidP="002C6765">
      <w:pPr>
        <w:pStyle w:val="Tekstopmerking"/>
        <w:rPr>
          <w:rFonts w:ascii="Arial" w:hAnsi="Arial" w:cs="Arial"/>
          <w:color w:val="222222"/>
          <w:shd w:val="clear" w:color="auto" w:fill="FFFFFF"/>
          <w:lang w:val="en-US"/>
        </w:rPr>
      </w:pPr>
    </w:p>
    <w:p w14:paraId="3E8A96C1" w14:textId="77777777" w:rsidR="002C6765" w:rsidRDefault="002C6765" w:rsidP="002C6765">
      <w:pPr>
        <w:pStyle w:val="Tekstopmerking"/>
        <w:rPr>
          <w:rFonts w:ascii="Arial" w:hAnsi="Arial" w:cs="Arial"/>
          <w:color w:val="222222"/>
          <w:shd w:val="clear" w:color="auto" w:fill="FFFFFF"/>
          <w:lang w:val="en-US"/>
        </w:rPr>
      </w:pPr>
      <w:bookmarkStart w:id="47" w:name="_Hlk89873830"/>
      <w:proofErr w:type="spellStart"/>
      <w:r w:rsidRPr="00A12C9A">
        <w:rPr>
          <w:rFonts w:ascii="Arial" w:hAnsi="Arial" w:cs="Arial"/>
          <w:color w:val="222222"/>
          <w:shd w:val="clear" w:color="auto" w:fill="FFFFFF"/>
          <w:lang w:val="en-US"/>
        </w:rPr>
        <w:t>Matuszewski</w:t>
      </w:r>
      <w:proofErr w:type="spellEnd"/>
      <w:r w:rsidRPr="00A12C9A">
        <w:rPr>
          <w:rFonts w:ascii="Arial" w:hAnsi="Arial" w:cs="Arial"/>
          <w:color w:val="222222"/>
          <w:shd w:val="clear" w:color="auto" w:fill="FFFFFF"/>
          <w:lang w:val="en-US"/>
        </w:rPr>
        <w:t xml:space="preserve">, P., &amp; </w:t>
      </w:r>
      <w:proofErr w:type="spellStart"/>
      <w:r w:rsidRPr="00A12C9A">
        <w:rPr>
          <w:rFonts w:ascii="Arial" w:hAnsi="Arial" w:cs="Arial"/>
          <w:color w:val="222222"/>
          <w:shd w:val="clear" w:color="auto" w:fill="FFFFFF"/>
          <w:lang w:val="en-US"/>
        </w:rPr>
        <w:t>Szabó</w:t>
      </w:r>
      <w:proofErr w:type="spellEnd"/>
      <w:r w:rsidRPr="00A12C9A">
        <w:rPr>
          <w:rFonts w:ascii="Arial" w:hAnsi="Arial" w:cs="Arial"/>
          <w:color w:val="222222"/>
          <w:shd w:val="clear" w:color="auto" w:fill="FFFFFF"/>
          <w:lang w:val="en-US"/>
        </w:rPr>
        <w:t>, G. (2019</w:t>
      </w:r>
      <w:bookmarkEnd w:id="47"/>
      <w:r w:rsidRPr="00A12C9A">
        <w:rPr>
          <w:rFonts w:ascii="Arial" w:hAnsi="Arial" w:cs="Arial"/>
          <w:color w:val="222222"/>
          <w:shd w:val="clear" w:color="auto" w:fill="FFFFFF"/>
          <w:lang w:val="en-US"/>
        </w:rPr>
        <w:t>). Are echo chambers based on partisanship? Twitter and political polarity in Poland and Hungary. </w:t>
      </w:r>
      <w:r w:rsidRPr="00A12C9A">
        <w:rPr>
          <w:rFonts w:ascii="Arial" w:hAnsi="Arial" w:cs="Arial"/>
          <w:i/>
          <w:iCs/>
          <w:color w:val="222222"/>
          <w:shd w:val="clear" w:color="auto" w:fill="FFFFFF"/>
          <w:lang w:val="en-US"/>
        </w:rPr>
        <w:t>Social media+ society</w:t>
      </w:r>
      <w:r w:rsidRPr="00A12C9A">
        <w:rPr>
          <w:rFonts w:ascii="Arial" w:hAnsi="Arial" w:cs="Arial"/>
          <w:color w:val="222222"/>
          <w:shd w:val="clear" w:color="auto" w:fill="FFFFFF"/>
          <w:lang w:val="en-US"/>
        </w:rPr>
        <w:t>, </w:t>
      </w:r>
      <w:r w:rsidRPr="00A12C9A">
        <w:rPr>
          <w:rFonts w:ascii="Arial" w:hAnsi="Arial" w:cs="Arial"/>
          <w:i/>
          <w:iCs/>
          <w:color w:val="222222"/>
          <w:shd w:val="clear" w:color="auto" w:fill="FFFFFF"/>
          <w:lang w:val="en-US"/>
        </w:rPr>
        <w:t>5</w:t>
      </w:r>
      <w:r w:rsidRPr="00A12C9A">
        <w:rPr>
          <w:rFonts w:ascii="Arial" w:hAnsi="Arial" w:cs="Arial"/>
          <w:color w:val="222222"/>
          <w:shd w:val="clear" w:color="auto" w:fill="FFFFFF"/>
          <w:lang w:val="en-US"/>
        </w:rPr>
        <w:t>(2), 2056305119837671.</w:t>
      </w:r>
    </w:p>
    <w:p w14:paraId="65C643CD" w14:textId="77777777" w:rsidR="002C6765" w:rsidRDefault="002C6765" w:rsidP="002C6765">
      <w:pPr>
        <w:pStyle w:val="Tekstopmerking"/>
        <w:rPr>
          <w:rFonts w:ascii="Arial" w:hAnsi="Arial" w:cs="Arial"/>
          <w:color w:val="222222"/>
          <w:shd w:val="clear" w:color="auto" w:fill="FFFFFF"/>
          <w:lang w:val="en-US"/>
        </w:rPr>
      </w:pPr>
    </w:p>
    <w:p w14:paraId="0223F993" w14:textId="77777777" w:rsidR="002C6765" w:rsidRPr="00A12C9A" w:rsidRDefault="002C6765" w:rsidP="002C6765">
      <w:pPr>
        <w:pStyle w:val="Tekstopmerking"/>
        <w:rPr>
          <w:lang w:val="en-US"/>
        </w:rPr>
      </w:pPr>
      <w:r w:rsidRPr="0046458F">
        <w:rPr>
          <w:rFonts w:ascii="Arial" w:hAnsi="Arial" w:cs="Arial"/>
          <w:color w:val="222222"/>
          <w:shd w:val="clear" w:color="auto" w:fill="FFFFFF"/>
          <w:lang w:val="en-US"/>
        </w:rPr>
        <w:t xml:space="preserve">Taylor, S., Boniface, M., Pickering, B., Grace, P., Bakir, V., </w:t>
      </w:r>
      <w:proofErr w:type="spellStart"/>
      <w:r w:rsidRPr="0046458F">
        <w:rPr>
          <w:rFonts w:ascii="Arial" w:hAnsi="Arial" w:cs="Arial"/>
          <w:color w:val="222222"/>
          <w:shd w:val="clear" w:color="auto" w:fill="FFFFFF"/>
          <w:lang w:val="en-US"/>
        </w:rPr>
        <w:t>Engesser</w:t>
      </w:r>
      <w:proofErr w:type="spellEnd"/>
      <w:r w:rsidRPr="0046458F">
        <w:rPr>
          <w:rFonts w:ascii="Arial" w:hAnsi="Arial" w:cs="Arial"/>
          <w:color w:val="222222"/>
          <w:shd w:val="clear" w:color="auto" w:fill="FFFFFF"/>
          <w:lang w:val="en-US"/>
        </w:rPr>
        <w:t xml:space="preserve">, S., ... </w:t>
      </w:r>
      <w:r w:rsidRPr="002C6765">
        <w:rPr>
          <w:rFonts w:ascii="Arial" w:hAnsi="Arial" w:cs="Arial"/>
          <w:color w:val="222222"/>
          <w:shd w:val="clear" w:color="auto" w:fill="FFFFFF"/>
          <w:lang w:val="en-US"/>
        </w:rPr>
        <w:t xml:space="preserve">&amp; </w:t>
      </w:r>
      <w:proofErr w:type="spellStart"/>
      <w:r w:rsidRPr="002C6765">
        <w:rPr>
          <w:rFonts w:ascii="Arial" w:hAnsi="Arial" w:cs="Arial"/>
          <w:color w:val="222222"/>
          <w:shd w:val="clear" w:color="auto" w:fill="FFFFFF"/>
          <w:lang w:val="en-US"/>
        </w:rPr>
        <w:t>Zubiaga</w:t>
      </w:r>
      <w:proofErr w:type="spellEnd"/>
      <w:r w:rsidRPr="002C6765">
        <w:rPr>
          <w:rFonts w:ascii="Arial" w:hAnsi="Arial" w:cs="Arial"/>
          <w:color w:val="222222"/>
          <w:shd w:val="clear" w:color="auto" w:fill="FFFFFF"/>
          <w:lang w:val="en-US"/>
        </w:rPr>
        <w:t>, A. (2018). Opinion forming in the digital age.</w:t>
      </w:r>
    </w:p>
  </w:comment>
  <w:comment w:id="48" w:author="Spierings, C.H.B.M. (Niels)" w:date="2021-12-08T15:44:00Z" w:initials="SC(">
    <w:p w14:paraId="392A37AC" w14:textId="77777777" w:rsidR="002C6765" w:rsidRDefault="002C6765" w:rsidP="002C6765">
      <w:pPr>
        <w:pStyle w:val="Tekstopmerking"/>
      </w:pPr>
      <w:r>
        <w:rPr>
          <w:rStyle w:val="Verwijzingopmerking"/>
        </w:rPr>
        <w:annotationRef/>
      </w:r>
      <w:r w:rsidRPr="002C6765">
        <w:rPr>
          <w:rFonts w:ascii="Arial" w:hAnsi="Arial" w:cs="Arial"/>
          <w:color w:val="222222"/>
          <w:shd w:val="clear" w:color="auto" w:fill="FFFFFF"/>
          <w:lang w:val="en-US"/>
        </w:rPr>
        <w:t xml:space="preserve">Vergeer, M., </w:t>
      </w:r>
      <w:proofErr w:type="spellStart"/>
      <w:r w:rsidRPr="002C6765">
        <w:rPr>
          <w:rFonts w:ascii="Arial" w:hAnsi="Arial" w:cs="Arial"/>
          <w:color w:val="222222"/>
          <w:shd w:val="clear" w:color="auto" w:fill="FFFFFF"/>
          <w:lang w:val="en-US"/>
        </w:rPr>
        <w:t>Hermans</w:t>
      </w:r>
      <w:proofErr w:type="spellEnd"/>
      <w:r w:rsidRPr="002C6765">
        <w:rPr>
          <w:rFonts w:ascii="Arial" w:hAnsi="Arial" w:cs="Arial"/>
          <w:color w:val="222222"/>
          <w:shd w:val="clear" w:color="auto" w:fill="FFFFFF"/>
          <w:lang w:val="en-US"/>
        </w:rPr>
        <w:t xml:space="preserve">, L., &amp; </w:t>
      </w:r>
      <w:proofErr w:type="spellStart"/>
      <w:r w:rsidRPr="002C6765">
        <w:rPr>
          <w:rFonts w:ascii="Arial" w:hAnsi="Arial" w:cs="Arial"/>
          <w:color w:val="222222"/>
          <w:shd w:val="clear" w:color="auto" w:fill="FFFFFF"/>
          <w:lang w:val="en-US"/>
        </w:rPr>
        <w:t>Sams</w:t>
      </w:r>
      <w:proofErr w:type="spellEnd"/>
      <w:r w:rsidRPr="002C6765">
        <w:rPr>
          <w:rFonts w:ascii="Arial" w:hAnsi="Arial" w:cs="Arial"/>
          <w:color w:val="222222"/>
          <w:shd w:val="clear" w:color="auto" w:fill="FFFFFF"/>
          <w:lang w:val="en-US"/>
        </w:rPr>
        <w:t xml:space="preserve">, S. (2013). </w:t>
      </w:r>
      <w:r w:rsidRPr="008C31F7">
        <w:rPr>
          <w:rFonts w:ascii="Arial" w:hAnsi="Arial" w:cs="Arial"/>
          <w:color w:val="222222"/>
          <w:shd w:val="clear" w:color="auto" w:fill="FFFFFF"/>
          <w:lang w:val="en-US"/>
        </w:rPr>
        <w:t>Online social networks and micro-blogging in political campaigning: The exploration of a new campaign tool and a new campaign style. </w:t>
      </w:r>
      <w:r>
        <w:rPr>
          <w:rFonts w:ascii="Arial" w:hAnsi="Arial" w:cs="Arial"/>
          <w:i/>
          <w:iCs/>
          <w:color w:val="222222"/>
          <w:shd w:val="clear" w:color="auto" w:fill="FFFFFF"/>
        </w:rPr>
        <w:t>Party politics</w:t>
      </w:r>
      <w:r>
        <w:rPr>
          <w:rFonts w:ascii="Arial" w:hAnsi="Arial" w:cs="Arial"/>
          <w:color w:val="222222"/>
          <w:shd w:val="clear" w:color="auto" w:fill="FFFFFF"/>
        </w:rPr>
        <w:t>, </w:t>
      </w:r>
      <w:r>
        <w:rPr>
          <w:rFonts w:ascii="Arial" w:hAnsi="Arial" w:cs="Arial"/>
          <w:i/>
          <w:iCs/>
          <w:color w:val="222222"/>
          <w:shd w:val="clear" w:color="auto" w:fill="FFFFFF"/>
        </w:rPr>
        <w:t>19</w:t>
      </w:r>
      <w:r>
        <w:rPr>
          <w:rFonts w:ascii="Arial" w:hAnsi="Arial" w:cs="Arial"/>
          <w:color w:val="222222"/>
          <w:shd w:val="clear" w:color="auto" w:fill="FFFFFF"/>
        </w:rPr>
        <w:t>(3), 477-501.</w:t>
      </w:r>
    </w:p>
  </w:comment>
  <w:comment w:id="49" w:author="Spierings, C.H.B.M. (Niels)" w:date="2021-12-08T15:46:00Z" w:initials="SC(">
    <w:p w14:paraId="23A68EF7" w14:textId="77777777" w:rsidR="002C6765" w:rsidRDefault="002C6765" w:rsidP="002C6765">
      <w:pPr>
        <w:pStyle w:val="Tekstopmerking"/>
      </w:pPr>
      <w:r>
        <w:rPr>
          <w:rStyle w:val="Verwijzingopmerking"/>
        </w:rPr>
        <w:annotationRef/>
      </w:r>
      <w:r>
        <w:t xml:space="preserve">Hoe </w:t>
      </w:r>
      <w:proofErr w:type="spellStart"/>
      <w:r>
        <w:t>matcht</w:t>
      </w:r>
      <w:proofErr w:type="spellEnd"/>
      <w:r>
        <w:t xml:space="preserve"> dit met conclusies over hoe de netwerken elkaar voeden. Suggereert dat niet verdere segregatie?</w:t>
      </w:r>
    </w:p>
  </w:comment>
  <w:comment w:id="50" w:author="Jochem Tolsma" w:date="2021-12-16T10:45:00Z" w:initials="JT">
    <w:p w14:paraId="5921D697" w14:textId="11081E45" w:rsidR="00292B97" w:rsidRDefault="00292B97">
      <w:pPr>
        <w:pStyle w:val="Tekstopmerking"/>
      </w:pPr>
      <w:r>
        <w:rPr>
          <w:rStyle w:val="Verwijzingopmerking"/>
        </w:rPr>
        <w:annotationRef/>
      </w:r>
      <w:r>
        <w:t xml:space="preserve">Ja vind ik ook vreemd. Moet even kijken of segregatie steeds meer overlapt. </w:t>
      </w:r>
    </w:p>
  </w:comment>
  <w:comment w:id="51" w:author="Spierings, C.H.B.M. (Niels)" w:date="2021-12-08T16:14:00Z" w:initials="SC(">
    <w:p w14:paraId="464E0061" w14:textId="77777777" w:rsidR="002C6765" w:rsidRPr="002C6765" w:rsidRDefault="002C6765" w:rsidP="002C6765">
      <w:pPr>
        <w:ind w:firstLine="708"/>
      </w:pPr>
      <w:r>
        <w:rPr>
          <w:rStyle w:val="Verwijzingopmerking"/>
        </w:rPr>
        <w:annotationRef/>
      </w:r>
      <w:r>
        <w:t>Dit is je “</w:t>
      </w:r>
      <w:r>
        <w:rPr>
          <w:iCs/>
        </w:rPr>
        <w:t xml:space="preserve">O wat een geweldige methode. En zie mooie samenwerking van </w:t>
      </w:r>
      <w:proofErr w:type="spellStart"/>
      <w:r>
        <w:rPr>
          <w:iCs/>
        </w:rPr>
        <w:t>descriptives</w:t>
      </w:r>
      <w:proofErr w:type="spellEnd"/>
      <w:r>
        <w:rPr>
          <w:iCs/>
        </w:rPr>
        <w:t xml:space="preserve"> en formele toetsen. Segregatie langs partijlijnen op vier verschillende manieren! Zeer consistent. Ook ordening is consistent. </w:t>
      </w:r>
      <w:r>
        <w:t>”</w:t>
      </w:r>
    </w:p>
  </w:comment>
  <w:comment w:id="52" w:author="Spierings, C.H.B.M. (Niels)" w:date="2021-12-08T16:29:00Z" w:initials="SC(">
    <w:p w14:paraId="39716733" w14:textId="77777777" w:rsidR="002C6765" w:rsidRDefault="002C6765" w:rsidP="002C6765">
      <w:pPr>
        <w:pStyle w:val="Tekstopmerking"/>
      </w:pPr>
      <w:r>
        <w:rPr>
          <w:rStyle w:val="Verwijzingopmerking"/>
        </w:rPr>
        <w:annotationRef/>
      </w:r>
      <w:proofErr w:type="spellStart"/>
      <w:r>
        <w:t>Uhh</w:t>
      </w:r>
      <w:proofErr w:type="spellEnd"/>
      <w:r>
        <w:t>, ik denk dat ik het net wat minder positief gemaakt heb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2EA21A" w15:done="0"/>
  <w15:commentEx w15:paraId="47100FE1" w15:done="0"/>
  <w15:commentEx w15:paraId="73DAAAFE" w15:done="0"/>
  <w15:commentEx w15:paraId="3460E167" w15:done="0"/>
  <w15:commentEx w15:paraId="0D3DF45F" w15:done="0"/>
  <w15:commentEx w15:paraId="3276349F" w15:done="0"/>
  <w15:commentEx w15:paraId="24C78508" w15:done="0"/>
  <w15:commentEx w15:paraId="3C39D840" w15:done="0"/>
  <w15:commentEx w15:paraId="16679749" w15:done="0"/>
  <w15:commentEx w15:paraId="407F2973" w15:done="0"/>
  <w15:commentEx w15:paraId="7F3F8734" w15:done="0"/>
  <w15:commentEx w15:paraId="36889DD7" w15:done="0"/>
  <w15:commentEx w15:paraId="49B74B00" w15:done="0"/>
  <w15:commentEx w15:paraId="0223F993" w15:done="0"/>
  <w15:commentEx w15:paraId="392A37AC" w15:done="0"/>
  <w15:commentEx w15:paraId="23A68EF7" w15:done="0"/>
  <w15:commentEx w15:paraId="5921D697" w15:paraIdParent="23A68EF7" w15:done="0"/>
  <w15:commentEx w15:paraId="464E0061" w15:done="0"/>
  <w15:commentEx w15:paraId="39716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62C5" w16cex:dateUtc="2021-12-08T15:58:00Z"/>
  <w16cex:commentExtensible w16cex:durableId="2559F339" w16cex:dateUtc="2021-12-07T13:50:00Z"/>
  <w16cex:commentExtensible w16cex:durableId="255A08A0" w16cex:dateUtc="2021-12-07T15:21:00Z"/>
  <w16cex:commentExtensible w16cex:durableId="255A145C" w16cex:dateUtc="2021-12-07T16:11:00Z"/>
  <w16cex:commentExtensible w16cex:durableId="255A18CA" w16cex:dateUtc="2021-12-07T16:30:00Z"/>
  <w16cex:commentExtensible w16cex:durableId="255A1995" w16cex:dateUtc="2021-12-07T16:34:00Z"/>
  <w16cex:commentExtensible w16cex:durableId="253FAFAE" w16cex:dateUtc="2021-11-17T15:43:00Z"/>
  <w16cex:commentExtensible w16cex:durableId="255A4150" w16cex:dateUtc="2021-12-07T19:23:00Z"/>
  <w16cex:commentExtensible w16cex:durableId="255A4898" w16cex:dateUtc="2021-10-25T13:35:00Z"/>
  <w16cex:commentExtensible w16cex:durableId="2565C653" w16cex:dateUtc="2021-12-16T13:06:00Z"/>
  <w16cex:commentExtensible w16cex:durableId="255B5E05" w16cex:dateUtc="2021-12-08T15:38:00Z"/>
  <w16cex:commentExtensible w16cex:durableId="255B2274" w16cex:dateUtc="2021-12-08T11:24:00Z"/>
  <w16cex:commentExtensible w16cex:durableId="25659171" w16cex:dateUtc="2021-12-16T09:20:00Z"/>
  <w16cex:commentExtensible w16cex:durableId="255B5C5E" w16cex:dateUtc="2021-12-08T15:31:00Z"/>
  <w16cex:commentExtensible w16cex:durableId="255B516E" w16cex:dateUtc="2021-12-08T14:44:00Z"/>
  <w16cex:commentExtensible w16cex:durableId="255B51B8" w16cex:dateUtc="2021-12-08T14:46:00Z"/>
  <w16cex:commentExtensible w16cex:durableId="25659756" w16cex:dateUtc="2021-12-16T09:45:00Z"/>
  <w16cex:commentExtensible w16cex:durableId="255B587E" w16cex:dateUtc="2021-12-08T15:14:00Z"/>
  <w16cex:commentExtensible w16cex:durableId="255B5C06" w16cex:dateUtc="2021-1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2EA21A" w16cid:durableId="255B62C5"/>
  <w16cid:commentId w16cid:paraId="47100FE1" w16cid:durableId="2559F339"/>
  <w16cid:commentId w16cid:paraId="73DAAAFE" w16cid:durableId="255A08A0"/>
  <w16cid:commentId w16cid:paraId="3460E167" w16cid:durableId="255A145C"/>
  <w16cid:commentId w16cid:paraId="0D3DF45F" w16cid:durableId="255A18CA"/>
  <w16cid:commentId w16cid:paraId="3276349F" w16cid:durableId="255A1995"/>
  <w16cid:commentId w16cid:paraId="24C78508" w16cid:durableId="253FAFAE"/>
  <w16cid:commentId w16cid:paraId="3C39D840" w16cid:durableId="255A4150"/>
  <w16cid:commentId w16cid:paraId="16679749" w16cid:durableId="255A4898"/>
  <w16cid:commentId w16cid:paraId="407F2973" w16cid:durableId="2565C653"/>
  <w16cid:commentId w16cid:paraId="7F3F8734" w16cid:durableId="255B5E05"/>
  <w16cid:commentId w16cid:paraId="36889DD7" w16cid:durableId="255B2274"/>
  <w16cid:commentId w16cid:paraId="49B74B00" w16cid:durableId="25659171"/>
  <w16cid:commentId w16cid:paraId="0223F993" w16cid:durableId="255B5C5E"/>
  <w16cid:commentId w16cid:paraId="392A37AC" w16cid:durableId="255B516E"/>
  <w16cid:commentId w16cid:paraId="23A68EF7" w16cid:durableId="255B51B8"/>
  <w16cid:commentId w16cid:paraId="5921D697" w16cid:durableId="25659756"/>
  <w16cid:commentId w16cid:paraId="464E0061" w16cid:durableId="255B587E"/>
  <w16cid:commentId w16cid:paraId="39716733" w16cid:durableId="255B5C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AA175" w14:textId="77777777" w:rsidR="001C39A2" w:rsidRDefault="001C39A2" w:rsidP="00F62A39">
      <w:pPr>
        <w:spacing w:line="240" w:lineRule="auto"/>
      </w:pPr>
      <w:r>
        <w:separator/>
      </w:r>
    </w:p>
  </w:endnote>
  <w:endnote w:type="continuationSeparator" w:id="0">
    <w:p w14:paraId="0A5C9AF2" w14:textId="77777777" w:rsidR="001C39A2" w:rsidRDefault="001C39A2" w:rsidP="00F62A39">
      <w:pPr>
        <w:spacing w:line="240" w:lineRule="auto"/>
      </w:pPr>
      <w:r>
        <w:continuationSeparator/>
      </w:r>
    </w:p>
  </w:endnote>
  <w:endnote w:id="1">
    <w:p w14:paraId="1B058EB3" w14:textId="2A4C8DE4" w:rsidR="00CE336F" w:rsidRPr="00941320" w:rsidRDefault="00CE336F">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are the major third mechanism that could lead to network homogeneity (next to </w:t>
      </w:r>
      <w:r w:rsidRPr="000B1F5F">
        <w:rPr>
          <w:lang w:val="en-US"/>
        </w:rPr>
        <w:t>structurally-induced network homogeneity</w:t>
      </w:r>
      <w:r>
        <w:rPr>
          <w:lang w:val="en-GB"/>
        </w:rPr>
        <w:t xml:space="preserve"> and inbreeding homophily). Although it is possible that MPs change party memberships over time this is a relatively rare event. Similarly, MPs will not change their sex, age and ethnicity due to influence processes. Therefore, influence dynamics are not discussed in this contribution. </w:t>
      </w:r>
    </w:p>
  </w:endnote>
  <w:endnote w:id="2">
    <w:p w14:paraId="7D73C93B" w14:textId="2270A34D" w:rsidR="00CE336F" w:rsidRDefault="00CE336F"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CE336F" w:rsidRPr="00B75FF9" w:rsidRDefault="00CE336F" w:rsidP="00A47350">
      <w:pPr>
        <w:pStyle w:val="Eindnoottekst"/>
        <w:rPr>
          <w:lang w:val="en-US"/>
        </w:rPr>
      </w:pPr>
    </w:p>
  </w:endnote>
  <w:endnote w:id="3">
    <w:p w14:paraId="219FB2B9" w14:textId="77777777" w:rsidR="00CE336F" w:rsidRPr="00D2347B" w:rsidRDefault="00CE336F"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EE85D" w14:textId="77777777" w:rsidR="001C39A2" w:rsidRDefault="001C39A2" w:rsidP="00F62A39">
      <w:pPr>
        <w:spacing w:line="240" w:lineRule="auto"/>
      </w:pPr>
      <w:r>
        <w:separator/>
      </w:r>
    </w:p>
  </w:footnote>
  <w:footnote w:type="continuationSeparator" w:id="0">
    <w:p w14:paraId="21BC2EA8" w14:textId="77777777" w:rsidR="001C39A2" w:rsidRDefault="001C39A2"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ierings, C.H.B.M. (Niels)">
    <w15:presenceInfo w15:providerId="AD" w15:userId="S::niels.spierings@ru.nl::f37eb36b-2a52-4cb3-9d0b-d5eabe20e5e4"/>
  </w15:person>
  <w15:person w15:author="Niels Spierings">
    <w15:presenceInfo w15:providerId="Windows Live" w15:userId="db15e62e804d59c0"/>
  </w15:person>
  <w15:person w15:author="Tolsma, J. (Jochem)">
    <w15:presenceInfo w15:providerId="None" w15:userId="Tolsma, J. (Jochem)"/>
  </w15:person>
  <w15:person w15:author="Jochem Tolsma">
    <w15:presenceInfo w15:providerId="Windows Live" w15:userId="c471520a0a3fa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28"/>
    <w:rsid w:val="00004ACD"/>
    <w:rsid w:val="00006B85"/>
    <w:rsid w:val="0000748A"/>
    <w:rsid w:val="00010409"/>
    <w:rsid w:val="000104DB"/>
    <w:rsid w:val="0001228E"/>
    <w:rsid w:val="0002014E"/>
    <w:rsid w:val="000224C3"/>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1953"/>
    <w:rsid w:val="000D511A"/>
    <w:rsid w:val="000E043C"/>
    <w:rsid w:val="000E20B2"/>
    <w:rsid w:val="000E2706"/>
    <w:rsid w:val="000E2E8B"/>
    <w:rsid w:val="000E301A"/>
    <w:rsid w:val="000E333F"/>
    <w:rsid w:val="000E5814"/>
    <w:rsid w:val="000F3588"/>
    <w:rsid w:val="000F5469"/>
    <w:rsid w:val="001012E3"/>
    <w:rsid w:val="00110482"/>
    <w:rsid w:val="00111936"/>
    <w:rsid w:val="00117FD6"/>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7A38"/>
    <w:rsid w:val="001F2439"/>
    <w:rsid w:val="001F53DA"/>
    <w:rsid w:val="001F6A1A"/>
    <w:rsid w:val="002000D1"/>
    <w:rsid w:val="002002BE"/>
    <w:rsid w:val="002016A0"/>
    <w:rsid w:val="00202F89"/>
    <w:rsid w:val="00205496"/>
    <w:rsid w:val="00213798"/>
    <w:rsid w:val="002140B0"/>
    <w:rsid w:val="002156E7"/>
    <w:rsid w:val="00216BC7"/>
    <w:rsid w:val="00216D54"/>
    <w:rsid w:val="00217766"/>
    <w:rsid w:val="00217834"/>
    <w:rsid w:val="00220A49"/>
    <w:rsid w:val="00226584"/>
    <w:rsid w:val="00230A99"/>
    <w:rsid w:val="0023218E"/>
    <w:rsid w:val="0023252F"/>
    <w:rsid w:val="002329C5"/>
    <w:rsid w:val="00236725"/>
    <w:rsid w:val="0024214C"/>
    <w:rsid w:val="0024219F"/>
    <w:rsid w:val="0024387B"/>
    <w:rsid w:val="00254B58"/>
    <w:rsid w:val="00275B89"/>
    <w:rsid w:val="0027603F"/>
    <w:rsid w:val="002858BC"/>
    <w:rsid w:val="00285E18"/>
    <w:rsid w:val="00292352"/>
    <w:rsid w:val="00292B97"/>
    <w:rsid w:val="0029623B"/>
    <w:rsid w:val="002969BF"/>
    <w:rsid w:val="002A1EBB"/>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49CD"/>
    <w:rsid w:val="0035514A"/>
    <w:rsid w:val="00357268"/>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A61D3"/>
    <w:rsid w:val="003B058D"/>
    <w:rsid w:val="003C19CB"/>
    <w:rsid w:val="003C1A68"/>
    <w:rsid w:val="003C274F"/>
    <w:rsid w:val="003C3ED8"/>
    <w:rsid w:val="003D7D04"/>
    <w:rsid w:val="003E214E"/>
    <w:rsid w:val="003E2653"/>
    <w:rsid w:val="003E2F00"/>
    <w:rsid w:val="003F0BAF"/>
    <w:rsid w:val="003F0C0F"/>
    <w:rsid w:val="003F3867"/>
    <w:rsid w:val="004002C9"/>
    <w:rsid w:val="004100C5"/>
    <w:rsid w:val="00411096"/>
    <w:rsid w:val="00415706"/>
    <w:rsid w:val="004203CF"/>
    <w:rsid w:val="00422C15"/>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6719"/>
    <w:rsid w:val="00497227"/>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690E"/>
    <w:rsid w:val="00530365"/>
    <w:rsid w:val="005337B3"/>
    <w:rsid w:val="0053616F"/>
    <w:rsid w:val="0053715B"/>
    <w:rsid w:val="00547021"/>
    <w:rsid w:val="005519E0"/>
    <w:rsid w:val="00554675"/>
    <w:rsid w:val="00561415"/>
    <w:rsid w:val="00566700"/>
    <w:rsid w:val="00583601"/>
    <w:rsid w:val="0059503F"/>
    <w:rsid w:val="00596D8E"/>
    <w:rsid w:val="005A7678"/>
    <w:rsid w:val="005B151C"/>
    <w:rsid w:val="005B543A"/>
    <w:rsid w:val="005B797D"/>
    <w:rsid w:val="005C07BA"/>
    <w:rsid w:val="005C3871"/>
    <w:rsid w:val="005D15E7"/>
    <w:rsid w:val="005D785A"/>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60B79"/>
    <w:rsid w:val="00663C80"/>
    <w:rsid w:val="006671B4"/>
    <w:rsid w:val="00670582"/>
    <w:rsid w:val="00674FE3"/>
    <w:rsid w:val="00676173"/>
    <w:rsid w:val="00683441"/>
    <w:rsid w:val="006846DB"/>
    <w:rsid w:val="006861B1"/>
    <w:rsid w:val="00686B72"/>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6FAE"/>
    <w:rsid w:val="00836D43"/>
    <w:rsid w:val="00837A6B"/>
    <w:rsid w:val="00843402"/>
    <w:rsid w:val="00850028"/>
    <w:rsid w:val="00850EDE"/>
    <w:rsid w:val="00853059"/>
    <w:rsid w:val="00854357"/>
    <w:rsid w:val="0086043E"/>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7974"/>
    <w:rsid w:val="008C201B"/>
    <w:rsid w:val="008C5F41"/>
    <w:rsid w:val="008C6BC9"/>
    <w:rsid w:val="008C72E1"/>
    <w:rsid w:val="008C7830"/>
    <w:rsid w:val="008D7B57"/>
    <w:rsid w:val="008E2CC6"/>
    <w:rsid w:val="008E50C1"/>
    <w:rsid w:val="008F5EDB"/>
    <w:rsid w:val="009003FD"/>
    <w:rsid w:val="00900D80"/>
    <w:rsid w:val="009016C3"/>
    <w:rsid w:val="009038F1"/>
    <w:rsid w:val="00903B53"/>
    <w:rsid w:val="0090412A"/>
    <w:rsid w:val="009062F3"/>
    <w:rsid w:val="009069B7"/>
    <w:rsid w:val="00907C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A0552"/>
    <w:rsid w:val="009A584E"/>
    <w:rsid w:val="009A6246"/>
    <w:rsid w:val="009A7C8C"/>
    <w:rsid w:val="009B3D9F"/>
    <w:rsid w:val="009B485B"/>
    <w:rsid w:val="009C07BC"/>
    <w:rsid w:val="009C2FF7"/>
    <w:rsid w:val="009C3DE8"/>
    <w:rsid w:val="009C6F72"/>
    <w:rsid w:val="009D15BA"/>
    <w:rsid w:val="009D2EA2"/>
    <w:rsid w:val="009E616F"/>
    <w:rsid w:val="009E77CA"/>
    <w:rsid w:val="009E798D"/>
    <w:rsid w:val="009F4123"/>
    <w:rsid w:val="00A0116C"/>
    <w:rsid w:val="00A10C47"/>
    <w:rsid w:val="00A21807"/>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91D85"/>
    <w:rsid w:val="00AA0220"/>
    <w:rsid w:val="00AB43CB"/>
    <w:rsid w:val="00AC3989"/>
    <w:rsid w:val="00AC4F0C"/>
    <w:rsid w:val="00AD2610"/>
    <w:rsid w:val="00AD3C1E"/>
    <w:rsid w:val="00AD5DFD"/>
    <w:rsid w:val="00AE3ABD"/>
    <w:rsid w:val="00AE7FE4"/>
    <w:rsid w:val="00AF3B43"/>
    <w:rsid w:val="00AF6723"/>
    <w:rsid w:val="00B00A60"/>
    <w:rsid w:val="00B04917"/>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3699"/>
    <w:rsid w:val="00B63DEF"/>
    <w:rsid w:val="00B6661A"/>
    <w:rsid w:val="00B72682"/>
    <w:rsid w:val="00B74927"/>
    <w:rsid w:val="00B75FF9"/>
    <w:rsid w:val="00B828B6"/>
    <w:rsid w:val="00B83A4E"/>
    <w:rsid w:val="00B909A2"/>
    <w:rsid w:val="00B9146C"/>
    <w:rsid w:val="00B9355F"/>
    <w:rsid w:val="00B96355"/>
    <w:rsid w:val="00BA3DDB"/>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BA0"/>
    <w:rsid w:val="00C27303"/>
    <w:rsid w:val="00C300D1"/>
    <w:rsid w:val="00C3335E"/>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711E"/>
    <w:rsid w:val="00CF072D"/>
    <w:rsid w:val="00CF16B0"/>
    <w:rsid w:val="00CF5F4E"/>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D4518"/>
    <w:rsid w:val="00DD752F"/>
    <w:rsid w:val="00DE01BB"/>
    <w:rsid w:val="00DE07E7"/>
    <w:rsid w:val="00DE08C9"/>
    <w:rsid w:val="00DE34EE"/>
    <w:rsid w:val="00DE5DD0"/>
    <w:rsid w:val="00DF0341"/>
    <w:rsid w:val="00DF07A8"/>
    <w:rsid w:val="00E041FD"/>
    <w:rsid w:val="00E05456"/>
    <w:rsid w:val="00E11BDA"/>
    <w:rsid w:val="00E13F4C"/>
    <w:rsid w:val="00E15C06"/>
    <w:rsid w:val="00E15EE0"/>
    <w:rsid w:val="00E16B67"/>
    <w:rsid w:val="00E21174"/>
    <w:rsid w:val="00E25053"/>
    <w:rsid w:val="00E25AEA"/>
    <w:rsid w:val="00E25C15"/>
    <w:rsid w:val="00E3122C"/>
    <w:rsid w:val="00E31E8A"/>
    <w:rsid w:val="00E35B26"/>
    <w:rsid w:val="00E42872"/>
    <w:rsid w:val="00E45B75"/>
    <w:rsid w:val="00E45F46"/>
    <w:rsid w:val="00E50CE8"/>
    <w:rsid w:val="00E5726A"/>
    <w:rsid w:val="00E61024"/>
    <w:rsid w:val="00E61E16"/>
    <w:rsid w:val="00E63515"/>
    <w:rsid w:val="00E6473A"/>
    <w:rsid w:val="00E70134"/>
    <w:rsid w:val="00E70423"/>
    <w:rsid w:val="00E83326"/>
    <w:rsid w:val="00E94044"/>
    <w:rsid w:val="00E97012"/>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6845"/>
    <w:rsid w:val="00FA2E99"/>
    <w:rsid w:val="00FB0486"/>
    <w:rsid w:val="00FB0D23"/>
    <w:rsid w:val="00FC12DC"/>
    <w:rsid w:val="00FC51A7"/>
    <w:rsid w:val="00FD0392"/>
    <w:rsid w:val="00FD1D92"/>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DD2C022D-E7D0-40B0-B485-7B3AC5D7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138154754">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tweedekamer.nl/debat-direc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tweedekamer.nl"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31</Pages>
  <Words>18620</Words>
  <Characters>102411</Characters>
  <Application>Microsoft Office Word</Application>
  <DocSecurity>0</DocSecurity>
  <Lines>853</Lines>
  <Paragraphs>241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4</cp:revision>
  <dcterms:created xsi:type="dcterms:W3CDTF">2021-12-08T16:47:00Z</dcterms:created>
  <dcterms:modified xsi:type="dcterms:W3CDTF">2021-12-16T13:23:00Z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id="gjiZ3SEV"/&gt;&lt;style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