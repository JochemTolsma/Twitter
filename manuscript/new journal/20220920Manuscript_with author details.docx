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C451D0" w14:textId="77777777" w:rsidR="00F11D54" w:rsidRDefault="00E31E8A" w:rsidP="00283711">
      <w:pPr>
        <w:spacing w:line="480" w:lineRule="auto"/>
        <w:ind w:firstLine="0"/>
        <w:jc w:val="both"/>
        <w:rPr>
          <w:b/>
          <w:lang w:val="en-US"/>
        </w:rPr>
      </w:pPr>
      <w:r>
        <w:rPr>
          <w:b/>
          <w:lang w:val="en-US"/>
        </w:rPr>
        <w:t xml:space="preserve">How Twitter divides the Dutch parliament: </w:t>
      </w:r>
    </w:p>
    <w:p w14:paraId="6EC7AC9B" w14:textId="1153B1F3" w:rsidR="00E31E8A" w:rsidRDefault="00F11D54" w:rsidP="00283711">
      <w:pPr>
        <w:spacing w:line="480" w:lineRule="auto"/>
        <w:ind w:firstLine="0"/>
        <w:jc w:val="both"/>
        <w:rPr>
          <w:b/>
          <w:lang w:val="en-US"/>
        </w:rPr>
      </w:pPr>
      <w:r>
        <w:rPr>
          <w:b/>
          <w:lang w:val="en-US"/>
        </w:rPr>
        <w:t xml:space="preserve">Social and Political </w:t>
      </w:r>
      <w:r w:rsidR="00E31E8A">
        <w:rPr>
          <w:b/>
          <w:lang w:val="en-US"/>
        </w:rPr>
        <w:t xml:space="preserve">Segregation in the following, @-mentions and retweets </w:t>
      </w:r>
      <w:r>
        <w:rPr>
          <w:b/>
          <w:lang w:val="en-US"/>
        </w:rPr>
        <w:t xml:space="preserve">MP </w:t>
      </w:r>
      <w:r w:rsidR="00E31E8A">
        <w:rPr>
          <w:b/>
          <w:lang w:val="en-US"/>
        </w:rPr>
        <w:t xml:space="preserve">Networks </w:t>
      </w:r>
    </w:p>
    <w:p w14:paraId="6CA14C8A" w14:textId="32357322" w:rsidR="00162680" w:rsidRDefault="00162680" w:rsidP="00283711">
      <w:pPr>
        <w:spacing w:line="480" w:lineRule="auto"/>
        <w:ind w:firstLine="0"/>
        <w:jc w:val="both"/>
        <w:rPr>
          <w:b/>
          <w:lang w:val="en-US"/>
        </w:rPr>
      </w:pPr>
    </w:p>
    <w:p w14:paraId="478EB9B7" w14:textId="29273352" w:rsidR="00B276FC" w:rsidRDefault="00B276FC" w:rsidP="00283711">
      <w:pPr>
        <w:spacing w:line="480" w:lineRule="auto"/>
        <w:ind w:firstLine="0"/>
        <w:jc w:val="both"/>
        <w:rPr>
          <w:b/>
          <w:lang w:val="en-US"/>
        </w:rPr>
      </w:pPr>
      <w:r>
        <w:rPr>
          <w:b/>
          <w:lang w:val="en-US"/>
        </w:rPr>
        <w:t>Prof. dr. Jochem Tolsma</w:t>
      </w:r>
    </w:p>
    <w:p w14:paraId="56BB73D2" w14:textId="23A835DE" w:rsidR="00B276FC" w:rsidRPr="00283711" w:rsidRDefault="00B276FC" w:rsidP="00283711">
      <w:pPr>
        <w:spacing w:line="480" w:lineRule="auto"/>
        <w:ind w:firstLine="0"/>
        <w:jc w:val="both"/>
        <w:rPr>
          <w:bCs/>
          <w:lang w:val="en-GB"/>
        </w:rPr>
      </w:pPr>
      <w:r w:rsidRPr="00283711">
        <w:rPr>
          <w:bCs/>
          <w:lang w:val="en-GB"/>
        </w:rPr>
        <w:t>Department(s) of Sociology</w:t>
      </w:r>
    </w:p>
    <w:p w14:paraId="5FE8A741" w14:textId="6DC2C481" w:rsidR="00B276FC" w:rsidRDefault="00B276FC" w:rsidP="00283711">
      <w:pPr>
        <w:spacing w:line="480" w:lineRule="auto"/>
        <w:ind w:firstLine="0"/>
        <w:jc w:val="both"/>
        <w:rPr>
          <w:bCs/>
        </w:rPr>
      </w:pPr>
      <w:r w:rsidRPr="00B276FC">
        <w:rPr>
          <w:bCs/>
        </w:rPr>
        <w:t>Radboud University Nijmegen / University of Groningen</w:t>
      </w:r>
    </w:p>
    <w:p w14:paraId="097F1F4C" w14:textId="7D8D046B" w:rsidR="00671000" w:rsidRPr="00283711" w:rsidRDefault="00671000" w:rsidP="00283711">
      <w:pPr>
        <w:spacing w:line="480" w:lineRule="auto"/>
        <w:ind w:firstLine="0"/>
        <w:jc w:val="both"/>
      </w:pPr>
      <w:r w:rsidRPr="00283711">
        <w:t>PO Box 9104</w:t>
      </w:r>
    </w:p>
    <w:p w14:paraId="63F96E2A" w14:textId="25EF66BF" w:rsidR="00671000" w:rsidRPr="00283711" w:rsidRDefault="00671000" w:rsidP="00283711">
      <w:pPr>
        <w:spacing w:line="480" w:lineRule="auto"/>
        <w:ind w:firstLine="0"/>
        <w:jc w:val="both"/>
        <w:rPr>
          <w:bCs/>
        </w:rPr>
      </w:pPr>
      <w:r w:rsidRPr="00283711">
        <w:t>6500 HE Nijmegen</w:t>
      </w:r>
    </w:p>
    <w:p w14:paraId="406D643F" w14:textId="277B0A49" w:rsidR="00671000" w:rsidRPr="00283711" w:rsidRDefault="00671000" w:rsidP="00283711">
      <w:pPr>
        <w:spacing w:line="480" w:lineRule="auto"/>
        <w:ind w:firstLine="0"/>
        <w:jc w:val="both"/>
        <w:rPr>
          <w:bCs/>
        </w:rPr>
      </w:pPr>
      <w:r w:rsidRPr="00283711">
        <w:rPr>
          <w:bCs/>
        </w:rPr>
        <w:t xml:space="preserve">E: </w:t>
      </w:r>
      <w:hyperlink r:id="rId11" w:history="1">
        <w:r w:rsidRPr="00283711">
          <w:rPr>
            <w:rStyle w:val="Hyperlink"/>
            <w:bCs/>
          </w:rPr>
          <w:t>Jochem.tolsma@ru.nl</w:t>
        </w:r>
      </w:hyperlink>
    </w:p>
    <w:p w14:paraId="0A7EC77E" w14:textId="2D32D04B" w:rsidR="00B276FC" w:rsidRPr="00283711" w:rsidRDefault="00671000" w:rsidP="00283711">
      <w:pPr>
        <w:spacing w:line="480" w:lineRule="auto"/>
        <w:ind w:firstLine="0"/>
        <w:jc w:val="both"/>
        <w:rPr>
          <w:bCs/>
        </w:rPr>
      </w:pPr>
      <w:r w:rsidRPr="00283711">
        <w:rPr>
          <w:bCs/>
        </w:rPr>
        <w:t xml:space="preserve">W: </w:t>
      </w:r>
      <w:hyperlink r:id="rId12" w:history="1">
        <w:r w:rsidRPr="00283711">
          <w:rPr>
            <w:rStyle w:val="Hyperlink"/>
            <w:bCs/>
          </w:rPr>
          <w:t>www.jochemtolsma.nl</w:t>
        </w:r>
      </w:hyperlink>
      <w:r w:rsidRPr="00283711">
        <w:rPr>
          <w:bCs/>
        </w:rPr>
        <w:t xml:space="preserve"> </w:t>
      </w:r>
      <w:r w:rsidR="00B276FC" w:rsidRPr="00283711">
        <w:rPr>
          <w:bCs/>
        </w:rPr>
        <w:t xml:space="preserve"> </w:t>
      </w:r>
    </w:p>
    <w:p w14:paraId="74AD4CA2" w14:textId="77777777" w:rsidR="00B276FC" w:rsidRPr="00283711" w:rsidRDefault="00B276FC" w:rsidP="00283711">
      <w:pPr>
        <w:spacing w:line="480" w:lineRule="auto"/>
        <w:ind w:firstLine="0"/>
        <w:jc w:val="both"/>
        <w:rPr>
          <w:b/>
        </w:rPr>
      </w:pPr>
    </w:p>
    <w:p w14:paraId="39C9A98E" w14:textId="3DF1DD4D" w:rsidR="00B276FC" w:rsidRPr="00283711" w:rsidRDefault="00B276FC" w:rsidP="00283711">
      <w:pPr>
        <w:spacing w:line="480" w:lineRule="auto"/>
        <w:ind w:firstLine="0"/>
        <w:jc w:val="both"/>
        <w:rPr>
          <w:b/>
        </w:rPr>
      </w:pPr>
      <w:r w:rsidRPr="00283711">
        <w:rPr>
          <w:b/>
        </w:rPr>
        <w:t>Dr. Niels Spierings</w:t>
      </w:r>
    </w:p>
    <w:p w14:paraId="02C3B402" w14:textId="0004E0B4" w:rsidR="00B276FC" w:rsidRPr="00671000" w:rsidRDefault="00B276FC" w:rsidP="00283711">
      <w:pPr>
        <w:spacing w:line="480" w:lineRule="auto"/>
        <w:ind w:firstLine="0"/>
        <w:jc w:val="both"/>
        <w:rPr>
          <w:bCs/>
          <w:lang w:val="en-GB"/>
        </w:rPr>
      </w:pPr>
      <w:r w:rsidRPr="00671000">
        <w:rPr>
          <w:bCs/>
          <w:lang w:val="en-GB"/>
        </w:rPr>
        <w:t>Department of Sociology</w:t>
      </w:r>
    </w:p>
    <w:p w14:paraId="562D1824" w14:textId="1229A998" w:rsidR="00B276FC" w:rsidRPr="00671000" w:rsidRDefault="00B276FC" w:rsidP="00283711">
      <w:pPr>
        <w:spacing w:line="480" w:lineRule="auto"/>
        <w:ind w:firstLine="0"/>
        <w:jc w:val="both"/>
        <w:rPr>
          <w:bCs/>
          <w:lang w:val="en-GB"/>
        </w:rPr>
      </w:pPr>
      <w:r w:rsidRPr="00671000">
        <w:rPr>
          <w:bCs/>
          <w:lang w:val="en-GB"/>
        </w:rPr>
        <w:t>Radboud University Nijmegen</w:t>
      </w:r>
    </w:p>
    <w:p w14:paraId="635BFA5E" w14:textId="10E07DAC" w:rsidR="00B276FC" w:rsidRPr="00671000" w:rsidRDefault="00671000" w:rsidP="00283711">
      <w:pPr>
        <w:spacing w:line="480" w:lineRule="auto"/>
        <w:ind w:firstLine="0"/>
        <w:jc w:val="both"/>
        <w:rPr>
          <w:bCs/>
          <w:lang w:val="en-GB"/>
        </w:rPr>
      </w:pPr>
      <w:r w:rsidRPr="00283711">
        <w:rPr>
          <w:bCs/>
          <w:lang w:val="en-GB"/>
        </w:rPr>
        <w:t xml:space="preserve">E: </w:t>
      </w:r>
      <w:hyperlink r:id="rId13" w:history="1">
        <w:r w:rsidR="00DA78C5" w:rsidRPr="00D77C87">
          <w:rPr>
            <w:rStyle w:val="Hyperlink"/>
            <w:bCs/>
            <w:lang w:val="en-GB"/>
          </w:rPr>
          <w:t>Niels.spierings@ru.nl</w:t>
        </w:r>
      </w:hyperlink>
      <w:r w:rsidR="00DA78C5">
        <w:rPr>
          <w:bCs/>
          <w:lang w:val="en-GB"/>
        </w:rPr>
        <w:t xml:space="preserve"> </w:t>
      </w:r>
    </w:p>
    <w:p w14:paraId="08190696" w14:textId="77777777" w:rsidR="00B276FC" w:rsidRPr="00671000" w:rsidRDefault="00B276FC" w:rsidP="00283711">
      <w:pPr>
        <w:spacing w:line="480" w:lineRule="auto"/>
        <w:ind w:firstLine="0"/>
        <w:jc w:val="both"/>
        <w:rPr>
          <w:b/>
          <w:lang w:val="en-GB"/>
        </w:rPr>
      </w:pPr>
    </w:p>
    <w:p w14:paraId="0766B3F6" w14:textId="2BDEE54C" w:rsidR="00162680" w:rsidRDefault="00162680" w:rsidP="00283711">
      <w:pPr>
        <w:spacing w:line="480" w:lineRule="auto"/>
        <w:ind w:firstLine="0"/>
        <w:jc w:val="both"/>
        <w:rPr>
          <w:b/>
          <w:lang w:val="en-US"/>
        </w:rPr>
      </w:pPr>
      <w:r>
        <w:rPr>
          <w:b/>
          <w:lang w:val="en-US"/>
        </w:rPr>
        <w:t>Abstract</w:t>
      </w:r>
    </w:p>
    <w:p w14:paraId="57216763" w14:textId="42A0AB40" w:rsidR="001F4D49" w:rsidRDefault="00E75F4A" w:rsidP="00F11D54">
      <w:pPr>
        <w:spacing w:line="480" w:lineRule="auto"/>
        <w:ind w:firstLine="0"/>
        <w:jc w:val="both"/>
        <w:rPr>
          <w:lang w:val="en-US"/>
        </w:rPr>
      </w:pPr>
      <w:r>
        <w:rPr>
          <w:lang w:val="en-US"/>
        </w:rPr>
        <w:t xml:space="preserve">Communication and engagement on Twitter by MPs with other MPs may facilitate the formation of cross-party solidarity networks as well as provide public micro deliberation, making differences between parties visible. At the same time, </w:t>
      </w:r>
      <w:r w:rsidR="00523801">
        <w:rPr>
          <w:lang w:val="en-US"/>
        </w:rPr>
        <w:t xml:space="preserve">divisions of </w:t>
      </w:r>
      <w:r w:rsidR="00FE18F5">
        <w:rPr>
          <w:lang w:val="en-US"/>
        </w:rPr>
        <w:t>T</w:t>
      </w:r>
      <w:r>
        <w:rPr>
          <w:lang w:val="en-US"/>
        </w:rPr>
        <w:t xml:space="preserve">witter networks </w:t>
      </w:r>
      <w:r w:rsidR="00523801">
        <w:rPr>
          <w:lang w:val="en-US"/>
        </w:rPr>
        <w:t>along</w:t>
      </w:r>
      <w:r>
        <w:rPr>
          <w:lang w:val="en-US"/>
        </w:rPr>
        <w:t xml:space="preserve"> party lines</w:t>
      </w:r>
      <w:r w:rsidR="00FE18F5">
        <w:rPr>
          <w:lang w:val="en-US"/>
        </w:rPr>
        <w:t>,</w:t>
      </w:r>
      <w:r>
        <w:rPr>
          <w:lang w:val="en-US"/>
        </w:rPr>
        <w:t xml:space="preserve"> or</w:t>
      </w:r>
      <w:r w:rsidR="00A21A54">
        <w:rPr>
          <w:lang w:val="en-US"/>
        </w:rPr>
        <w:t xml:space="preserve"> other</w:t>
      </w:r>
      <w:r>
        <w:rPr>
          <w:lang w:val="en-US"/>
        </w:rPr>
        <w:t xml:space="preserve"> important social dimensions</w:t>
      </w:r>
      <w:r w:rsidR="00A21A54">
        <w:rPr>
          <w:lang w:val="en-US"/>
        </w:rPr>
        <w:t>,</w:t>
      </w:r>
      <w:r>
        <w:rPr>
          <w:lang w:val="en-US"/>
        </w:rPr>
        <w:t xml:space="preserve"> </w:t>
      </w:r>
      <w:r w:rsidR="00523801">
        <w:rPr>
          <w:lang w:val="en-US"/>
        </w:rPr>
        <w:t xml:space="preserve">may </w:t>
      </w:r>
      <w:r>
        <w:rPr>
          <w:lang w:val="en-US"/>
        </w:rPr>
        <w:t>lead to online interaction that strengthens information bubbles</w:t>
      </w:r>
      <w:r w:rsidR="00A21A54">
        <w:rPr>
          <w:lang w:val="en-US"/>
        </w:rPr>
        <w:t xml:space="preserve"> and</w:t>
      </w:r>
      <w:r>
        <w:rPr>
          <w:lang w:val="en-US"/>
        </w:rPr>
        <w:t xml:space="preserve"> political polarization.</w:t>
      </w:r>
      <w:r w:rsidR="00A21A54">
        <w:rPr>
          <w:lang w:val="en-US"/>
        </w:rPr>
        <w:t xml:space="preserve"> </w:t>
      </w:r>
      <w:r w:rsidR="00F11D54">
        <w:rPr>
          <w:lang w:val="en-US"/>
        </w:rPr>
        <w:t>Despite a growing literature, important knowledge gaps remain, particularly on the complex of Twitter</w:t>
      </w:r>
      <w:r w:rsidR="001F4D49">
        <w:rPr>
          <w:lang w:val="en-US"/>
        </w:rPr>
        <w:t xml:space="preserve">’s </w:t>
      </w:r>
      <w:r w:rsidR="001F4D49" w:rsidRPr="00DA78C5">
        <w:rPr>
          <w:i/>
          <w:iCs/>
          <w:lang w:val="en-US"/>
        </w:rPr>
        <w:t>multilayered</w:t>
      </w:r>
      <w:r w:rsidR="00F11D54">
        <w:rPr>
          <w:lang w:val="en-US"/>
        </w:rPr>
        <w:t xml:space="preserve"> network </w:t>
      </w:r>
      <w:r w:rsidR="00F11D54" w:rsidRPr="00DA78C5">
        <w:rPr>
          <w:i/>
          <w:iCs/>
          <w:lang w:val="en-US"/>
        </w:rPr>
        <w:t>developments</w:t>
      </w:r>
      <w:r w:rsidR="00F11D54">
        <w:rPr>
          <w:lang w:val="en-US"/>
        </w:rPr>
        <w:t xml:space="preserve">. </w:t>
      </w:r>
    </w:p>
    <w:p w14:paraId="5F24A826" w14:textId="357FF2A6" w:rsidR="00F11D54" w:rsidRDefault="002556CF">
      <w:pPr>
        <w:spacing w:line="480" w:lineRule="auto"/>
        <w:ind w:firstLine="708"/>
        <w:jc w:val="both"/>
        <w:rPr>
          <w:lang w:val="en-US"/>
        </w:rPr>
      </w:pPr>
      <w:r>
        <w:rPr>
          <w:lang w:val="en-US"/>
        </w:rPr>
        <w:t>I</w:t>
      </w:r>
      <w:r w:rsidR="00E60990">
        <w:rPr>
          <w:lang w:val="en-US"/>
        </w:rPr>
        <w:t>n this contribution</w:t>
      </w:r>
      <w:r w:rsidR="00F11D54">
        <w:rPr>
          <w:lang w:val="en-US"/>
        </w:rPr>
        <w:t>,</w:t>
      </w:r>
      <w:r w:rsidR="00E60990">
        <w:rPr>
          <w:lang w:val="en-US"/>
        </w:rPr>
        <w:t xml:space="preserve"> we </w:t>
      </w:r>
      <w:r w:rsidR="00F11D54">
        <w:rPr>
          <w:lang w:val="en-US"/>
        </w:rPr>
        <w:t xml:space="preserve">therefore uniquely </w:t>
      </w:r>
      <w:r w:rsidR="00E60990" w:rsidRPr="00391E58">
        <w:rPr>
          <w:lang w:val="en-US"/>
        </w:rPr>
        <w:t>investigate segregation</w:t>
      </w:r>
      <w:r w:rsidR="00EA2B7C">
        <w:rPr>
          <w:lang w:val="en-US"/>
        </w:rPr>
        <w:t xml:space="preserve"> </w:t>
      </w:r>
      <w:r w:rsidR="00E60990" w:rsidRPr="00391E58">
        <w:rPr>
          <w:lang w:val="en-US"/>
        </w:rPr>
        <w:t>in</w:t>
      </w:r>
      <w:r w:rsidR="00F11D54">
        <w:rPr>
          <w:lang w:val="en-US"/>
        </w:rPr>
        <w:t xml:space="preserve"> the </w:t>
      </w:r>
      <w:r w:rsidR="00F11D54" w:rsidRPr="00DA78C5">
        <w:rPr>
          <w:i/>
          <w:iCs/>
          <w:lang w:val="en-US"/>
        </w:rPr>
        <w:t>three interaction layers</w:t>
      </w:r>
      <w:r w:rsidR="00F11D54">
        <w:rPr>
          <w:lang w:val="en-US"/>
        </w:rPr>
        <w:t xml:space="preserve"> on</w:t>
      </w:r>
      <w:r w:rsidR="00E60990" w:rsidRPr="00391E58">
        <w:rPr>
          <w:lang w:val="en-US"/>
        </w:rPr>
        <w:t xml:space="preserve"> Twitter networks</w:t>
      </w:r>
      <w:r w:rsidR="00F11D54">
        <w:rPr>
          <w:lang w:val="en-US"/>
        </w:rPr>
        <w:t xml:space="preserve"> simultaneously and interrelatedly and do so dynamically considering the </w:t>
      </w:r>
      <w:r w:rsidR="00F11D54" w:rsidRPr="00DA78C5">
        <w:rPr>
          <w:i/>
          <w:iCs/>
          <w:lang w:val="en-US"/>
        </w:rPr>
        <w:t>changes</w:t>
      </w:r>
      <w:r w:rsidR="00F11D54">
        <w:rPr>
          <w:lang w:val="en-US"/>
        </w:rPr>
        <w:t xml:space="preserve"> in these networks between </w:t>
      </w:r>
      <w:r w:rsidR="00D61C5C">
        <w:rPr>
          <w:lang w:val="en-US"/>
        </w:rPr>
        <w:t>three</w:t>
      </w:r>
      <w:r w:rsidR="00F11D54">
        <w:rPr>
          <w:lang w:val="en-US"/>
        </w:rPr>
        <w:t xml:space="preserve"> points in time</w:t>
      </w:r>
      <w:r w:rsidR="000D0BC0">
        <w:rPr>
          <w:lang w:val="en-US"/>
        </w:rPr>
        <w:t xml:space="preserve">. </w:t>
      </w:r>
      <w:r w:rsidR="00F11D54">
        <w:rPr>
          <w:lang w:val="en-US"/>
        </w:rPr>
        <w:t>Specifically, w</w:t>
      </w:r>
      <w:r w:rsidR="00E60990">
        <w:rPr>
          <w:lang w:val="en-US"/>
        </w:rPr>
        <w:t xml:space="preserve">e provide a thorough </w:t>
      </w:r>
      <w:r w:rsidR="00E60990">
        <w:rPr>
          <w:lang w:val="en-US"/>
        </w:rPr>
        <w:lastRenderedPageBreak/>
        <w:t xml:space="preserve">understanding </w:t>
      </w:r>
      <w:r>
        <w:rPr>
          <w:lang w:val="en-US"/>
        </w:rPr>
        <w:t xml:space="preserve">by scrutinizing </w:t>
      </w:r>
      <w:r w:rsidR="00E60990">
        <w:rPr>
          <w:lang w:val="en-US"/>
        </w:rPr>
        <w:t>t</w:t>
      </w:r>
      <w:r w:rsidR="003528B0">
        <w:rPr>
          <w:lang w:val="en-US"/>
        </w:rPr>
        <w:t xml:space="preserve">he extent to which </w:t>
      </w:r>
      <w:r w:rsidR="006D38A9">
        <w:rPr>
          <w:lang w:val="en-US"/>
        </w:rPr>
        <w:t xml:space="preserve">and why </w:t>
      </w:r>
      <w:r w:rsidR="00E60990">
        <w:rPr>
          <w:lang w:val="en-US"/>
        </w:rPr>
        <w:t>Twitter networks among MPs</w:t>
      </w:r>
      <w:r>
        <w:rPr>
          <w:lang w:val="en-US"/>
        </w:rPr>
        <w:t xml:space="preserve">, formed by following, @-mentioning and retweeting </w:t>
      </w:r>
      <w:r w:rsidR="00A21A54">
        <w:rPr>
          <w:lang w:val="en-US"/>
        </w:rPr>
        <w:t>relations</w:t>
      </w:r>
      <w:r>
        <w:rPr>
          <w:lang w:val="en-US"/>
        </w:rPr>
        <w:t>,</w:t>
      </w:r>
      <w:r w:rsidR="00E60990">
        <w:rPr>
          <w:lang w:val="en-US"/>
        </w:rPr>
        <w:t xml:space="preserve"> </w:t>
      </w:r>
      <w:r>
        <w:rPr>
          <w:lang w:val="en-US"/>
        </w:rPr>
        <w:t xml:space="preserve">are </w:t>
      </w:r>
      <w:r w:rsidR="00E60990">
        <w:rPr>
          <w:lang w:val="en-US"/>
        </w:rPr>
        <w:t>segregated</w:t>
      </w:r>
      <w:r>
        <w:rPr>
          <w:lang w:val="en-US"/>
        </w:rPr>
        <w:t xml:space="preserve"> along </w:t>
      </w:r>
      <w:r w:rsidR="00E60990">
        <w:rPr>
          <w:lang w:val="en-US"/>
        </w:rPr>
        <w:t xml:space="preserve">party membership lines </w:t>
      </w:r>
      <w:r>
        <w:rPr>
          <w:lang w:val="en-US"/>
        </w:rPr>
        <w:t xml:space="preserve">and sex, age and ethnicity. </w:t>
      </w:r>
      <w:r w:rsidR="00F11D54">
        <w:rPr>
          <w:lang w:val="en-US"/>
        </w:rPr>
        <w:t>Additionally, o</w:t>
      </w:r>
      <w:r w:rsidR="003739C5">
        <w:rPr>
          <w:lang w:val="en-US"/>
        </w:rPr>
        <w:t xml:space="preserve">ur </w:t>
      </w:r>
      <w:r w:rsidR="00FC51A4">
        <w:rPr>
          <w:lang w:val="en-US"/>
        </w:rPr>
        <w:t xml:space="preserve">unique </w:t>
      </w:r>
      <w:r w:rsidR="003739C5">
        <w:rPr>
          <w:lang w:val="en-US"/>
        </w:rPr>
        <w:t xml:space="preserve">dynamic perspective allows us to </w:t>
      </w:r>
      <w:r w:rsidR="006D38A9">
        <w:rPr>
          <w:lang w:val="en-US"/>
        </w:rPr>
        <w:t>rigorously</w:t>
      </w:r>
      <w:r w:rsidR="00F11D54">
        <w:rPr>
          <w:lang w:val="en-US"/>
        </w:rPr>
        <w:t xml:space="preserve"> study development by</w:t>
      </w:r>
      <w:r w:rsidR="006D38A9">
        <w:rPr>
          <w:lang w:val="en-US"/>
        </w:rPr>
        <w:t xml:space="preserve"> disentangl</w:t>
      </w:r>
      <w:r w:rsidR="00F11D54">
        <w:rPr>
          <w:lang w:val="en-US"/>
        </w:rPr>
        <w:t>ing</w:t>
      </w:r>
      <w:r w:rsidR="006D38A9">
        <w:rPr>
          <w:lang w:val="en-US"/>
        </w:rPr>
        <w:t xml:space="preserve"> the impact of </w:t>
      </w:r>
      <w:r w:rsidR="00FC51A4">
        <w:rPr>
          <w:lang w:val="en-US"/>
        </w:rPr>
        <w:t xml:space="preserve">inbreeding homophily (i.e., </w:t>
      </w:r>
      <w:r w:rsidR="006D38A9">
        <w:rPr>
          <w:lang w:val="en-US"/>
        </w:rPr>
        <w:t>MPs being more likely to form Twitter relations with similar counterparts</w:t>
      </w:r>
      <w:r w:rsidR="00FC51A4">
        <w:rPr>
          <w:lang w:val="en-US"/>
        </w:rPr>
        <w:t>),</w:t>
      </w:r>
      <w:r w:rsidR="006D38A9">
        <w:rPr>
          <w:lang w:val="en-US"/>
        </w:rPr>
        <w:t xml:space="preserve"> structural network effects, characteristics of MPs</w:t>
      </w:r>
      <w:r w:rsidR="00FC51A4">
        <w:rPr>
          <w:lang w:val="en-US"/>
        </w:rPr>
        <w:t xml:space="preserve">, </w:t>
      </w:r>
      <w:r w:rsidR="006D38A9">
        <w:rPr>
          <w:lang w:val="en-US"/>
        </w:rPr>
        <w:t>and feedback mechanisms between the three Twitter layers</w:t>
      </w:r>
      <w:r w:rsidR="00FC51A4">
        <w:rPr>
          <w:lang w:val="en-US"/>
        </w:rPr>
        <w:t xml:space="preserve"> on network segregation dynamics</w:t>
      </w:r>
      <w:r w:rsidR="006D38A9">
        <w:rPr>
          <w:lang w:val="en-US"/>
        </w:rPr>
        <w:t xml:space="preserve">. </w:t>
      </w:r>
      <w:r w:rsidR="00F11D54">
        <w:rPr>
          <w:lang w:val="en-US"/>
        </w:rPr>
        <w:t>To ground our analyses, we theoretically integrate</w:t>
      </w:r>
      <w:r w:rsidR="000D0BC0">
        <w:rPr>
          <w:lang w:val="en-US"/>
        </w:rPr>
        <w:t xml:space="preserve"> the online</w:t>
      </w:r>
      <w:r w:rsidR="00F11D54">
        <w:rPr>
          <w:lang w:val="en-US"/>
        </w:rPr>
        <w:t>-</w:t>
      </w:r>
      <w:r w:rsidR="000D0BC0">
        <w:rPr>
          <w:lang w:val="en-US"/>
        </w:rPr>
        <w:t>network literature with that on the political consequences of the digital architecture</w:t>
      </w:r>
      <w:r w:rsidR="00F11D54">
        <w:rPr>
          <w:lang w:val="en-US"/>
        </w:rPr>
        <w:t xml:space="preserve"> (or affordances)</w:t>
      </w:r>
      <w:r w:rsidR="000D0BC0">
        <w:rPr>
          <w:lang w:val="en-US"/>
        </w:rPr>
        <w:t xml:space="preserve"> of social media platforms and their political use. </w:t>
      </w:r>
    </w:p>
    <w:p w14:paraId="5928FDED" w14:textId="1EF98FFA" w:rsidR="00FE18F5" w:rsidRPr="00DA78C5" w:rsidRDefault="00F11D54">
      <w:pPr>
        <w:spacing w:line="480" w:lineRule="auto"/>
        <w:ind w:firstLine="708"/>
        <w:jc w:val="both"/>
        <w:rPr>
          <w:lang w:val="en-US"/>
        </w:rPr>
      </w:pPr>
      <w:r>
        <w:rPr>
          <w:lang w:val="en-US"/>
        </w:rPr>
        <w:t>C</w:t>
      </w:r>
      <w:r w:rsidR="00CA67D3">
        <w:rPr>
          <w:lang w:val="en-US"/>
        </w:rPr>
        <w:t>ombin</w:t>
      </w:r>
      <w:r>
        <w:rPr>
          <w:lang w:val="en-US"/>
        </w:rPr>
        <w:t>ing</w:t>
      </w:r>
      <w:r w:rsidR="00CA67D3">
        <w:rPr>
          <w:lang w:val="en-US"/>
        </w:rPr>
        <w:t xml:space="preserve"> descriptive</w:t>
      </w:r>
      <w:r>
        <w:rPr>
          <w:lang w:val="en-US"/>
        </w:rPr>
        <w:t xml:space="preserve"> network</w:t>
      </w:r>
      <w:r w:rsidR="00CA67D3">
        <w:rPr>
          <w:lang w:val="en-US"/>
        </w:rPr>
        <w:t xml:space="preserve"> statistics with</w:t>
      </w:r>
      <w:r>
        <w:rPr>
          <w:lang w:val="en-US"/>
        </w:rPr>
        <w:t xml:space="preserve"> </w:t>
      </w:r>
      <w:r w:rsidRPr="00DA78C5">
        <w:rPr>
          <w:i/>
          <w:iCs/>
          <w:lang w:val="en-US"/>
        </w:rPr>
        <w:t>SIENA</w:t>
      </w:r>
      <w:r w:rsidR="00CA67D3">
        <w:rPr>
          <w:lang w:val="en-US"/>
        </w:rPr>
        <w:t xml:space="preserve"> </w:t>
      </w:r>
      <w:r w:rsidR="003B5C57">
        <w:rPr>
          <w:lang w:val="en-US"/>
        </w:rPr>
        <w:t>analy</w:t>
      </w:r>
      <w:r w:rsidR="00CA67D3">
        <w:rPr>
          <w:lang w:val="en-US"/>
        </w:rPr>
        <w:t>s</w:t>
      </w:r>
      <w:r w:rsidR="00776A87">
        <w:rPr>
          <w:lang w:val="en-US"/>
        </w:rPr>
        <w:t>e</w:t>
      </w:r>
      <w:r w:rsidR="00CA67D3">
        <w:rPr>
          <w:lang w:val="en-US"/>
        </w:rPr>
        <w:t xml:space="preserve">s of </w:t>
      </w:r>
      <w:r w:rsidR="003B5C57">
        <w:rPr>
          <w:lang w:val="en-US"/>
        </w:rPr>
        <w:t>network dynamics</w:t>
      </w:r>
      <w:r w:rsidR="002C4DA4">
        <w:rPr>
          <w:lang w:val="en-US"/>
        </w:rPr>
        <w:t xml:space="preserve"> for Dutch MPs at t</w:t>
      </w:r>
      <w:r w:rsidR="00DA78C5">
        <w:rPr>
          <w:lang w:val="en-US"/>
        </w:rPr>
        <w:t>hree</w:t>
      </w:r>
      <w:r w:rsidR="002C4DA4">
        <w:rPr>
          <w:lang w:val="en-US"/>
        </w:rPr>
        <w:t xml:space="preserve"> point</w:t>
      </w:r>
      <w:r w:rsidR="00DA78C5">
        <w:rPr>
          <w:lang w:val="en-US"/>
        </w:rPr>
        <w:t>s</w:t>
      </w:r>
      <w:r w:rsidR="002C4DA4">
        <w:rPr>
          <w:lang w:val="en-US"/>
        </w:rPr>
        <w:t xml:space="preserve"> in time after the 2017 elections</w:t>
      </w:r>
      <w:r>
        <w:rPr>
          <w:lang w:val="en-US"/>
        </w:rPr>
        <w:t>, w</w:t>
      </w:r>
      <w:r w:rsidR="0052161F">
        <w:rPr>
          <w:lang w:val="en-US"/>
        </w:rPr>
        <w:t xml:space="preserve">e find that </w:t>
      </w:r>
      <w:r w:rsidR="00FC51A4" w:rsidRPr="00DA78C5">
        <w:rPr>
          <w:i/>
          <w:iCs/>
          <w:lang w:val="en-US"/>
        </w:rPr>
        <w:t>political</w:t>
      </w:r>
      <w:r w:rsidR="00FC51A4">
        <w:rPr>
          <w:lang w:val="en-US"/>
        </w:rPr>
        <w:t xml:space="preserve"> segregation patterns are strongest within the retweet-layer and weakest in the @-mention layer. </w:t>
      </w:r>
      <w:r w:rsidR="00380263">
        <w:rPr>
          <w:lang w:val="en-US"/>
        </w:rPr>
        <w:t xml:space="preserve">The </w:t>
      </w:r>
      <w:r w:rsidR="00B87497">
        <w:rPr>
          <w:lang w:val="en-US"/>
        </w:rPr>
        <w:t>interrelations between the</w:t>
      </w:r>
      <w:r w:rsidR="00FC51A4">
        <w:rPr>
          <w:lang w:val="en-US"/>
        </w:rPr>
        <w:t xml:space="preserve"> three Twitter</w:t>
      </w:r>
      <w:r w:rsidR="00B87497">
        <w:rPr>
          <w:lang w:val="en-US"/>
        </w:rPr>
        <w:t xml:space="preserve"> network </w:t>
      </w:r>
      <w:r w:rsidR="00380263">
        <w:rPr>
          <w:lang w:val="en-US"/>
        </w:rPr>
        <w:t xml:space="preserve">layers </w:t>
      </w:r>
      <w:r w:rsidR="00B87497">
        <w:rPr>
          <w:lang w:val="en-US"/>
        </w:rPr>
        <w:t xml:space="preserve">aggravate party-based </w:t>
      </w:r>
      <w:r w:rsidR="00380263">
        <w:rPr>
          <w:lang w:val="en-US"/>
        </w:rPr>
        <w:t xml:space="preserve">segregation. </w:t>
      </w:r>
      <w:r w:rsidR="0052161F">
        <w:rPr>
          <w:lang w:val="en-US"/>
        </w:rPr>
        <w:t xml:space="preserve"> </w:t>
      </w:r>
      <w:r w:rsidR="00FE18F5">
        <w:rPr>
          <w:lang w:val="en-US"/>
        </w:rPr>
        <w:t>We found no consistent indication of the MP Twitter networks to be</w:t>
      </w:r>
      <w:r w:rsidR="002C4DA4">
        <w:rPr>
          <w:lang w:val="en-US"/>
        </w:rPr>
        <w:t xml:space="preserve"> </w:t>
      </w:r>
      <w:r w:rsidR="002C4DA4" w:rsidRPr="00DA78C5">
        <w:rPr>
          <w:i/>
          <w:iCs/>
          <w:lang w:val="en-US"/>
        </w:rPr>
        <w:t>socially</w:t>
      </w:r>
      <w:r w:rsidR="00FE18F5">
        <w:rPr>
          <w:lang w:val="en-US"/>
        </w:rPr>
        <w:t xml:space="preserve"> segregated. </w:t>
      </w:r>
      <w:r w:rsidR="002C4DA4" w:rsidRPr="002C4DA4">
        <w:rPr>
          <w:lang w:val="en-US"/>
        </w:rPr>
        <w:t>Social inbreeding homophily</w:t>
      </w:r>
      <w:r w:rsidR="002C4DA4">
        <w:rPr>
          <w:lang w:val="en-US"/>
        </w:rPr>
        <w:t>, while prominent in the offline world, is found little and</w:t>
      </w:r>
      <w:r w:rsidR="002C4DA4" w:rsidRPr="002C4DA4">
        <w:rPr>
          <w:lang w:val="en-US"/>
        </w:rPr>
        <w:t xml:space="preserve"> does n</w:t>
      </w:r>
      <w:r w:rsidR="002C4DA4">
        <w:rPr>
          <w:lang w:val="en-US"/>
        </w:rPr>
        <w:t xml:space="preserve">ot counteract party segregation. </w:t>
      </w:r>
    </w:p>
    <w:p w14:paraId="60980388" w14:textId="77777777" w:rsidR="00FC51A4" w:rsidRPr="00FE18F5" w:rsidRDefault="00FC51A4" w:rsidP="00283711">
      <w:pPr>
        <w:spacing w:line="480" w:lineRule="auto"/>
        <w:ind w:firstLine="0"/>
        <w:jc w:val="both"/>
        <w:rPr>
          <w:iCs/>
          <w:lang w:val="en-US"/>
        </w:rPr>
      </w:pPr>
    </w:p>
    <w:p w14:paraId="4E3D9DE5" w14:textId="77777777" w:rsidR="00CB6AE5" w:rsidRDefault="00CB6AE5">
      <w:pPr>
        <w:spacing w:line="276" w:lineRule="auto"/>
        <w:ind w:firstLine="0"/>
        <w:rPr>
          <w:b/>
          <w:lang w:val="en-US"/>
        </w:rPr>
      </w:pPr>
      <w:r>
        <w:rPr>
          <w:b/>
          <w:lang w:val="en-US"/>
        </w:rPr>
        <w:br w:type="page"/>
      </w:r>
    </w:p>
    <w:p w14:paraId="28C3F7B1" w14:textId="727D5BF4" w:rsidR="009C07BC" w:rsidRPr="009C07BC" w:rsidRDefault="009C07BC" w:rsidP="00283711">
      <w:pPr>
        <w:spacing w:line="480" w:lineRule="auto"/>
        <w:ind w:firstLine="0"/>
        <w:jc w:val="both"/>
        <w:rPr>
          <w:b/>
          <w:lang w:val="en-US"/>
        </w:rPr>
      </w:pPr>
      <w:r>
        <w:rPr>
          <w:b/>
          <w:lang w:val="en-US"/>
        </w:rPr>
        <w:lastRenderedPageBreak/>
        <w:t xml:space="preserve">1. </w:t>
      </w:r>
      <w:r w:rsidR="00B909A2">
        <w:rPr>
          <w:b/>
          <w:lang w:val="en-US"/>
        </w:rPr>
        <w:t>Introduction</w:t>
      </w:r>
    </w:p>
    <w:p w14:paraId="1C828DB3" w14:textId="1DB4C217" w:rsidR="004E0674" w:rsidRDefault="006861B1" w:rsidP="004E0674">
      <w:pPr>
        <w:spacing w:line="480" w:lineRule="auto"/>
        <w:ind w:firstLine="0"/>
        <w:jc w:val="both"/>
        <w:rPr>
          <w:lang w:val="en-US"/>
        </w:rPr>
      </w:pPr>
      <w:r>
        <w:rPr>
          <w:lang w:val="en-US"/>
        </w:rPr>
        <w:t xml:space="preserve">Twitter is a popular </w:t>
      </w:r>
      <w:r w:rsidR="007F4D2F">
        <w:rPr>
          <w:lang w:val="en-US"/>
        </w:rPr>
        <w:t xml:space="preserve">communication </w:t>
      </w:r>
      <w:r>
        <w:rPr>
          <w:lang w:val="en-US"/>
        </w:rPr>
        <w:t xml:space="preserve">tool among </w:t>
      </w:r>
      <w:r w:rsidR="007F4D2F">
        <w:rPr>
          <w:lang w:val="en-US"/>
        </w:rPr>
        <w:t>politicians</w:t>
      </w:r>
      <w:r w:rsidR="001A0F09">
        <w:rPr>
          <w:lang w:val="en-US"/>
        </w:rPr>
        <w:t xml:space="preserve">. </w:t>
      </w:r>
      <w:r w:rsidR="009637C2">
        <w:rPr>
          <w:lang w:val="en-US"/>
        </w:rPr>
        <w:t>Twitter</w:t>
      </w:r>
      <w:r w:rsidR="00530365">
        <w:rPr>
          <w:lang w:val="en-US"/>
        </w:rPr>
        <w:t xml:space="preserve"> is</w:t>
      </w:r>
      <w:r w:rsidR="001B5775">
        <w:rPr>
          <w:lang w:val="en-US"/>
        </w:rPr>
        <w:t xml:space="preserve"> simpl</w:t>
      </w:r>
      <w:r w:rsidR="00530365">
        <w:rPr>
          <w:lang w:val="en-US"/>
        </w:rPr>
        <w:t>e and easy to</w:t>
      </w:r>
      <w:r w:rsidR="001B5775">
        <w:rPr>
          <w:lang w:val="en-US"/>
        </w:rPr>
        <w:t xml:space="preserve"> use and it allows politicians to directly communicate and engage with</w:t>
      </w:r>
      <w:r w:rsidR="00FB0D23">
        <w:rPr>
          <w:lang w:val="en-US"/>
        </w:rPr>
        <w:t xml:space="preserve"> colleagues, journalists, pundits and</w:t>
      </w:r>
      <w:r w:rsidR="001B5775">
        <w:rPr>
          <w:lang w:val="en-US"/>
        </w:rPr>
        <w:t xml:space="preserve"> </w:t>
      </w:r>
      <w:r w:rsidR="007261B4">
        <w:rPr>
          <w:lang w:val="en-US"/>
        </w:rPr>
        <w:t>voters</w:t>
      </w:r>
      <w:r w:rsidR="00FB0D23">
        <w:rPr>
          <w:lang w:val="en-US"/>
        </w:rPr>
        <w:t xml:space="preserve"> </w:t>
      </w:r>
      <w:r w:rsidR="00812588">
        <w:rPr>
          <w:lang w:val="en-US"/>
        </w:rPr>
        <w:fldChar w:fldCharType="begin"/>
      </w:r>
      <w:r w:rsidR="005356BA">
        <w:rPr>
          <w:lang w:val="en-US"/>
        </w:rPr>
        <w:instrText xml:space="preserve"> ADDIN ZOTERO_ITEM CSL_CITATION {"citationID":"gbUaN3fy","properties":{"formattedCitation":"(Klinger and Svensson 2015; Spierings and Jacobs 2019; Spierings, Jacobs, and Linders 2019; Tromble 2018)","plainCitation":"(Klinger and Svensson 2015; Spierings and Jacobs 2019; Spierings, Jacobs, and Linders 2019; Tromble 2018)","dontUpdate":true,"noteIndex":0},"citationItems":[{"id":41,"uris":["http://zotero.org/users/6814611/items/SV22L6ES"],"itemData":{"id":41,"type":"article-journal","container-title":"New media &amp; society","issue":"8","note":"publisher: Sage Publications Sage UK: London, England","page":"1241–1257","title":"The emergence of network media logic in political communication: A theoretical approach","volume":"17","author":[{"family":"Klinger","given":"Ulrike"},{"family":"Svensson","given":"Jakob"}],"issued":{"date-parts":[["2015"]]}}},{"id":39,"uris":["http://zotero.org/users/6814611/items/4GGUEIRN"],"itemData":{"id":39,"type":"article-journal","container-title":"Acta Politica","issue":"1","note":"publisher: Springer","page":"145–173","title":"Political parties and social media campaigning","volume":"54","author":[{"family":"Spierings","given":"Niels"},{"family":"Jacobs","given":"Kristof"}],"issued":{"date-parts":[["2019"]]}}},{"id":38,"uris":["http://zotero.org/users/6814611/items/3DHQGZC8"],"itemData":{"id":38,"type":"article-journal","container-title":"Social science computer review","issue":"2","note":"publisher: SAGE Publications Sage CA: Los Angeles, CA","page":"160–177","title":"Keeping an eye on the people: Who has access to MPs on Twitter?","volume":"37","author":[{"family":"Spierings","given":"Niels"},{"family":"Jacobs","given":"Kristof"},{"family":"Linders","given":"Nik"}],"issued":{"date-parts":[["2019"]]}}},{"id":40,"uris":["http://zotero.org/users/6814611/items/WISLRPII"],"itemData":{"id":40,"type":"article-journal","container-title":"New media &amp; society","issue":"2","note":"publisher: SAGE Publications Sage UK: London, England","page":"676–697","title":"Thanks for (actually) responding! How citizen demand shapes politicians’ interactive practices on Twitter","volume":"20","author":[{"family":"Tromble","given":"Rebekah"}],"issued":{"date-parts":[["2018"]]}}}],"schema":"https://github.com/citation-style-language/schema/raw/master/csl-citation.json"} </w:instrText>
      </w:r>
      <w:r w:rsidR="00812588">
        <w:rPr>
          <w:lang w:val="en-US"/>
        </w:rPr>
        <w:fldChar w:fldCharType="separate"/>
      </w:r>
      <w:r w:rsidR="00812588" w:rsidRPr="00812588">
        <w:rPr>
          <w:rFonts w:ascii="Calibri" w:hAnsi="Calibri" w:cs="Calibri"/>
          <w:lang w:val="en-GB"/>
        </w:rPr>
        <w:t>(</w:t>
      </w:r>
      <w:r w:rsidR="00812588">
        <w:rPr>
          <w:rFonts w:ascii="Calibri" w:hAnsi="Calibri" w:cs="Calibri"/>
          <w:lang w:val="en-GB"/>
        </w:rPr>
        <w:t xml:space="preserve">e.g. </w:t>
      </w:r>
      <w:r w:rsidR="00812588" w:rsidRPr="00812588">
        <w:rPr>
          <w:rFonts w:ascii="Calibri" w:hAnsi="Calibri" w:cs="Calibri"/>
          <w:lang w:val="en-GB"/>
        </w:rPr>
        <w:t>Klinger and Svensson 2015; Spierings and Jacobs 2019; Spierings, Jacobs, and Linders 2019; Tromble 2018)</w:t>
      </w:r>
      <w:r w:rsidR="00812588">
        <w:rPr>
          <w:lang w:val="en-US"/>
        </w:rPr>
        <w:fldChar w:fldCharType="end"/>
      </w:r>
      <w:r w:rsidR="00FB0D23">
        <w:rPr>
          <w:lang w:val="en-US"/>
        </w:rPr>
        <w:t>.</w:t>
      </w:r>
      <w:r w:rsidR="009C6F72">
        <w:rPr>
          <w:lang w:val="en-US"/>
        </w:rPr>
        <w:t xml:space="preserve"> </w:t>
      </w:r>
      <w:r w:rsidR="00EE3E95">
        <w:rPr>
          <w:lang w:val="en-US"/>
        </w:rPr>
        <w:t>W</w:t>
      </w:r>
      <w:r w:rsidR="00B379CA">
        <w:rPr>
          <w:lang w:val="en-US"/>
        </w:rPr>
        <w:t xml:space="preserve">hen looking at </w:t>
      </w:r>
      <w:r w:rsidR="00EE3E95">
        <w:rPr>
          <w:lang w:val="en-US"/>
        </w:rPr>
        <w:t xml:space="preserve">with </w:t>
      </w:r>
      <w:r w:rsidR="00B379CA">
        <w:rPr>
          <w:lang w:val="en-US"/>
        </w:rPr>
        <w:t>whom</w:t>
      </w:r>
      <w:r w:rsidR="007261B4">
        <w:rPr>
          <w:lang w:val="en-US"/>
        </w:rPr>
        <w:t xml:space="preserve"> </w:t>
      </w:r>
      <w:r w:rsidR="00FD1D92">
        <w:rPr>
          <w:lang w:val="en-US"/>
        </w:rPr>
        <w:t>MPs</w:t>
      </w:r>
      <w:r w:rsidR="00B379CA">
        <w:rPr>
          <w:lang w:val="en-US"/>
        </w:rPr>
        <w:t xml:space="preserve"> actively connect and interact on Twitter, </w:t>
      </w:r>
      <w:r w:rsidR="00FB0D23">
        <w:rPr>
          <w:lang w:val="en-US"/>
        </w:rPr>
        <w:t xml:space="preserve">particularly </w:t>
      </w:r>
      <w:r w:rsidR="00B379CA">
        <w:rPr>
          <w:lang w:val="en-US"/>
        </w:rPr>
        <w:t xml:space="preserve">other politicians are strongly </w:t>
      </w:r>
      <w:r w:rsidR="0093481A">
        <w:rPr>
          <w:lang w:val="en-US"/>
        </w:rPr>
        <w:t>overrepresented</w:t>
      </w:r>
      <w:r w:rsidR="006E014B">
        <w:rPr>
          <w:lang w:val="en-US"/>
        </w:rPr>
        <w:t xml:space="preserve"> </w:t>
      </w:r>
      <w:r w:rsidR="005356BA">
        <w:rPr>
          <w:lang w:val="en-US"/>
        </w:rPr>
        <w:fldChar w:fldCharType="begin"/>
      </w:r>
      <w:r w:rsidR="005356BA">
        <w:rPr>
          <w:lang w:val="en-US"/>
        </w:rPr>
        <w:instrText xml:space="preserve"> ADDIN ZOTERO_ITEM CSL_CITATION {"citationID":"2O3viozZ","properties":{"formattedCitation":"(van Vliet, T\\uc0\\u246{}rnberg, and Uitermark 2020)","plainCitation":"(van Vliet, Törnberg, and Uitermark 2020)","noteIndex":0},"citationItems":[{"id":99,"uris":["http://zotero.org/users/6814611/items/XFSTZ8QF"],"itemData":{"id":99,"type":"article-journal","container-title":"PLoS one","issue":"9","note":"publisher: Public Library of Science San Francisco, CA USA","page":"e0237073","title":"The Twitter parliamentarian database: Analyzing Twitter politics across 26 countries","volume":"15","author":[{"family":"Vliet","given":"Livia","non-dropping-particle":"van"},{"family":"Törnberg","given":"Petter"},{"family":"Uitermark","given":"Justus"}],"issued":{"date-parts":[["2020"]]}}}],"schema":"https://github.com/citation-style-language/schema/raw/master/csl-citation.json"} </w:instrText>
      </w:r>
      <w:r w:rsidR="005356BA">
        <w:rPr>
          <w:lang w:val="en-US"/>
        </w:rPr>
        <w:fldChar w:fldCharType="separate"/>
      </w:r>
      <w:r w:rsidR="005356BA" w:rsidRPr="00DA78C5">
        <w:rPr>
          <w:rFonts w:ascii="Calibri" w:hAnsi="Calibri" w:cs="Calibri"/>
          <w:szCs w:val="24"/>
          <w:lang w:val="en-US"/>
        </w:rPr>
        <w:t>(van Vliet, Törnberg, and Uitermark 2020)</w:t>
      </w:r>
      <w:r w:rsidR="005356BA">
        <w:rPr>
          <w:lang w:val="en-US"/>
        </w:rPr>
        <w:fldChar w:fldCharType="end"/>
      </w:r>
      <w:r w:rsidR="004F2C5C">
        <w:rPr>
          <w:lang w:val="en-US"/>
        </w:rPr>
        <w:t xml:space="preserve">. For instance, </w:t>
      </w:r>
      <w:r w:rsidR="00EE3E95">
        <w:rPr>
          <w:lang w:val="en-US"/>
        </w:rPr>
        <w:t>a study on Dutch MPs estimated that</w:t>
      </w:r>
      <w:r w:rsidR="004F2C5C">
        <w:rPr>
          <w:lang w:val="en-US"/>
        </w:rPr>
        <w:t xml:space="preserve"> no less than</w:t>
      </w:r>
      <w:r w:rsidR="00EE3E95">
        <w:rPr>
          <w:lang w:val="en-US"/>
        </w:rPr>
        <w:t xml:space="preserve"> over 40 per cent of the accounts MPs follow are other politicians </w:t>
      </w:r>
      <w:r w:rsidR="00812588">
        <w:rPr>
          <w:lang w:val="en-US"/>
        </w:rPr>
        <w:fldChar w:fldCharType="begin"/>
      </w:r>
      <w:r w:rsidR="005356BA">
        <w:rPr>
          <w:lang w:val="en-US"/>
        </w:rPr>
        <w:instrText xml:space="preserve"> ADDIN ZOTERO_ITEM CSL_CITATION {"citationID":"R6aKIAbP","properties":{"unsorted":true,"formattedCitation":"(Spierings et al. 2019)","plainCitation":"(Spierings et al. 2019)","noteIndex":0},"citationItems":[{"id":38,"uris":["http://zotero.org/users/6814611/items/3DHQGZC8"],"itemData":{"id":38,"type":"article-journal","container-title":"Social science computer review","issue":"2","note":"publisher: SAGE Publications Sage CA: Los Angeles, CA","page":"160–177","title":"Keeping an eye on the people: Who has access to MPs on Twitter?","volume":"37","author":[{"family":"Spierings","given":"Niels"},{"family":"Jacobs","given":"Kristof"},{"family":"Linders","given":"Nik"}],"issued":{"date-parts":[["2019"]]}}}],"schema":"https://github.com/citation-style-language/schema/raw/master/csl-citation.json"} </w:instrText>
      </w:r>
      <w:r w:rsidR="00812588">
        <w:rPr>
          <w:lang w:val="en-US"/>
        </w:rPr>
        <w:fldChar w:fldCharType="separate"/>
      </w:r>
      <w:r w:rsidR="00812588" w:rsidRPr="00812588">
        <w:rPr>
          <w:rFonts w:ascii="Calibri" w:hAnsi="Calibri" w:cs="Calibri"/>
          <w:lang w:val="en-GB"/>
        </w:rPr>
        <w:t>(Spierings et al. 2019)</w:t>
      </w:r>
      <w:r w:rsidR="00812588">
        <w:rPr>
          <w:lang w:val="en-US"/>
        </w:rPr>
        <w:fldChar w:fldCharType="end"/>
      </w:r>
      <w:r w:rsidR="00EE3E95">
        <w:rPr>
          <w:lang w:val="en-US"/>
        </w:rPr>
        <w:t xml:space="preserve">. </w:t>
      </w:r>
      <w:r w:rsidR="004F2C5C">
        <w:rPr>
          <w:lang w:val="en-US"/>
        </w:rPr>
        <w:t>C</w:t>
      </w:r>
      <w:r w:rsidR="00FB0D23">
        <w:rPr>
          <w:lang w:val="en-US"/>
        </w:rPr>
        <w:t xml:space="preserve">ommunication and engagement </w:t>
      </w:r>
      <w:r w:rsidR="004F2C5C">
        <w:rPr>
          <w:lang w:val="en-US"/>
        </w:rPr>
        <w:t xml:space="preserve">among MPs via </w:t>
      </w:r>
      <w:r w:rsidR="00FB0D23">
        <w:rPr>
          <w:lang w:val="en-US"/>
        </w:rPr>
        <w:t xml:space="preserve">Twitter may facilitate the formation of </w:t>
      </w:r>
      <w:r w:rsidR="00706FEF">
        <w:rPr>
          <w:lang w:val="en-US"/>
        </w:rPr>
        <w:t>cross-party</w:t>
      </w:r>
      <w:r w:rsidR="00FB0D23">
        <w:rPr>
          <w:lang w:val="en-US"/>
        </w:rPr>
        <w:t xml:space="preserve"> solidarity network as well as provide public micro deliberation that allow citizens to get a better understanding of policy consideration</w:t>
      </w:r>
      <w:r w:rsidR="00AD0FC8">
        <w:rPr>
          <w:lang w:val="en-US"/>
        </w:rPr>
        <w:t>s</w:t>
      </w:r>
      <w:r w:rsidR="00FB0D23">
        <w:rPr>
          <w:lang w:val="en-US"/>
        </w:rPr>
        <w:t xml:space="preserve"> and differences between parties. </w:t>
      </w:r>
      <w:r w:rsidR="004F2C5C">
        <w:rPr>
          <w:lang w:val="en-US"/>
        </w:rPr>
        <w:t>H</w:t>
      </w:r>
      <w:r w:rsidR="00FB0D23">
        <w:rPr>
          <w:lang w:val="en-US"/>
        </w:rPr>
        <w:t xml:space="preserve">owever, </w:t>
      </w:r>
      <w:r w:rsidR="004F2C5C">
        <w:rPr>
          <w:lang w:val="en-US"/>
        </w:rPr>
        <w:t>these T</w:t>
      </w:r>
      <w:r w:rsidR="00FB0D23">
        <w:rPr>
          <w:lang w:val="en-US"/>
        </w:rPr>
        <w:t>witter networks might</w:t>
      </w:r>
      <w:r w:rsidR="004F2C5C">
        <w:rPr>
          <w:lang w:val="en-US"/>
        </w:rPr>
        <w:t xml:space="preserve"> develop</w:t>
      </w:r>
      <w:r w:rsidR="00FB0D23">
        <w:rPr>
          <w:lang w:val="en-US"/>
        </w:rPr>
        <w:t xml:space="preserve"> strongly across party lines or other important social dimensions such as sex, age and ethnicity, </w:t>
      </w:r>
      <w:r w:rsidR="00E75F4A">
        <w:rPr>
          <w:lang w:val="en-US"/>
        </w:rPr>
        <w:t>strengthen</w:t>
      </w:r>
      <w:r w:rsidR="004F2C5C">
        <w:rPr>
          <w:lang w:val="en-US"/>
        </w:rPr>
        <w:t xml:space="preserve">ing </w:t>
      </w:r>
      <w:r w:rsidR="00FB0D23">
        <w:rPr>
          <w:lang w:val="en-US"/>
        </w:rPr>
        <w:t>information bubbles</w:t>
      </w:r>
      <w:r w:rsidR="004F2C5C">
        <w:rPr>
          <w:lang w:val="en-US"/>
        </w:rPr>
        <w:t xml:space="preserve"> and</w:t>
      </w:r>
      <w:r w:rsidR="00FB0D23">
        <w:rPr>
          <w:lang w:val="en-US"/>
        </w:rPr>
        <w:t xml:space="preserve"> political polarization. </w:t>
      </w:r>
    </w:p>
    <w:p w14:paraId="22669F8B" w14:textId="77777777" w:rsidR="00374F1C" w:rsidRDefault="0072282B" w:rsidP="00085A46">
      <w:pPr>
        <w:spacing w:line="480" w:lineRule="auto"/>
        <w:ind w:firstLine="708"/>
        <w:jc w:val="both"/>
        <w:rPr>
          <w:lang w:val="en-US"/>
        </w:rPr>
      </w:pPr>
      <w:r>
        <w:rPr>
          <w:lang w:val="en-US"/>
        </w:rPr>
        <w:t xml:space="preserve">Despite this </w:t>
      </w:r>
      <w:r w:rsidR="004E0674">
        <w:rPr>
          <w:lang w:val="en-US"/>
        </w:rPr>
        <w:t>relevance</w:t>
      </w:r>
      <w:r>
        <w:rPr>
          <w:lang w:val="en-US"/>
        </w:rPr>
        <w:t>, r</w:t>
      </w:r>
      <w:r w:rsidR="005B494F">
        <w:rPr>
          <w:lang w:val="en-US"/>
        </w:rPr>
        <w:t xml:space="preserve">esearch into the Twitter networks </w:t>
      </w:r>
      <w:r w:rsidR="005B494F" w:rsidRPr="00B50A16">
        <w:rPr>
          <w:lang w:val="en-US"/>
        </w:rPr>
        <w:t xml:space="preserve">among </w:t>
      </w:r>
      <w:r w:rsidR="005B494F">
        <w:rPr>
          <w:lang w:val="en-US"/>
        </w:rPr>
        <w:t>MPs is</w:t>
      </w:r>
      <w:r w:rsidR="00CB6AE5">
        <w:rPr>
          <w:lang w:val="en-US"/>
        </w:rPr>
        <w:t xml:space="preserve"> relatively</w:t>
      </w:r>
      <w:r w:rsidR="005B494F">
        <w:rPr>
          <w:lang w:val="en-US"/>
        </w:rPr>
        <w:t xml:space="preserve"> rare </w:t>
      </w:r>
      <w:r w:rsidR="004E0674">
        <w:rPr>
          <w:lang w:val="en-US"/>
        </w:rPr>
        <w:t xml:space="preserve">in the prospering field of social media studies in political communication. </w:t>
      </w:r>
      <w:r w:rsidR="00FB0D23">
        <w:rPr>
          <w:lang w:val="en-US"/>
        </w:rPr>
        <w:t xml:space="preserve">What do we know about MPs </w:t>
      </w:r>
      <w:proofErr w:type="spellStart"/>
      <w:r w:rsidR="00FB0D23">
        <w:rPr>
          <w:lang w:val="en-US"/>
        </w:rPr>
        <w:t>intraparliamentary</w:t>
      </w:r>
      <w:proofErr w:type="spellEnd"/>
      <w:r w:rsidR="00FB0D23">
        <w:rPr>
          <w:lang w:val="en-US"/>
        </w:rPr>
        <w:t xml:space="preserve"> networks? </w:t>
      </w:r>
      <w:r w:rsidR="00055571">
        <w:rPr>
          <w:lang w:val="en-US"/>
        </w:rPr>
        <w:t>Most studies are mainly</w:t>
      </w:r>
      <w:r w:rsidR="00A356E1">
        <w:rPr>
          <w:lang w:val="en-US"/>
        </w:rPr>
        <w:t xml:space="preserve"> descriptive </w:t>
      </w:r>
      <w:r w:rsidR="00055571">
        <w:rPr>
          <w:lang w:val="en-US"/>
        </w:rPr>
        <w:t>in terms of analyzing the networks</w:t>
      </w:r>
      <w:r w:rsidR="00A356E1">
        <w:rPr>
          <w:lang w:val="en-US"/>
        </w:rPr>
        <w:t xml:space="preserve">. </w:t>
      </w:r>
      <w:r w:rsidR="00365688" w:rsidRPr="00B50A16">
        <w:rPr>
          <w:lang w:val="en-US"/>
        </w:rPr>
        <w:t>Hsu and Park</w:t>
      </w:r>
      <w:r w:rsidR="0035514A" w:rsidRPr="00B50A16">
        <w:rPr>
          <w:lang w:val="en-US"/>
        </w:rPr>
        <w:t xml:space="preserve"> </w:t>
      </w:r>
      <w:r w:rsidR="0035514A" w:rsidRPr="00B50A16">
        <w:rPr>
          <w:lang w:val="en-US"/>
        </w:rPr>
        <w:fldChar w:fldCharType="begin"/>
      </w:r>
      <w:r w:rsidR="005356BA">
        <w:rPr>
          <w:lang w:val="en-US"/>
        </w:rPr>
        <w:instrText xml:space="preserve"> ADDIN ZOTERO_ITEM CSL_CITATION {"citationID":"9HwDsSOM","properties":{"formattedCitation":"(2012)","plainCitation":"(2012)","noteIndex":0},"citationItems":[{"id":31,"uris":["http://zotero.org/users/6814611/items/5IAXWJLY"],"itemData":{"id":31,"type":"article-journal","container-title":"Government information quarterly","issue":"2","note":"publisher: Elsevier","page":"169–181","title":"Mapping online social networks of Korean politicians","volume":"29","author":[{"family":"Hsu","given":"Chien-leng"},{"family":"Park","given":"Han Woo"}],"issued":{"date-parts":[["2012"]]}},"suppress-author":true}],"schema":"https://github.com/citation-style-language/schema/raw/master/csl-citation.json"} </w:instrText>
      </w:r>
      <w:r w:rsidR="0035514A" w:rsidRPr="00B50A16">
        <w:rPr>
          <w:lang w:val="en-US"/>
        </w:rPr>
        <w:fldChar w:fldCharType="separate"/>
      </w:r>
      <w:r w:rsidR="0035514A" w:rsidRPr="00B50A16">
        <w:rPr>
          <w:lang w:val="en-US"/>
        </w:rPr>
        <w:t>(2012)</w:t>
      </w:r>
      <w:r w:rsidR="0035514A" w:rsidRPr="00B50A16">
        <w:rPr>
          <w:lang w:val="en-US"/>
        </w:rPr>
        <w:fldChar w:fldCharType="end"/>
      </w:r>
      <w:r w:rsidR="00365688" w:rsidRPr="00B50A16">
        <w:rPr>
          <w:lang w:val="en-US"/>
        </w:rPr>
        <w:t xml:space="preserve"> </w:t>
      </w:r>
      <w:r w:rsidR="00B50A16" w:rsidRPr="00B50A16">
        <w:rPr>
          <w:lang w:val="en-US"/>
        </w:rPr>
        <w:t xml:space="preserve">showed that </w:t>
      </w:r>
      <w:r w:rsidR="00254B58" w:rsidRPr="00B50A16">
        <w:rPr>
          <w:lang w:val="en-US"/>
        </w:rPr>
        <w:t xml:space="preserve">members of the 18th Korean National Assembly with a Twitter account </w:t>
      </w:r>
      <w:r w:rsidR="00B50A16" w:rsidRPr="00B50A16">
        <w:rPr>
          <w:lang w:val="en-US"/>
        </w:rPr>
        <w:t>were more likely to</w:t>
      </w:r>
      <w:r w:rsidR="00B50A16">
        <w:rPr>
          <w:lang w:val="en-US"/>
        </w:rPr>
        <w:t xml:space="preserve"> </w:t>
      </w:r>
      <w:r w:rsidR="00B50A16" w:rsidRPr="00B50A16">
        <w:rPr>
          <w:lang w:val="en-US"/>
        </w:rPr>
        <w:t>have links to fellow party members than to non-members</w:t>
      </w:r>
      <w:r w:rsidR="00DB3848">
        <w:rPr>
          <w:lang w:val="en-US"/>
        </w:rPr>
        <w:t xml:space="preserve">, and </w:t>
      </w:r>
      <w:r w:rsidR="00F5486E" w:rsidRPr="00B50A16">
        <w:rPr>
          <w:lang w:val="en-US"/>
        </w:rPr>
        <w:t>Del Valle and Bravo</w:t>
      </w:r>
      <w:r w:rsidR="002E3FC4" w:rsidRPr="00B50A16">
        <w:rPr>
          <w:lang w:val="en-US"/>
        </w:rPr>
        <w:t xml:space="preserve"> </w:t>
      </w:r>
      <w:r w:rsidR="002E3FC4" w:rsidRPr="00B50A16">
        <w:rPr>
          <w:lang w:val="en-US"/>
        </w:rPr>
        <w:fldChar w:fldCharType="begin"/>
      </w:r>
      <w:r w:rsidR="005356BA">
        <w:rPr>
          <w:lang w:val="en-US"/>
        </w:rPr>
        <w:instrText xml:space="preserve"> ADDIN ZOTERO_ITEM CSL_CITATION {"citationID":"speZtsDM","properties":{"formattedCitation":"(2018)","plainCitation":"(2018)","noteIndex":0},"citationItems":[{"id":34,"uris":["http://zotero.org/users/6814611/items/7A8EZKNE"],"itemData":{"id":34,"type":"article-journal","container-title":"International journal of communication","page":"21","title":"Echo chambers in parliamentary Twitter networks: The Catalan case","volume":"12","author":[{"family":"Del Valle","given":"Marc Esteve"},{"family":"Bravo","given":"Rosa Borge"}],"issued":{"date-parts":[["2018"]]}},"suppress-author":true}],"schema":"https://github.com/citation-style-language/schema/raw/master/csl-citation.json"} </w:instrText>
      </w:r>
      <w:r w:rsidR="002E3FC4" w:rsidRPr="00B50A16">
        <w:rPr>
          <w:lang w:val="en-US"/>
        </w:rPr>
        <w:fldChar w:fldCharType="separate"/>
      </w:r>
      <w:r w:rsidR="002E3FC4" w:rsidRPr="00B50A16">
        <w:rPr>
          <w:lang w:val="en-US"/>
        </w:rPr>
        <w:t>(2018)</w:t>
      </w:r>
      <w:r w:rsidR="002E3FC4" w:rsidRPr="00B50A16">
        <w:rPr>
          <w:lang w:val="en-US"/>
        </w:rPr>
        <w:fldChar w:fldCharType="end"/>
      </w:r>
      <w:r w:rsidR="000B1F5F">
        <w:rPr>
          <w:lang w:val="en-US"/>
        </w:rPr>
        <w:t xml:space="preserve"> </w:t>
      </w:r>
      <w:r w:rsidR="008072B5" w:rsidRPr="008072B5">
        <w:rPr>
          <w:lang w:val="en-US"/>
        </w:rPr>
        <w:t xml:space="preserve">demonstrated that the </w:t>
      </w:r>
      <w:r w:rsidR="006F7BF4">
        <w:rPr>
          <w:lang w:val="en-US"/>
        </w:rPr>
        <w:t>T</w:t>
      </w:r>
      <w:r w:rsidR="008072B5" w:rsidRPr="008072B5">
        <w:rPr>
          <w:lang w:val="en-US"/>
        </w:rPr>
        <w:t>witter network</w:t>
      </w:r>
      <w:r w:rsidR="008072B5">
        <w:rPr>
          <w:lang w:val="en-US"/>
        </w:rPr>
        <w:t>s</w:t>
      </w:r>
      <w:r w:rsidR="008072B5" w:rsidRPr="008072B5">
        <w:rPr>
          <w:lang w:val="en-US"/>
        </w:rPr>
        <w:t xml:space="preserve"> </w:t>
      </w:r>
      <w:r w:rsidR="008072B5" w:rsidRPr="00B379CA">
        <w:rPr>
          <w:lang w:val="en-US"/>
        </w:rPr>
        <w:t>among</w:t>
      </w:r>
      <w:r w:rsidR="008072B5" w:rsidRPr="008072B5">
        <w:rPr>
          <w:lang w:val="en-US"/>
        </w:rPr>
        <w:t xml:space="preserve"> Catalan parliamentarians are </w:t>
      </w:r>
      <w:r w:rsidR="008072B5">
        <w:rPr>
          <w:lang w:val="en-US"/>
        </w:rPr>
        <w:t xml:space="preserve">segregated </w:t>
      </w:r>
      <w:r w:rsidR="008072B5" w:rsidRPr="008072B5">
        <w:rPr>
          <w:lang w:val="en-US"/>
        </w:rPr>
        <w:t>along party and ideological lines.</w:t>
      </w:r>
      <w:r w:rsidR="00055571">
        <w:rPr>
          <w:lang w:val="en-US"/>
        </w:rPr>
        <w:t xml:space="preserve"> Adding to such country studies, more recently, a sophisticated cross-country comparison of parliamentary Twitter networks demonstrated that party-based segregation is common, although differing between layers, and partly grounded in institutional and political contextual differences </w:t>
      </w:r>
      <w:r w:rsidR="00055571">
        <w:rPr>
          <w:lang w:val="en-US"/>
        </w:rPr>
        <w:fldChar w:fldCharType="begin"/>
      </w:r>
      <w:r w:rsidR="00055571">
        <w:rPr>
          <w:lang w:val="en-US"/>
        </w:rPr>
        <w:instrText xml:space="preserve"> ADDIN ZOTERO_ITEM CSL_CITATION {"citationID":"bDynKYjt","properties":{"formattedCitation":"(Praet, Martens, and Aelst 2021)","plainCitation":"(Praet, Martens, and Aelst 2021)","noteIndex":0},"citationItems":[{"id":90,"uris":["http://zotero.org/users/6814611/items/KCNAM2H6"],"itemData":{"id":90,"type":"article-journal","abstract":"Social media networks have revolutionized social science research. Yet, a lack of comparative empirical analysis of these networks leave social scientists with little knowledge on the role that contextual factors play in the formation of social relations. In this paper we perform a large-scale comparison of parliamentary Twitter networks in 12 countries to improve our understanding of the influence of the country’s democratic system on network behavior and elite polarization. One year of Twitter data was collected from all members of the parliament and government in these countries, which resulted in around two million tweets by almost 6000 politicians. Social network analysis of the Twitter interactions indicates that consensual democracies are characterized by more dense parliamentary relations but also higher hierarchy and fragmentation compared to majoritarian systems. Secondly, parliaments with a high effective number of parties are more cooperative, which results in higher inter-party relations. Next to that, we show differences in the followers, mentions, and retweets networks that hold across all countries and political systems. Our empirical results correspond to established theoretical insights and highlight the relevance of institutional context as well as the platform characteristics when conducting social media research. With this research we demonstrate the importance and the opportunities of social network analysis for comparative research.","container-title":"Online Social Networks and Media","DOI":"https://doi.org/10.1016/j.osnem.2021.100154","ISSN":"2468-6964","page":"100154","title":"Patterns of democracy? Social network analysis of parliamentary Twitter networks in 12 countries","volume":"24","author":[{"family":"Praet","given":"Stiene"},{"family":"Martens","given":"David"},{"family":"Aelst","given":"Peter Van"}],"issued":{"date-parts":[["2021"]]}}}],"schema":"https://github.com/citation-style-language/schema/raw/master/csl-citation.json"} </w:instrText>
      </w:r>
      <w:r w:rsidR="00055571">
        <w:rPr>
          <w:lang w:val="en-US"/>
        </w:rPr>
        <w:fldChar w:fldCharType="separate"/>
      </w:r>
      <w:r w:rsidR="00055571" w:rsidRPr="00F6055D">
        <w:rPr>
          <w:rFonts w:ascii="Calibri" w:hAnsi="Calibri" w:cs="Calibri"/>
          <w:lang w:val="en-US"/>
        </w:rPr>
        <w:t>(Praet, Martens, and Aelst 2021)</w:t>
      </w:r>
      <w:r w:rsidR="00055571">
        <w:rPr>
          <w:lang w:val="en-US"/>
        </w:rPr>
        <w:fldChar w:fldCharType="end"/>
      </w:r>
      <w:r w:rsidR="00055571">
        <w:rPr>
          <w:lang w:val="en-US"/>
        </w:rPr>
        <w:t xml:space="preserve">. While highly insightful, these studies to differing degree do </w:t>
      </w:r>
      <w:r w:rsidR="00DA78C5">
        <w:rPr>
          <w:lang w:val="en-US"/>
        </w:rPr>
        <w:t xml:space="preserve">not </w:t>
      </w:r>
      <w:r w:rsidR="00055571">
        <w:rPr>
          <w:lang w:val="en-US"/>
        </w:rPr>
        <w:t xml:space="preserve">study the role of social network structures, demographic segregation, Twitter layers’ interrelatedness, and network development. </w:t>
      </w:r>
    </w:p>
    <w:p w14:paraId="0B3E90F6" w14:textId="6D1468B0" w:rsidR="00F5486E" w:rsidRDefault="005B494F" w:rsidP="00085A46">
      <w:pPr>
        <w:spacing w:line="480" w:lineRule="auto"/>
        <w:ind w:firstLine="708"/>
        <w:jc w:val="both"/>
        <w:rPr>
          <w:lang w:val="en-US"/>
        </w:rPr>
      </w:pPr>
      <w:r>
        <w:rPr>
          <w:lang w:val="en-US"/>
        </w:rPr>
        <w:lastRenderedPageBreak/>
        <w:t xml:space="preserve">Despite the </w:t>
      </w:r>
      <w:r w:rsidR="005356BA">
        <w:rPr>
          <w:lang w:val="en-US"/>
        </w:rPr>
        <w:t xml:space="preserve">increasing </w:t>
      </w:r>
      <w:r>
        <w:rPr>
          <w:lang w:val="en-US"/>
        </w:rPr>
        <w:t>scholarly attention to the topic</w:t>
      </w:r>
      <w:r>
        <w:rPr>
          <w:lang w:val="en-US"/>
        </w:rPr>
        <w:t>,</w:t>
      </w:r>
      <w:r>
        <w:rPr>
          <w:lang w:val="en-US"/>
        </w:rPr>
        <w:t xml:space="preserve"> important knowledge gaps </w:t>
      </w:r>
      <w:r w:rsidR="003C6C7F">
        <w:rPr>
          <w:lang w:val="en-US"/>
        </w:rPr>
        <w:t xml:space="preserve">thus </w:t>
      </w:r>
      <w:r>
        <w:rPr>
          <w:lang w:val="en-US"/>
        </w:rPr>
        <w:t>remain. F</w:t>
      </w:r>
      <w:r>
        <w:rPr>
          <w:lang w:val="en-US"/>
        </w:rPr>
        <w:t xml:space="preserve">irst, </w:t>
      </w:r>
      <w:r w:rsidR="00085A46">
        <w:rPr>
          <w:lang w:val="en-US"/>
        </w:rPr>
        <w:t xml:space="preserve">most previous studies </w:t>
      </w:r>
      <w:r w:rsidR="00CF5F4E" w:rsidRPr="00D74EB8">
        <w:rPr>
          <w:lang w:val="en-US"/>
        </w:rPr>
        <w:t xml:space="preserve">did not </w:t>
      </w:r>
      <w:r w:rsidR="00D74EB8" w:rsidRPr="00D74EB8">
        <w:rPr>
          <w:lang w:val="en-US"/>
        </w:rPr>
        <w:t>move beyond valuable descriptive</w:t>
      </w:r>
      <w:r w:rsidR="003C6C7F">
        <w:rPr>
          <w:lang w:val="en-US"/>
        </w:rPr>
        <w:t xml:space="preserve"> analyses.</w:t>
      </w:r>
      <w:r w:rsidR="00DB3848">
        <w:rPr>
          <w:lang w:val="en-US"/>
        </w:rPr>
        <w:t xml:space="preserve"> </w:t>
      </w:r>
      <w:r w:rsidR="00241360">
        <w:rPr>
          <w:lang w:val="en-US"/>
        </w:rPr>
        <w:t xml:space="preserve">An important exception is the study of </w:t>
      </w:r>
      <w:r w:rsidR="00784E18">
        <w:rPr>
          <w:lang w:val="en-US"/>
        </w:rPr>
        <w:t xml:space="preserve">Valle and colleagues (2022) </w:t>
      </w:r>
      <w:r w:rsidR="00241360">
        <w:rPr>
          <w:lang w:val="en-US"/>
        </w:rPr>
        <w:t xml:space="preserve">in which </w:t>
      </w:r>
      <w:r w:rsidR="00784E18">
        <w:rPr>
          <w:lang w:val="en-US"/>
        </w:rPr>
        <w:t>employing exponential random graph models</w:t>
      </w:r>
      <w:r w:rsidR="003C6C7F">
        <w:rPr>
          <w:lang w:val="en-US"/>
        </w:rPr>
        <w:t xml:space="preserve"> to explain the states of </w:t>
      </w:r>
      <w:r w:rsidR="003C6C7F">
        <w:rPr>
          <w:lang w:val="en-US"/>
        </w:rPr>
        <w:t>@mention network</w:t>
      </w:r>
      <w:r w:rsidR="00241360">
        <w:rPr>
          <w:lang w:val="en-US"/>
        </w:rPr>
        <w:t>. However</w:t>
      </w:r>
      <w:r w:rsidR="00784E18">
        <w:rPr>
          <w:lang w:val="en-US"/>
        </w:rPr>
        <w:t>, the</w:t>
      </w:r>
      <w:r w:rsidR="00241360">
        <w:rPr>
          <w:lang w:val="en-US"/>
        </w:rPr>
        <w:t>se authors r</w:t>
      </w:r>
      <w:r w:rsidR="00784E18">
        <w:rPr>
          <w:lang w:val="en-US"/>
        </w:rPr>
        <w:t>elied on just one snapshot of th</w:t>
      </w:r>
      <w:r w:rsidR="003C6C7F">
        <w:rPr>
          <w:lang w:val="en-US"/>
        </w:rPr>
        <w:t>at</w:t>
      </w:r>
      <w:r w:rsidR="00784E18">
        <w:rPr>
          <w:lang w:val="en-US"/>
        </w:rPr>
        <w:t xml:space="preserve"> Twitter network. </w:t>
      </w:r>
      <w:r w:rsidR="00784E18">
        <w:rPr>
          <w:lang w:val="en-US"/>
        </w:rPr>
        <w:t xml:space="preserve">To make more </w:t>
      </w:r>
      <w:r w:rsidR="00A356E1">
        <w:rPr>
          <w:lang w:val="en-US"/>
        </w:rPr>
        <w:t>substantiated</w:t>
      </w:r>
      <w:r w:rsidR="00784E18">
        <w:rPr>
          <w:lang w:val="en-US"/>
        </w:rPr>
        <w:t xml:space="preserve"> causal claims</w:t>
      </w:r>
      <w:r w:rsidR="00784E18">
        <w:rPr>
          <w:lang w:val="en-US"/>
        </w:rPr>
        <w:t>,</w:t>
      </w:r>
      <w:r w:rsidR="00784E18">
        <w:rPr>
          <w:lang w:val="en-US"/>
        </w:rPr>
        <w:t xml:space="preserve"> </w:t>
      </w:r>
      <w:r w:rsidR="00784E18">
        <w:rPr>
          <w:lang w:val="en-US"/>
        </w:rPr>
        <w:t xml:space="preserve">longitudinal network data and methods </w:t>
      </w:r>
      <w:r w:rsidR="00133AEC">
        <w:rPr>
          <w:lang w:val="en-US"/>
        </w:rPr>
        <w:t xml:space="preserve">to model network dynamics </w:t>
      </w:r>
      <w:r w:rsidR="00784E18">
        <w:rPr>
          <w:lang w:val="en-US"/>
        </w:rPr>
        <w:t xml:space="preserve">are called for. </w:t>
      </w:r>
      <w:r w:rsidR="00A356E1">
        <w:rPr>
          <w:lang w:val="en-US"/>
        </w:rPr>
        <w:t>Second</w:t>
      </w:r>
      <w:r w:rsidR="00784E18">
        <w:rPr>
          <w:lang w:val="en-US"/>
        </w:rPr>
        <w:t xml:space="preserve">, </w:t>
      </w:r>
      <w:r w:rsidR="00A356E1">
        <w:rPr>
          <w:lang w:val="en-US"/>
        </w:rPr>
        <w:t>some studies</w:t>
      </w:r>
      <w:r w:rsidR="00A356E1">
        <w:rPr>
          <w:lang w:val="en-US"/>
        </w:rPr>
        <w:t xml:space="preserve"> include the different network layers Twitter offers (follows, @mentions, retweets) and compare the </w:t>
      </w:r>
      <w:r w:rsidR="00A356E1">
        <w:rPr>
          <w:lang w:val="en-US"/>
        </w:rPr>
        <w:t>results for them</w:t>
      </w:r>
      <w:r w:rsidR="00A356E1">
        <w:rPr>
          <w:lang w:val="en-US"/>
        </w:rPr>
        <w:t xml:space="preserve">, but </w:t>
      </w:r>
      <w:r w:rsidR="00A356E1">
        <w:rPr>
          <w:lang w:val="en-US"/>
        </w:rPr>
        <w:t xml:space="preserve">how the formation of these networks is </w:t>
      </w:r>
      <w:r w:rsidR="00A356E1" w:rsidRPr="00374F1C">
        <w:rPr>
          <w:i/>
          <w:iCs/>
          <w:lang w:val="en-US"/>
        </w:rPr>
        <w:t>interrelated</w:t>
      </w:r>
      <w:r w:rsidR="00A356E1">
        <w:rPr>
          <w:lang w:val="en-US"/>
        </w:rPr>
        <w:t xml:space="preserve"> </w:t>
      </w:r>
      <w:r w:rsidR="00A356E1">
        <w:rPr>
          <w:lang w:val="en-US"/>
        </w:rPr>
        <w:t>is largely neglected</w:t>
      </w:r>
      <w:r w:rsidR="00A356E1">
        <w:rPr>
          <w:lang w:val="en-US"/>
        </w:rPr>
        <w:t>. T</w:t>
      </w:r>
      <w:r w:rsidR="00784E18">
        <w:rPr>
          <w:lang w:val="en-US"/>
        </w:rPr>
        <w:t xml:space="preserve">he @mention, retweet and follow layers could </w:t>
      </w:r>
      <w:r w:rsidR="003C6C7F">
        <w:rPr>
          <w:lang w:val="en-US"/>
        </w:rPr>
        <w:t>either</w:t>
      </w:r>
      <w:r w:rsidR="00A356E1">
        <w:rPr>
          <w:lang w:val="en-US"/>
        </w:rPr>
        <w:t xml:space="preserve"> </w:t>
      </w:r>
      <w:r w:rsidR="00784E18">
        <w:rPr>
          <w:lang w:val="en-US"/>
        </w:rPr>
        <w:t>mitigate or aggravate</w:t>
      </w:r>
      <w:r w:rsidR="005F6A4B">
        <w:rPr>
          <w:lang w:val="en-US"/>
        </w:rPr>
        <w:t xml:space="preserve"> existing segregation patterns. </w:t>
      </w:r>
      <w:r w:rsidR="00784E18">
        <w:rPr>
          <w:lang w:val="en-US"/>
        </w:rPr>
        <w:t xml:space="preserve"> </w:t>
      </w:r>
    </w:p>
    <w:p w14:paraId="79B0709F" w14:textId="4959D5D8" w:rsidR="00DA7868" w:rsidRDefault="009D15BA" w:rsidP="00283711">
      <w:pPr>
        <w:spacing w:line="480" w:lineRule="auto"/>
        <w:ind w:firstLine="708"/>
        <w:jc w:val="both"/>
        <w:rPr>
          <w:lang w:val="en-US"/>
        </w:rPr>
      </w:pPr>
      <w:r>
        <w:rPr>
          <w:lang w:val="en-US"/>
        </w:rPr>
        <w:t>In this contribution, w</w:t>
      </w:r>
      <w:r w:rsidR="00391E58" w:rsidRPr="00391E58">
        <w:rPr>
          <w:lang w:val="en-US"/>
        </w:rPr>
        <w:t>e will</w:t>
      </w:r>
      <w:r w:rsidR="00826FAE">
        <w:rPr>
          <w:lang w:val="en-US"/>
        </w:rPr>
        <w:t xml:space="preserve"> therefore</w:t>
      </w:r>
      <w:r w:rsidR="00391E58" w:rsidRPr="00391E58">
        <w:rPr>
          <w:lang w:val="en-US"/>
        </w:rPr>
        <w:t xml:space="preserve"> investigate segregation</w:t>
      </w:r>
      <w:r w:rsidR="00241360">
        <w:rPr>
          <w:lang w:val="en-US"/>
        </w:rPr>
        <w:t xml:space="preserve"> </w:t>
      </w:r>
      <w:r w:rsidR="00241360" w:rsidRPr="00AC6871">
        <w:rPr>
          <w:i/>
          <w:iCs/>
          <w:lang w:val="en-US"/>
        </w:rPr>
        <w:t>dynamics</w:t>
      </w:r>
      <w:r w:rsidR="00606A32">
        <w:rPr>
          <w:lang w:val="en-US"/>
        </w:rPr>
        <w:t xml:space="preserve"> </w:t>
      </w:r>
      <w:r w:rsidR="00391E58" w:rsidRPr="00391E58">
        <w:rPr>
          <w:lang w:val="en-US"/>
        </w:rPr>
        <w:t xml:space="preserve">in </w:t>
      </w:r>
      <w:r w:rsidR="003C6C7F">
        <w:rPr>
          <w:lang w:val="en-US"/>
        </w:rPr>
        <w:t xml:space="preserve">the three </w:t>
      </w:r>
      <w:r w:rsidR="003C6C7F" w:rsidRPr="00AC6871">
        <w:rPr>
          <w:i/>
          <w:iCs/>
          <w:lang w:val="en-US"/>
        </w:rPr>
        <w:t>interrelated</w:t>
      </w:r>
      <w:r w:rsidR="003C6C7F">
        <w:rPr>
          <w:lang w:val="en-US"/>
        </w:rPr>
        <w:t xml:space="preserve"> </w:t>
      </w:r>
      <w:r w:rsidR="00391E58" w:rsidRPr="00391E58">
        <w:rPr>
          <w:lang w:val="en-US"/>
        </w:rPr>
        <w:t>Twitter networks</w:t>
      </w:r>
      <w:r w:rsidR="00217766">
        <w:rPr>
          <w:lang w:val="en-US"/>
        </w:rPr>
        <w:t xml:space="preserve"> in more detail</w:t>
      </w:r>
      <w:r w:rsidR="00FB0D23">
        <w:rPr>
          <w:lang w:val="en-US"/>
        </w:rPr>
        <w:t>, both theoretically and empiricall</w:t>
      </w:r>
      <w:r w:rsidR="007177A5">
        <w:rPr>
          <w:lang w:val="en-US"/>
        </w:rPr>
        <w:t>y.</w:t>
      </w:r>
      <w:r w:rsidR="00D8362C">
        <w:rPr>
          <w:lang w:val="en-US"/>
        </w:rPr>
        <w:t xml:space="preserve"> </w:t>
      </w:r>
      <w:bookmarkStart w:id="0" w:name="_Hlk89776796"/>
      <w:r w:rsidR="003C6C7F">
        <w:rPr>
          <w:lang w:val="en-US"/>
        </w:rPr>
        <w:t>To provide a</w:t>
      </w:r>
      <w:r w:rsidR="003C6C7F">
        <w:rPr>
          <w:lang w:val="en-US"/>
        </w:rPr>
        <w:t xml:space="preserve"> theoretical</w:t>
      </w:r>
      <w:r w:rsidR="003C6C7F">
        <w:rPr>
          <w:lang w:val="en-US"/>
        </w:rPr>
        <w:t xml:space="preserve"> understanding </w:t>
      </w:r>
      <w:r w:rsidR="003C6C7F">
        <w:rPr>
          <w:lang w:val="en-US"/>
        </w:rPr>
        <w:t xml:space="preserve">of these dynamics, </w:t>
      </w:r>
      <w:r w:rsidR="00430F5D">
        <w:rPr>
          <w:lang w:val="en-US"/>
        </w:rPr>
        <w:t>we</w:t>
      </w:r>
      <w:r w:rsidR="00C76EC6">
        <w:rPr>
          <w:lang w:val="en-US"/>
        </w:rPr>
        <w:t xml:space="preserve"> bring together the conceptual notion of digital architectures</w:t>
      </w:r>
      <w:r w:rsidR="00DA0C62">
        <w:rPr>
          <w:lang w:val="en-US"/>
        </w:rPr>
        <w:t>,</w:t>
      </w:r>
      <w:r w:rsidR="00C76EC6">
        <w:rPr>
          <w:lang w:val="en-US"/>
        </w:rPr>
        <w:t xml:space="preserve"> or affordances</w:t>
      </w:r>
      <w:r w:rsidR="00DA0C62">
        <w:rPr>
          <w:lang w:val="en-US"/>
        </w:rPr>
        <w:t>,</w:t>
      </w:r>
      <w:r w:rsidR="00C76EC6">
        <w:rPr>
          <w:lang w:val="en-US"/>
        </w:rPr>
        <w:t xml:space="preserve"> from the political communication literature </w:t>
      </w:r>
      <w:r w:rsidR="002E3FC4">
        <w:rPr>
          <w:lang w:val="en-US"/>
        </w:rPr>
        <w:fldChar w:fldCharType="begin"/>
      </w:r>
      <w:r w:rsidR="005356BA">
        <w:rPr>
          <w:lang w:val="en-US"/>
        </w:rPr>
        <w:instrText xml:space="preserve"> ADDIN ZOTERO_ITEM CSL_CITATION {"citationID":"i1kzgzgx","properties":{"formattedCitation":"(Bossetta 2018)","plainCitation":"(Bossetta 2018)","dontUpdate":true,"noteIndex":0},"citationItems":[{"id":33,"uris":["http://zotero.org/users/6814611/items/F76KU822"],"itemData":{"id":33,"type":"article-journal","container-title":"Journalism &amp; mass communication quarterly","issue":"2","note":"publisher: SAGE Publications Sage CA: Los Angeles, CA","page":"471–496","title":"The digital architectures of social media: Comparing political campaigning on Facebook, Twitter, Instagram, and Snapchat in the 2016 US election","volume":"95","author":[{"family":"Bossetta","given":"Michael"}],"issued":{"date-parts":[["2018"]]}}}],"schema":"https://github.com/citation-style-language/schema/raw/master/csl-citation.json"} </w:instrText>
      </w:r>
      <w:r w:rsidR="002E3FC4">
        <w:rPr>
          <w:lang w:val="en-US"/>
        </w:rPr>
        <w:fldChar w:fldCharType="separate"/>
      </w:r>
      <w:r w:rsidR="002E3FC4" w:rsidRPr="002E3FC4">
        <w:rPr>
          <w:rFonts w:ascii="Calibri" w:hAnsi="Calibri" w:cs="Calibri"/>
          <w:lang w:val="en-GB"/>
        </w:rPr>
        <w:t>(Bossetta 2018</w:t>
      </w:r>
      <w:r w:rsidR="00217766">
        <w:rPr>
          <w:rFonts w:ascii="Calibri" w:hAnsi="Calibri" w:cs="Calibri"/>
          <w:lang w:val="en-GB"/>
        </w:rPr>
        <w:t>; Jacobs &amp; Spierings, 2016</w:t>
      </w:r>
      <w:r w:rsidR="002E3FC4" w:rsidRPr="002E3FC4">
        <w:rPr>
          <w:rFonts w:ascii="Calibri" w:hAnsi="Calibri" w:cs="Calibri"/>
          <w:lang w:val="en-GB"/>
        </w:rPr>
        <w:t>)</w:t>
      </w:r>
      <w:r w:rsidR="002E3FC4">
        <w:rPr>
          <w:lang w:val="en-US"/>
        </w:rPr>
        <w:fldChar w:fldCharType="end"/>
      </w:r>
      <w:r w:rsidR="00C76EC6">
        <w:rPr>
          <w:lang w:val="en-US"/>
        </w:rPr>
        <w:t xml:space="preserve"> and the literature on </w:t>
      </w:r>
      <w:r w:rsidR="008E2CC6">
        <w:rPr>
          <w:lang w:val="en-US"/>
        </w:rPr>
        <w:t xml:space="preserve">segregation dynamics in online </w:t>
      </w:r>
      <w:r w:rsidR="00C76EC6">
        <w:rPr>
          <w:lang w:val="en-US"/>
        </w:rPr>
        <w:t>social network</w:t>
      </w:r>
      <w:r w:rsidR="008E2CC6">
        <w:rPr>
          <w:lang w:val="en-US"/>
        </w:rPr>
        <w:t>s</w:t>
      </w:r>
      <w:r w:rsidR="002E3FC4">
        <w:rPr>
          <w:lang w:val="en-US"/>
        </w:rPr>
        <w:t xml:space="preserve"> </w:t>
      </w:r>
      <w:r w:rsidR="002E3FC4">
        <w:rPr>
          <w:lang w:val="en-US"/>
        </w:rPr>
        <w:fldChar w:fldCharType="begin"/>
      </w:r>
      <w:r w:rsidR="005356BA">
        <w:rPr>
          <w:lang w:val="en-US"/>
        </w:rPr>
        <w:instrText xml:space="preserve"> ADDIN ZOTERO_ITEM CSL_CITATION {"citationID":"0PDTHpS9","properties":{"formattedCitation":"(Boutyline and Willer 2017; Hofstra et al. 2017; Lin and Lundquist 2013; Wimmer and Lewis 2010)","plainCitation":"(Boutyline and Willer 2017; Hofstra et al. 2017; Lin and Lundquist 2013; Wimmer and Lewis 2010)","noteIndex":0},"citationItems":[{"id":7,"uris":["http://zotero.org/users/6814611/items/S7UYXQEP"],"itemData":{"id":7,"type":"article-journal","container-title":"Political psychology","issue":"3","note":"publisher: Wiley Online Library","page":"551–569","title":"The social structure of political echo chambers: Variation in ideological homophily in online networks","volume":"38","author":[{"family":"Boutyline","given":"Andrei"},{"family":"Willer","given":"Robb"}],"issued":{"date-parts":[["2017"]]}}},{"id":32,"uris":["http://zotero.org/users/6814611/items/8KZGZEHX"],"itemData":{"id":32,"type":"article-journal","container-title":"American Sociological Review","issue":"3","note":"publisher: SAGE Publications Sage CA: Los Angeles, CA","page":"625–656","title":"Sources of segregation in social networks: A novel approach using Facebook","volume":"82","author":[{"family":"Hofstra","given":"Bas"},{"family":"Corten","given":"Rense"},{"family":"Van Tubergen","given":"Frank"},{"family":"Ellison","given":"Nicole B"}],"issued":{"date-parts":[["2017"]]}}},{"id":10,"uris":["http://zotero.org/users/6814611/items/77QQBKRK"],"itemData":{"id":10,"type":"article-journal","container-title":"American Journal of Sociology","issue":"1","note":"publisher: University of Chicago Press Chicago, IL","page":"183–215","title":"Mate selection in cyberspace: The intersection of race, gender, and education","volume":"119","author":[{"family":"Lin","given":"Ken-Hou"},{"family":"Lundquist","given":"Jennifer"}],"issued":{"date-parts":[["2013"]]}}},{"id":11,"uris":["http://zotero.org/users/6814611/items/SZW4MEQZ"],"itemData":{"id":11,"type":"article-journal","container-title":"American journal of sociology","issue":"2","note":"publisher: The University of Chicago Press","page":"583–642","title":"Beyond and below racial homophily: ERG models of a friendship network documented on Facebook","volume":"116","author":[{"family":"Wimmer","given":"Andreas"},{"family":"Lewis","given":"Kevin"}],"issued":{"date-parts":[["2010"]]}}}],"schema":"https://github.com/citation-style-language/schema/raw/master/csl-citation.json"} </w:instrText>
      </w:r>
      <w:r w:rsidR="002E3FC4">
        <w:rPr>
          <w:lang w:val="en-US"/>
        </w:rPr>
        <w:fldChar w:fldCharType="separate"/>
      </w:r>
      <w:r w:rsidR="006B5DAF" w:rsidRPr="006B5DAF">
        <w:rPr>
          <w:rFonts w:ascii="Calibri" w:hAnsi="Calibri" w:cs="Calibri"/>
          <w:lang w:val="en-GB"/>
        </w:rPr>
        <w:t>(Boutyline and Willer 2017; Hofstra et al. 2017; Lin and Lundquist 2013; Wimmer and Lewis 2010)</w:t>
      </w:r>
      <w:r w:rsidR="002E3FC4">
        <w:rPr>
          <w:lang w:val="en-US"/>
        </w:rPr>
        <w:fldChar w:fldCharType="end"/>
      </w:r>
      <w:r w:rsidR="003C6C7F">
        <w:rPr>
          <w:lang w:val="en-US"/>
        </w:rPr>
        <w:t>.</w:t>
      </w:r>
      <w:r w:rsidR="00217766">
        <w:rPr>
          <w:lang w:val="en-US"/>
        </w:rPr>
        <w:t xml:space="preserve"> </w:t>
      </w:r>
      <w:bookmarkStart w:id="1" w:name="_Hlk89801267"/>
      <w:r w:rsidR="00DA0C62">
        <w:rPr>
          <w:lang w:val="en-US"/>
        </w:rPr>
        <w:t>W</w:t>
      </w:r>
      <w:r w:rsidR="00C76EC6">
        <w:rPr>
          <w:lang w:val="en-US"/>
        </w:rPr>
        <w:t xml:space="preserve">e </w:t>
      </w:r>
      <w:r w:rsidR="00217766">
        <w:rPr>
          <w:lang w:val="en-US"/>
        </w:rPr>
        <w:t xml:space="preserve">particularly </w:t>
      </w:r>
      <w:r w:rsidR="00C76EC6">
        <w:rPr>
          <w:lang w:val="en-US"/>
        </w:rPr>
        <w:t>provide a more thorough understanding of MPs digital social networks</w:t>
      </w:r>
      <w:r w:rsidR="00217766">
        <w:rPr>
          <w:lang w:val="en-US"/>
        </w:rPr>
        <w:t xml:space="preserve"> </w:t>
      </w:r>
      <w:r w:rsidR="00C76EC6">
        <w:rPr>
          <w:lang w:val="en-US"/>
        </w:rPr>
        <w:t xml:space="preserve">with respect to </w:t>
      </w:r>
      <w:r w:rsidR="00430F5D">
        <w:rPr>
          <w:lang w:val="en-US"/>
        </w:rPr>
        <w:t>four</w:t>
      </w:r>
      <w:r w:rsidR="00C76EC6">
        <w:rPr>
          <w:lang w:val="en-US"/>
        </w:rPr>
        <w:t xml:space="preserve"> issues of political segregation: (a)</w:t>
      </w:r>
      <w:r w:rsidR="00430F5D">
        <w:rPr>
          <w:lang w:val="en-US"/>
        </w:rPr>
        <w:t xml:space="preserve"> to what extent are the Twitter </w:t>
      </w:r>
      <w:r w:rsidR="00391F66">
        <w:rPr>
          <w:lang w:val="en-US"/>
        </w:rPr>
        <w:t>n</w:t>
      </w:r>
      <w:r w:rsidR="00430F5D">
        <w:rPr>
          <w:lang w:val="en-US"/>
        </w:rPr>
        <w:t>etwork</w:t>
      </w:r>
      <w:r w:rsidR="00633D9F">
        <w:rPr>
          <w:lang w:val="en-US"/>
        </w:rPr>
        <w:t xml:space="preserve">s </w:t>
      </w:r>
      <w:r w:rsidR="00430F5D">
        <w:rPr>
          <w:lang w:val="en-US"/>
        </w:rPr>
        <w:t>among MPs segregated</w:t>
      </w:r>
      <w:r w:rsidR="00DD4890">
        <w:rPr>
          <w:lang w:val="en-US"/>
        </w:rPr>
        <w:t xml:space="preserve"> </w:t>
      </w:r>
      <w:r w:rsidR="00DD4890" w:rsidRPr="00133AEC">
        <w:rPr>
          <w:lang w:val="en-US"/>
        </w:rPr>
        <w:t xml:space="preserve">and </w:t>
      </w:r>
      <w:r w:rsidR="00DD4890">
        <w:rPr>
          <w:lang w:val="en-US"/>
        </w:rPr>
        <w:t>does that remain when</w:t>
      </w:r>
      <w:r w:rsidR="00DD4890" w:rsidRPr="00133AEC">
        <w:rPr>
          <w:lang w:val="en-US"/>
        </w:rPr>
        <w:t xml:space="preserve"> </w:t>
      </w:r>
      <w:r w:rsidR="00DD4890">
        <w:rPr>
          <w:lang w:val="en-US"/>
        </w:rPr>
        <w:t>account</w:t>
      </w:r>
      <w:r w:rsidR="00DD4890">
        <w:rPr>
          <w:lang w:val="en-US"/>
        </w:rPr>
        <w:t xml:space="preserve">ing for </w:t>
      </w:r>
      <w:r w:rsidR="00DD4890">
        <w:rPr>
          <w:lang w:val="en-US"/>
        </w:rPr>
        <w:t>network mechanisms</w:t>
      </w:r>
      <w:r w:rsidR="004D542C">
        <w:rPr>
          <w:lang w:val="en-US"/>
        </w:rPr>
        <w:t>?</w:t>
      </w:r>
      <w:r w:rsidR="00430F5D">
        <w:rPr>
          <w:lang w:val="en-US"/>
        </w:rPr>
        <w:t xml:space="preserve">; (b) </w:t>
      </w:r>
      <w:r w:rsidR="00391F66">
        <w:rPr>
          <w:lang w:val="en-US"/>
        </w:rPr>
        <w:t>to what extent</w:t>
      </w:r>
      <w:r w:rsidR="004D542C">
        <w:rPr>
          <w:lang w:val="en-US"/>
        </w:rPr>
        <w:t xml:space="preserve"> are the observed</w:t>
      </w:r>
      <w:r w:rsidR="00391F66">
        <w:rPr>
          <w:lang w:val="en-US"/>
        </w:rPr>
        <w:t xml:space="preserve"> </w:t>
      </w:r>
      <w:r w:rsidR="00430F5D">
        <w:rPr>
          <w:lang w:val="en-US"/>
        </w:rPr>
        <w:t xml:space="preserve">segregation </w:t>
      </w:r>
      <w:r w:rsidR="004D542C">
        <w:rPr>
          <w:lang w:val="en-US"/>
        </w:rPr>
        <w:t xml:space="preserve">patterns </w:t>
      </w:r>
      <w:r w:rsidR="005F03DA">
        <w:rPr>
          <w:lang w:val="en-US"/>
        </w:rPr>
        <w:t xml:space="preserve">along party membership lines </w:t>
      </w:r>
      <w:r w:rsidR="00430F5D">
        <w:rPr>
          <w:lang w:val="en-US"/>
        </w:rPr>
        <w:t xml:space="preserve">on Twitter </w:t>
      </w:r>
      <w:r w:rsidR="008E2CC6">
        <w:rPr>
          <w:lang w:val="en-US"/>
        </w:rPr>
        <w:t>a by-product of</w:t>
      </w:r>
      <w:r w:rsidR="003C6C7F">
        <w:rPr>
          <w:lang w:val="en-US"/>
        </w:rPr>
        <w:t xml:space="preserve"> or </w:t>
      </w:r>
      <w:r w:rsidR="00DD4890">
        <w:rPr>
          <w:lang w:val="en-US"/>
        </w:rPr>
        <w:t>suppressed</w:t>
      </w:r>
      <w:r w:rsidR="003C6C7F">
        <w:rPr>
          <w:lang w:val="en-US"/>
        </w:rPr>
        <w:t xml:space="preserve"> by</w:t>
      </w:r>
      <w:r w:rsidR="008E2CC6">
        <w:rPr>
          <w:lang w:val="en-US"/>
        </w:rPr>
        <w:t xml:space="preserve"> social homophily</w:t>
      </w:r>
      <w:r w:rsidR="00365688">
        <w:rPr>
          <w:lang w:val="en-US"/>
        </w:rPr>
        <w:t xml:space="preserve"> (i.e., the preferences to form ties with</w:t>
      </w:r>
      <w:r w:rsidR="009016C3">
        <w:rPr>
          <w:lang w:val="en-US"/>
        </w:rPr>
        <w:t xml:space="preserve"> socio-demographic</w:t>
      </w:r>
      <w:r w:rsidR="00365688">
        <w:rPr>
          <w:lang w:val="en-US"/>
        </w:rPr>
        <w:t xml:space="preserve"> similar others)</w:t>
      </w:r>
      <w:r w:rsidR="004D542C">
        <w:rPr>
          <w:lang w:val="en-US"/>
        </w:rPr>
        <w:t>?</w:t>
      </w:r>
      <w:r w:rsidR="00C76EC6">
        <w:rPr>
          <w:lang w:val="en-US"/>
        </w:rPr>
        <w:t>; (</w:t>
      </w:r>
      <w:r w:rsidR="00430F5D">
        <w:rPr>
          <w:lang w:val="en-US"/>
        </w:rPr>
        <w:t>c</w:t>
      </w:r>
      <w:r w:rsidR="00C76EC6">
        <w:rPr>
          <w:lang w:val="en-US"/>
        </w:rPr>
        <w:t xml:space="preserve">) </w:t>
      </w:r>
      <w:r w:rsidR="00391F66">
        <w:rPr>
          <w:lang w:val="en-US"/>
        </w:rPr>
        <w:t>to what extent do</w:t>
      </w:r>
      <w:r w:rsidR="004D542C">
        <w:rPr>
          <w:lang w:val="en-US"/>
        </w:rPr>
        <w:t xml:space="preserve"> the </w:t>
      </w:r>
      <w:r w:rsidR="00430F5D">
        <w:rPr>
          <w:lang w:val="en-US"/>
        </w:rPr>
        <w:t xml:space="preserve">segregation </w:t>
      </w:r>
      <w:r w:rsidR="004D542C">
        <w:rPr>
          <w:lang w:val="en-US"/>
        </w:rPr>
        <w:t xml:space="preserve">patterns within </w:t>
      </w:r>
      <w:r w:rsidR="00C76EC6">
        <w:rPr>
          <w:lang w:val="en-US"/>
        </w:rPr>
        <w:t>the three network layers</w:t>
      </w:r>
      <w:r w:rsidR="00633D9F">
        <w:rPr>
          <w:lang w:val="en-US"/>
        </w:rPr>
        <w:t xml:space="preserve"> </w:t>
      </w:r>
      <w:r w:rsidR="006671B4">
        <w:rPr>
          <w:lang w:val="en-US"/>
        </w:rPr>
        <w:t xml:space="preserve">formed </w:t>
      </w:r>
      <w:r w:rsidR="00633D9F">
        <w:rPr>
          <w:lang w:val="en-US"/>
        </w:rPr>
        <w:t>by following, @</w:t>
      </w:r>
      <w:r w:rsidR="004D542C">
        <w:rPr>
          <w:lang w:val="en-US"/>
        </w:rPr>
        <w:t>-</w:t>
      </w:r>
      <w:r w:rsidR="00633D9F">
        <w:rPr>
          <w:lang w:val="en-US"/>
        </w:rPr>
        <w:t>mentioning and retweeting</w:t>
      </w:r>
      <w:r w:rsidR="004D542C">
        <w:rPr>
          <w:lang w:val="en-US"/>
        </w:rPr>
        <w:t xml:space="preserve"> </w:t>
      </w:r>
      <w:r w:rsidR="00D8362C">
        <w:rPr>
          <w:lang w:val="en-US"/>
        </w:rPr>
        <w:t xml:space="preserve">relations </w:t>
      </w:r>
      <w:r w:rsidR="006671B4">
        <w:rPr>
          <w:lang w:val="en-US"/>
        </w:rPr>
        <w:t xml:space="preserve">reinforce </w:t>
      </w:r>
      <w:r w:rsidR="003C6C7F">
        <w:rPr>
          <w:lang w:val="en-US"/>
        </w:rPr>
        <w:t xml:space="preserve">or mitigate </w:t>
      </w:r>
      <w:r w:rsidR="006671B4">
        <w:rPr>
          <w:lang w:val="en-US"/>
        </w:rPr>
        <w:t xml:space="preserve">each other?; and </w:t>
      </w:r>
      <w:r w:rsidR="00C76EC6">
        <w:rPr>
          <w:lang w:val="en-US"/>
        </w:rPr>
        <w:t>(</w:t>
      </w:r>
      <w:r w:rsidR="00430F5D">
        <w:rPr>
          <w:lang w:val="en-US"/>
        </w:rPr>
        <w:t>d</w:t>
      </w:r>
      <w:r w:rsidR="00C76EC6">
        <w:rPr>
          <w:lang w:val="en-US"/>
        </w:rPr>
        <w:t>)</w:t>
      </w:r>
      <w:r w:rsidR="00430F5D">
        <w:rPr>
          <w:lang w:val="en-US"/>
        </w:rPr>
        <w:t xml:space="preserve"> </w:t>
      </w:r>
      <w:r w:rsidR="00391F66">
        <w:rPr>
          <w:lang w:val="en-US"/>
        </w:rPr>
        <w:t>to what extent do</w:t>
      </w:r>
      <w:r w:rsidR="005F03DA">
        <w:rPr>
          <w:lang w:val="en-US"/>
        </w:rPr>
        <w:t xml:space="preserve"> </w:t>
      </w:r>
      <w:r w:rsidR="003C6C7F">
        <w:rPr>
          <w:lang w:val="en-US"/>
        </w:rPr>
        <w:t xml:space="preserve">these </w:t>
      </w:r>
      <w:r w:rsidR="005F03DA">
        <w:rPr>
          <w:lang w:val="en-US"/>
        </w:rPr>
        <w:t>segregation patterns</w:t>
      </w:r>
      <w:r w:rsidR="00133AEC">
        <w:rPr>
          <w:lang w:val="en-US"/>
        </w:rPr>
        <w:t xml:space="preserve"> and dynamics</w:t>
      </w:r>
      <w:r w:rsidR="005F03DA">
        <w:rPr>
          <w:lang w:val="en-US"/>
        </w:rPr>
        <w:t xml:space="preserve"> </w:t>
      </w:r>
      <w:r w:rsidR="00C90946">
        <w:rPr>
          <w:lang w:val="en-US"/>
        </w:rPr>
        <w:t>develop</w:t>
      </w:r>
      <w:r w:rsidR="006671B4">
        <w:rPr>
          <w:lang w:val="en-US"/>
        </w:rPr>
        <w:t xml:space="preserve">? </w:t>
      </w:r>
      <w:bookmarkEnd w:id="0"/>
      <w:bookmarkEnd w:id="1"/>
    </w:p>
    <w:p w14:paraId="2F745DF6" w14:textId="16915EFD" w:rsidR="003330F9" w:rsidRDefault="007177A5">
      <w:pPr>
        <w:spacing w:line="480" w:lineRule="auto"/>
        <w:ind w:firstLine="708"/>
        <w:jc w:val="both"/>
        <w:rPr>
          <w:lang w:val="en-US"/>
        </w:rPr>
      </w:pPr>
      <w:r>
        <w:rPr>
          <w:lang w:val="en-US"/>
        </w:rPr>
        <w:t>O</w:t>
      </w:r>
      <w:r w:rsidR="00430F5D">
        <w:rPr>
          <w:lang w:val="en-US"/>
        </w:rPr>
        <w:t xml:space="preserve">ur empirical focus </w:t>
      </w:r>
      <w:r w:rsidR="006671B4">
        <w:rPr>
          <w:lang w:val="en-US"/>
        </w:rPr>
        <w:t>w</w:t>
      </w:r>
      <w:r w:rsidR="00B56779">
        <w:rPr>
          <w:lang w:val="en-US"/>
        </w:rPr>
        <w:t xml:space="preserve">ill </w:t>
      </w:r>
      <w:r w:rsidR="00430F5D">
        <w:rPr>
          <w:lang w:val="en-US"/>
        </w:rPr>
        <w:t xml:space="preserve">be on </w:t>
      </w:r>
      <w:r w:rsidR="005C07BA">
        <w:rPr>
          <w:lang w:val="en-US"/>
        </w:rPr>
        <w:t xml:space="preserve">how </w:t>
      </w:r>
      <w:r w:rsidR="0093481A">
        <w:rPr>
          <w:lang w:val="en-US"/>
        </w:rPr>
        <w:t xml:space="preserve">relations within the three layers of the Twitter network </w:t>
      </w:r>
      <w:r w:rsidR="00391E58">
        <w:rPr>
          <w:lang w:val="en-US"/>
        </w:rPr>
        <w:t xml:space="preserve">among the 150 Dutch </w:t>
      </w:r>
      <w:r w:rsidR="0093481A">
        <w:rPr>
          <w:lang w:val="en-US"/>
        </w:rPr>
        <w:t xml:space="preserve">MPs </w:t>
      </w:r>
      <w:r w:rsidR="0093481A" w:rsidRPr="00913BEC">
        <w:rPr>
          <w:lang w:val="en-US"/>
        </w:rPr>
        <w:t>have</w:t>
      </w:r>
      <w:r w:rsidR="00B56779" w:rsidRPr="00913BEC">
        <w:rPr>
          <w:lang w:val="en-US"/>
        </w:rPr>
        <w:t xml:space="preserve"> </w:t>
      </w:r>
      <w:r w:rsidR="002E31B8" w:rsidRPr="00913BEC">
        <w:rPr>
          <w:lang w:val="en-US"/>
        </w:rPr>
        <w:t>evolve</w:t>
      </w:r>
      <w:r w:rsidR="00B56779" w:rsidRPr="00913BEC">
        <w:rPr>
          <w:lang w:val="en-US"/>
        </w:rPr>
        <w:t>d</w:t>
      </w:r>
      <w:r w:rsidR="002E31B8" w:rsidRPr="00913BEC">
        <w:rPr>
          <w:lang w:val="en-US"/>
        </w:rPr>
        <w:t xml:space="preserve"> </w:t>
      </w:r>
      <w:r w:rsidR="008C7830" w:rsidRPr="00913BEC">
        <w:rPr>
          <w:lang w:val="en-US"/>
        </w:rPr>
        <w:t>after the national elections of 201</w:t>
      </w:r>
      <w:r w:rsidR="00B909A2" w:rsidRPr="00913BEC">
        <w:rPr>
          <w:lang w:val="en-US"/>
        </w:rPr>
        <w:t>7</w:t>
      </w:r>
      <w:r w:rsidR="00391E58" w:rsidRPr="00913BEC">
        <w:rPr>
          <w:lang w:val="en-US"/>
        </w:rPr>
        <w:t xml:space="preserve">. </w:t>
      </w:r>
      <w:r w:rsidR="0071164C">
        <w:rPr>
          <w:lang w:val="en-US"/>
        </w:rPr>
        <w:t>A</w:t>
      </w:r>
      <w:r w:rsidR="007647A6">
        <w:rPr>
          <w:lang w:val="en-US"/>
        </w:rPr>
        <w:t xml:space="preserve">fter the 2017 elections, </w:t>
      </w:r>
      <w:r w:rsidR="00391E58" w:rsidRPr="00391E58">
        <w:rPr>
          <w:lang w:val="en-US"/>
        </w:rPr>
        <w:t xml:space="preserve">13 parties </w:t>
      </w:r>
      <w:r w:rsidR="007647A6">
        <w:rPr>
          <w:lang w:val="en-US"/>
        </w:rPr>
        <w:t xml:space="preserve">were </w:t>
      </w:r>
      <w:r w:rsidR="00391E58" w:rsidRPr="00391E58">
        <w:rPr>
          <w:lang w:val="en-US"/>
        </w:rPr>
        <w:t xml:space="preserve">presented </w:t>
      </w:r>
      <w:r w:rsidR="0071164C">
        <w:rPr>
          <w:lang w:val="en-US"/>
        </w:rPr>
        <w:t xml:space="preserve">in Parliament </w:t>
      </w:r>
      <w:r w:rsidR="00391E58" w:rsidRPr="00391E58">
        <w:rPr>
          <w:lang w:val="en-US"/>
        </w:rPr>
        <w:t>by 150</w:t>
      </w:r>
      <w:r w:rsidR="0071164C">
        <w:rPr>
          <w:lang w:val="en-US"/>
        </w:rPr>
        <w:t xml:space="preserve"> </w:t>
      </w:r>
      <w:r w:rsidR="00391E58" w:rsidRPr="00391E58">
        <w:rPr>
          <w:lang w:val="en-US"/>
        </w:rPr>
        <w:t>MPs</w:t>
      </w:r>
      <w:r w:rsidR="00826FAE">
        <w:rPr>
          <w:lang w:val="en-US"/>
        </w:rPr>
        <w:t xml:space="preserve"> and the effective number of parties </w:t>
      </w:r>
      <w:r w:rsidR="00A3344D">
        <w:rPr>
          <w:lang w:val="en-US"/>
        </w:rPr>
        <w:t xml:space="preserve">was </w:t>
      </w:r>
      <w:r w:rsidR="00826FAE">
        <w:rPr>
          <w:lang w:val="en-US"/>
        </w:rPr>
        <w:t>above 8</w:t>
      </w:r>
      <w:r w:rsidR="000E20B2">
        <w:rPr>
          <w:lang w:val="en-US"/>
        </w:rPr>
        <w:t xml:space="preserve"> </w:t>
      </w:r>
      <w:r w:rsidR="000E20B2">
        <w:rPr>
          <w:lang w:val="en-US"/>
        </w:rPr>
        <w:lastRenderedPageBreak/>
        <w:fldChar w:fldCharType="begin"/>
      </w:r>
      <w:r w:rsidR="005356BA">
        <w:rPr>
          <w:lang w:val="en-US"/>
        </w:rPr>
        <w:instrText xml:space="preserve"> ADDIN ZOTERO_ITEM CSL_CITATION {"citationID":"vQjaiW33","properties":{"formattedCitation":"(Casal B\\uc0\\u233{}rtoa 2021)","plainCitation":"(Casal Bértoa 2021)","noteIndex":0},"citationItems":[{"id":13,"uris":["http://zotero.org/users/6814611/items/GRIYYVBY"],"itemData":{"id":13,"type":"report","title":"Database on WHO GOVERNS in Europe and beyond, PSGo","URL":"https://whogoverns.eu/party-systems/effective-number-of-parties/","author":[{"family":"Casal Bértoa","given":"F"}],"issued":{"date-parts":[["2021"]]}}}],"schema":"https://github.com/citation-style-language/schema/raw/master/csl-citation.json"} </w:instrText>
      </w:r>
      <w:r w:rsidR="000E20B2">
        <w:rPr>
          <w:lang w:val="en-US"/>
        </w:rPr>
        <w:fldChar w:fldCharType="separate"/>
      </w:r>
      <w:r w:rsidR="000E20B2" w:rsidRPr="000E20B2">
        <w:rPr>
          <w:rFonts w:ascii="Calibri" w:hAnsi="Calibri" w:cs="Calibri"/>
          <w:szCs w:val="24"/>
          <w:lang w:val="en-GB"/>
        </w:rPr>
        <w:t>(Casal Bértoa 2021)</w:t>
      </w:r>
      <w:r w:rsidR="000E20B2">
        <w:rPr>
          <w:lang w:val="en-US"/>
        </w:rPr>
        <w:fldChar w:fldCharType="end"/>
      </w:r>
      <w:r w:rsidR="0071164C">
        <w:rPr>
          <w:lang w:val="en-US"/>
        </w:rPr>
        <w:t xml:space="preserve">. In </w:t>
      </w:r>
      <w:r w:rsidR="00826FAE">
        <w:rPr>
          <w:lang w:val="en-US"/>
        </w:rPr>
        <w:t>parliament</w:t>
      </w:r>
      <w:r w:rsidR="00F5486E">
        <w:rPr>
          <w:lang w:val="en-US"/>
        </w:rPr>
        <w:t>,</w:t>
      </w:r>
      <w:r w:rsidR="00391E58" w:rsidRPr="00391E58">
        <w:rPr>
          <w:lang w:val="en-US"/>
        </w:rPr>
        <w:t xml:space="preserve"> </w:t>
      </w:r>
      <w:r w:rsidR="00A3344D">
        <w:rPr>
          <w:lang w:val="en-US"/>
        </w:rPr>
        <w:t>parties</w:t>
      </w:r>
      <w:r w:rsidR="00391E58" w:rsidRPr="00391E58">
        <w:rPr>
          <w:lang w:val="en-US"/>
        </w:rPr>
        <w:t xml:space="preserve"> need to </w:t>
      </w:r>
      <w:r w:rsidR="00826FAE">
        <w:rPr>
          <w:lang w:val="en-US"/>
        </w:rPr>
        <w:t>collaborate</w:t>
      </w:r>
      <w:r w:rsidR="00941320">
        <w:rPr>
          <w:lang w:val="en-US"/>
        </w:rPr>
        <w:t>,</w:t>
      </w:r>
      <w:r w:rsidR="00826FAE">
        <w:rPr>
          <w:lang w:val="en-US"/>
        </w:rPr>
        <w:t xml:space="preserve"> not only </w:t>
      </w:r>
      <w:r w:rsidR="0093481A" w:rsidRPr="00391E58">
        <w:rPr>
          <w:lang w:val="en-US"/>
        </w:rPr>
        <w:t>to</w:t>
      </w:r>
      <w:r w:rsidR="00391E58" w:rsidRPr="00391E58">
        <w:rPr>
          <w:lang w:val="en-US"/>
        </w:rPr>
        <w:t xml:space="preserve"> </w:t>
      </w:r>
      <w:r w:rsidR="00826FAE">
        <w:rPr>
          <w:lang w:val="en-US"/>
        </w:rPr>
        <w:t>form and support</w:t>
      </w:r>
      <w:r w:rsidR="00826FAE" w:rsidRPr="00391E58">
        <w:rPr>
          <w:lang w:val="en-US"/>
        </w:rPr>
        <w:t xml:space="preserve"> </w:t>
      </w:r>
      <w:r w:rsidR="00391E58" w:rsidRPr="00391E58">
        <w:rPr>
          <w:lang w:val="en-US"/>
        </w:rPr>
        <w:t>a government</w:t>
      </w:r>
      <w:r w:rsidR="00941320">
        <w:rPr>
          <w:lang w:val="en-US"/>
        </w:rPr>
        <w:t>,</w:t>
      </w:r>
      <w:r w:rsidR="00826FAE">
        <w:rPr>
          <w:lang w:val="en-US"/>
        </w:rPr>
        <w:t xml:space="preserve"> but also to find majorities for specific proposals and </w:t>
      </w:r>
      <w:r w:rsidR="00391E58" w:rsidRPr="00391E58">
        <w:rPr>
          <w:lang w:val="en-US"/>
        </w:rPr>
        <w:t>to be</w:t>
      </w:r>
      <w:r w:rsidR="00B909A2">
        <w:rPr>
          <w:lang w:val="en-US"/>
        </w:rPr>
        <w:t xml:space="preserve">come </w:t>
      </w:r>
      <w:r w:rsidR="00391E58" w:rsidRPr="00391E58">
        <w:rPr>
          <w:lang w:val="en-US"/>
        </w:rPr>
        <w:t xml:space="preserve">an </w:t>
      </w:r>
      <w:r w:rsidR="00826FAE">
        <w:rPr>
          <w:lang w:val="en-US"/>
        </w:rPr>
        <w:t xml:space="preserve">effective party in either coalition or </w:t>
      </w:r>
      <w:r w:rsidR="00391E58" w:rsidRPr="00391E58">
        <w:rPr>
          <w:lang w:val="en-US"/>
        </w:rPr>
        <w:t>opposition.</w:t>
      </w:r>
      <w:r w:rsidR="00FF393A">
        <w:rPr>
          <w:lang w:val="en-US"/>
        </w:rPr>
        <w:t xml:space="preserve"> </w:t>
      </w:r>
      <w:r w:rsidR="00FF393A" w:rsidRPr="00FF393A">
        <w:rPr>
          <w:lang w:val="en-US"/>
        </w:rPr>
        <w:t xml:space="preserve">In </w:t>
      </w:r>
      <w:r w:rsidR="00826FAE">
        <w:rPr>
          <w:lang w:val="en-US"/>
        </w:rPr>
        <w:t>such a</w:t>
      </w:r>
      <w:r w:rsidR="00826FAE" w:rsidRPr="00FF393A">
        <w:rPr>
          <w:lang w:val="en-US"/>
        </w:rPr>
        <w:t xml:space="preserve"> </w:t>
      </w:r>
      <w:r w:rsidR="00FF393A" w:rsidRPr="00FF393A">
        <w:rPr>
          <w:lang w:val="en-US"/>
        </w:rPr>
        <w:t xml:space="preserve">setting, we might expect </w:t>
      </w:r>
      <w:r w:rsidR="0071164C">
        <w:rPr>
          <w:lang w:val="en-US"/>
        </w:rPr>
        <w:t xml:space="preserve">less clear </w:t>
      </w:r>
      <w:r w:rsidR="00826FAE">
        <w:rPr>
          <w:lang w:val="en-US"/>
        </w:rPr>
        <w:t xml:space="preserve">party and ideological </w:t>
      </w:r>
      <w:r w:rsidR="0071164C">
        <w:rPr>
          <w:lang w:val="en-US"/>
        </w:rPr>
        <w:t xml:space="preserve">division lines running </w:t>
      </w:r>
      <w:r w:rsidR="00F5486E">
        <w:rPr>
          <w:lang w:val="en-US"/>
        </w:rPr>
        <w:t xml:space="preserve">across </w:t>
      </w:r>
      <w:r w:rsidR="00FF393A" w:rsidRPr="00FF393A">
        <w:rPr>
          <w:lang w:val="en-US"/>
        </w:rPr>
        <w:t>MPs’</w:t>
      </w:r>
      <w:r w:rsidR="00F5486E">
        <w:rPr>
          <w:lang w:val="en-US"/>
        </w:rPr>
        <w:t xml:space="preserve"> Twitter</w:t>
      </w:r>
      <w:r w:rsidR="00FF393A" w:rsidRPr="00FF393A">
        <w:rPr>
          <w:lang w:val="en-US"/>
        </w:rPr>
        <w:t xml:space="preserve"> networks</w:t>
      </w:r>
      <w:r w:rsidR="00656B95">
        <w:rPr>
          <w:lang w:val="en-US"/>
        </w:rPr>
        <w:t xml:space="preserve"> </w:t>
      </w:r>
      <w:r w:rsidR="00656B95">
        <w:rPr>
          <w:lang w:val="en-US"/>
        </w:rPr>
        <w:fldChar w:fldCharType="begin"/>
      </w:r>
      <w:r w:rsidR="00656B95">
        <w:rPr>
          <w:lang w:val="en-US"/>
        </w:rPr>
        <w:instrText xml:space="preserve"> ADDIN ZOTERO_ITEM CSL_CITATION {"citationID":"qiDruFjM","properties":{"formattedCitation":"(but see: Praet et al. 2021)","plainCitation":"(but see: Praet et al. 2021)","noteIndex":0},"citationItems":[{"id":90,"uris":["http://zotero.org/users/6814611/items/KCNAM2H6"],"itemData":{"id":90,"type":"article-journal","abstract":"Social media networks have revolutionized social science research. Yet, a lack of comparative empirical analysis of these networks leave social scientists with little knowledge on the role that contextual factors play in the formation of social relations. In this paper we perform a large-scale comparison of parliamentary Twitter networks in 12 countries to improve our understanding of the influence of the country’s democratic system on network behavior and elite polarization. One year of Twitter data was collected from all members of the parliament and government in these countries, which resulted in around two million tweets by almost 6000 politicians. Social network analysis of the Twitter interactions indicates that consensual democracies are characterized by more dense parliamentary relations but also higher hierarchy and fragmentation compared to majoritarian systems. Secondly, parliaments with a high effective number of parties are more cooperative, which results in higher inter-party relations. Next to that, we show differences in the followers, mentions, and retweets networks that hold across all countries and political systems. Our empirical results correspond to established theoretical insights and highlight the relevance of institutional context as well as the platform characteristics when conducting social media research. With this research we demonstrate the importance and the opportunities of social network analysis for comparative research.","container-title":"Online Social Networks and Media","DOI":"https://doi.org/10.1016/j.osnem.2021.100154","ISSN":"2468-6964","page":"100154","title":"Patterns of democracy? Social network analysis of parliamentary Twitter networks in 12 countries","volume":"24","author":[{"family":"Praet","given":"Stiene"},{"family":"Martens","given":"David"},{"family":"Aelst","given":"Peter Van"}],"issued":{"date-parts":[["2021"]]}},"prefix":"but see: "}],"schema":"https://github.com/citation-style-language/schema/raw/master/csl-citation.json"} </w:instrText>
      </w:r>
      <w:r w:rsidR="00656B95">
        <w:rPr>
          <w:lang w:val="en-US"/>
        </w:rPr>
        <w:fldChar w:fldCharType="separate"/>
      </w:r>
      <w:r w:rsidR="00656B95" w:rsidRPr="00656B95">
        <w:rPr>
          <w:rFonts w:ascii="Calibri" w:hAnsi="Calibri" w:cs="Calibri"/>
          <w:lang w:val="en-US"/>
        </w:rPr>
        <w:t xml:space="preserve">(but see: </w:t>
      </w:r>
      <w:proofErr w:type="spellStart"/>
      <w:r w:rsidR="00656B95" w:rsidRPr="00656B95">
        <w:rPr>
          <w:rFonts w:ascii="Calibri" w:hAnsi="Calibri" w:cs="Calibri"/>
          <w:lang w:val="en-US"/>
        </w:rPr>
        <w:t>Praet</w:t>
      </w:r>
      <w:proofErr w:type="spellEnd"/>
      <w:r w:rsidR="00656B95" w:rsidRPr="00656B95">
        <w:rPr>
          <w:rFonts w:ascii="Calibri" w:hAnsi="Calibri" w:cs="Calibri"/>
          <w:lang w:val="en-US"/>
        </w:rPr>
        <w:t xml:space="preserve"> et al. 2021)</w:t>
      </w:r>
      <w:r w:rsidR="00656B95">
        <w:rPr>
          <w:lang w:val="en-US"/>
        </w:rPr>
        <w:fldChar w:fldCharType="end"/>
      </w:r>
      <w:r w:rsidR="00826FAE">
        <w:rPr>
          <w:lang w:val="en-US"/>
        </w:rPr>
        <w:t xml:space="preserve">, whereas MPs from different parties might form networks around </w:t>
      </w:r>
      <w:r w:rsidR="00D61C5C">
        <w:rPr>
          <w:lang w:val="en-US"/>
        </w:rPr>
        <w:t>for instance</w:t>
      </w:r>
      <w:r w:rsidR="00826FAE">
        <w:rPr>
          <w:lang w:val="en-US"/>
        </w:rPr>
        <w:t xml:space="preserve"> gender or minority status</w:t>
      </w:r>
      <w:r w:rsidR="00FF393A" w:rsidRPr="00FF393A">
        <w:rPr>
          <w:lang w:val="en-US"/>
        </w:rPr>
        <w:t>. In other words, if</w:t>
      </w:r>
      <w:r w:rsidR="00826FAE">
        <w:rPr>
          <w:lang w:val="en-US"/>
        </w:rPr>
        <w:t xml:space="preserve"> ideological and party</w:t>
      </w:r>
      <w:r w:rsidR="00FF393A" w:rsidRPr="00FF393A">
        <w:rPr>
          <w:lang w:val="en-US"/>
        </w:rPr>
        <w:t xml:space="preserve"> </w:t>
      </w:r>
      <w:r w:rsidR="00826FAE">
        <w:rPr>
          <w:lang w:val="en-US"/>
        </w:rPr>
        <w:t>divides</w:t>
      </w:r>
      <w:r w:rsidR="00826FAE" w:rsidRPr="00FF393A">
        <w:rPr>
          <w:lang w:val="en-US"/>
        </w:rPr>
        <w:t xml:space="preserve"> </w:t>
      </w:r>
      <w:r w:rsidR="00FF393A" w:rsidRPr="00FF393A">
        <w:rPr>
          <w:lang w:val="en-US"/>
        </w:rPr>
        <w:t>are still found in the Netherlands</w:t>
      </w:r>
      <w:r w:rsidR="00241360">
        <w:rPr>
          <w:lang w:val="en-US"/>
        </w:rPr>
        <w:t xml:space="preserve"> among members of the Lower house</w:t>
      </w:r>
      <w:r w:rsidR="00DC5735">
        <w:rPr>
          <w:lang w:val="en-US"/>
        </w:rPr>
        <w:t>,</w:t>
      </w:r>
      <w:r w:rsidR="00FF393A" w:rsidRPr="00FF393A">
        <w:rPr>
          <w:lang w:val="en-US"/>
        </w:rPr>
        <w:t xml:space="preserve"> this is a strong confirmation of the prior findings by </w:t>
      </w:r>
      <w:r w:rsidR="00A25A37">
        <w:rPr>
          <w:lang w:val="en-US"/>
        </w:rPr>
        <w:t>del Valle and Bravo</w:t>
      </w:r>
      <w:r w:rsidR="00FF393A" w:rsidRPr="00FF393A">
        <w:rPr>
          <w:lang w:val="en-US"/>
        </w:rPr>
        <w:t xml:space="preserve"> (</w:t>
      </w:r>
      <w:r w:rsidR="00A25A37" w:rsidRPr="00365688">
        <w:rPr>
          <w:lang w:val="en-US"/>
        </w:rPr>
        <w:t>2018</w:t>
      </w:r>
      <w:r w:rsidR="00FF393A" w:rsidRPr="00365688">
        <w:rPr>
          <w:lang w:val="en-US"/>
        </w:rPr>
        <w:t>).</w:t>
      </w:r>
      <w:r w:rsidR="00391E58" w:rsidRPr="00365688">
        <w:rPr>
          <w:lang w:val="en-US"/>
        </w:rPr>
        <w:t xml:space="preserve"> </w:t>
      </w:r>
      <w:r w:rsidR="007E055E">
        <w:rPr>
          <w:lang w:val="en-US"/>
        </w:rPr>
        <w:t xml:space="preserve">If, on the other hand, we do not find party-based segregation, </w:t>
      </w:r>
      <w:r w:rsidR="007E055E">
        <w:rPr>
          <w:lang w:val="en-US"/>
        </w:rPr>
        <w:t>t</w:t>
      </w:r>
      <w:r w:rsidR="00D61C5C">
        <w:rPr>
          <w:lang w:val="en-US"/>
        </w:rPr>
        <w:t>h</w:t>
      </w:r>
      <w:r w:rsidR="00D61C5C">
        <w:rPr>
          <w:lang w:val="en-US"/>
        </w:rPr>
        <w:t xml:space="preserve">is raises new comparative questions, for instance about differences between the lower and upper house, the latter also being included </w:t>
      </w:r>
      <w:r w:rsidR="007E055E">
        <w:rPr>
          <w:lang w:val="en-US"/>
        </w:rPr>
        <w:t xml:space="preserve">in the study of </w:t>
      </w:r>
      <w:proofErr w:type="spellStart"/>
      <w:r w:rsidR="007E055E">
        <w:rPr>
          <w:lang w:val="en-US"/>
        </w:rPr>
        <w:t>Praet</w:t>
      </w:r>
      <w:proofErr w:type="spellEnd"/>
      <w:r w:rsidR="007E055E">
        <w:rPr>
          <w:lang w:val="en-US"/>
        </w:rPr>
        <w:t xml:space="preserve"> et al. (2021)</w:t>
      </w:r>
      <w:r w:rsidR="00D61C5C">
        <w:rPr>
          <w:lang w:val="en-US"/>
        </w:rPr>
        <w:t>.</w:t>
      </w:r>
      <w:r w:rsidR="005640F3">
        <w:rPr>
          <w:lang w:val="en-US"/>
        </w:rPr>
        <w:t xml:space="preserve">  </w:t>
      </w:r>
    </w:p>
    <w:p w14:paraId="3B3CCA0E" w14:textId="71A956BB" w:rsidR="005C3871" w:rsidRDefault="005C3871" w:rsidP="00022DCA">
      <w:pPr>
        <w:spacing w:line="480" w:lineRule="auto"/>
        <w:ind w:firstLine="708"/>
        <w:jc w:val="both"/>
        <w:rPr>
          <w:lang w:val="en-US"/>
        </w:rPr>
      </w:pPr>
      <w:r>
        <w:rPr>
          <w:lang w:val="en-US"/>
        </w:rPr>
        <w:t>Methodologically</w:t>
      </w:r>
      <w:r w:rsidR="00E70134">
        <w:rPr>
          <w:lang w:val="en-US"/>
        </w:rPr>
        <w:t xml:space="preserve">, we take advantage of </w:t>
      </w:r>
      <w:r w:rsidR="00C27303">
        <w:rPr>
          <w:lang w:val="en-US"/>
        </w:rPr>
        <w:t xml:space="preserve">unique </w:t>
      </w:r>
      <w:r w:rsidR="00E70134">
        <w:rPr>
          <w:lang w:val="en-US"/>
        </w:rPr>
        <w:t>longitudinal</w:t>
      </w:r>
      <w:r w:rsidR="006E7551">
        <w:rPr>
          <w:lang w:val="en-US"/>
        </w:rPr>
        <w:t xml:space="preserve"> complete</w:t>
      </w:r>
      <w:r w:rsidR="00E70134">
        <w:rPr>
          <w:lang w:val="en-US"/>
        </w:rPr>
        <w:t xml:space="preserve"> network data on Twitter relations among Dutch MPs collected in</w:t>
      </w:r>
      <w:r w:rsidR="003330F9">
        <w:rPr>
          <w:lang w:val="en-US"/>
        </w:rPr>
        <w:t xml:space="preserve"> </w:t>
      </w:r>
      <w:r w:rsidR="003330F9">
        <w:rPr>
          <w:bCs/>
          <w:lang w:val="en-US"/>
        </w:rPr>
        <w:t>April, June and September 2017</w:t>
      </w:r>
      <w:r w:rsidR="00E70134">
        <w:rPr>
          <w:lang w:val="en-US"/>
        </w:rPr>
        <w:t xml:space="preserve">. We will first </w:t>
      </w:r>
      <w:r>
        <w:rPr>
          <w:lang w:val="en-US"/>
        </w:rPr>
        <w:t>visually inspect the</w:t>
      </w:r>
      <w:r w:rsidR="00E70134">
        <w:rPr>
          <w:lang w:val="en-US"/>
        </w:rPr>
        <w:t>se</w:t>
      </w:r>
      <w:r>
        <w:rPr>
          <w:lang w:val="en-US"/>
        </w:rPr>
        <w:t xml:space="preserve"> networks</w:t>
      </w:r>
      <w:r w:rsidR="00E70134">
        <w:rPr>
          <w:lang w:val="en-US"/>
        </w:rPr>
        <w:t xml:space="preserve"> before giving a </w:t>
      </w:r>
      <w:r w:rsidR="0003450D">
        <w:rPr>
          <w:lang w:val="en-US"/>
        </w:rPr>
        <w:t xml:space="preserve">formal </w:t>
      </w:r>
      <w:r>
        <w:rPr>
          <w:lang w:val="en-US"/>
        </w:rPr>
        <w:t xml:space="preserve">description of the observed </w:t>
      </w:r>
      <w:r w:rsidR="00E70134">
        <w:rPr>
          <w:lang w:val="en-US"/>
        </w:rPr>
        <w:t xml:space="preserve">degree of </w:t>
      </w:r>
      <w:r>
        <w:rPr>
          <w:lang w:val="en-US"/>
        </w:rPr>
        <w:t>segregation</w:t>
      </w:r>
      <w:r w:rsidR="00E70134">
        <w:rPr>
          <w:lang w:val="en-US"/>
        </w:rPr>
        <w:t xml:space="preserve">. We </w:t>
      </w:r>
      <w:r>
        <w:rPr>
          <w:lang w:val="en-US"/>
        </w:rPr>
        <w:t xml:space="preserve">will complement this descriptive part with a Stochastic Actor-Orientated Modelling approach as implemented in </w:t>
      </w:r>
      <w:r w:rsidR="006A5EC5">
        <w:rPr>
          <w:lang w:val="en-US"/>
        </w:rPr>
        <w:t xml:space="preserve">the R package </w:t>
      </w:r>
      <w:proofErr w:type="spellStart"/>
      <w:r w:rsidRPr="00656B95">
        <w:rPr>
          <w:i/>
          <w:lang w:val="en-US"/>
        </w:rPr>
        <w:t>RSiena</w:t>
      </w:r>
      <w:proofErr w:type="spellEnd"/>
      <w:r>
        <w:rPr>
          <w:lang w:val="en-US"/>
        </w:rPr>
        <w:t xml:space="preserve"> </w:t>
      </w:r>
      <w:r>
        <w:rPr>
          <w:lang w:val="en-US"/>
        </w:rPr>
        <w:fldChar w:fldCharType="begin"/>
      </w:r>
      <w:r w:rsidR="005356BA">
        <w:rPr>
          <w:lang w:val="en-US"/>
        </w:rPr>
        <w:instrText xml:space="preserve"> ADDIN ZOTERO_ITEM CSL_CITATION {"citationID":"zBPHFjPL","properties":{"formattedCitation":"(Ripley et al. 2021; Snijders, Van de Bunt, and Steglich 2010)","plainCitation":"(Ripley et al. 2021; Snijders, Van de Bunt, and Steglich 2010)","noteIndex":0},"citationItems":[{"id":20,"uris":["http://zotero.org/users/6814611/items/H98HZKXT"],"itemData":{"id":20,"type":"report","publisher":"Oxford: University of Oxford, Department of Statistics; Nuffield College","title":"Manual for Siena version 4.0","author":[{"family":"Ripley","given":"Ruth M."},{"family":"Snijders","given":"Tom A. B."},{"family":"B'oda","given":"Zsofia"},{"family":"V\"or\"os","given":"Andr'as"},{"family":"Preciado","given":"Paulina"}],"issued":{"date-parts":[["2021"]]}}},{"id":12,"uris":["http://zotero.org/users/6814611/items/L99VLBNC"],"itemData":{"id":12,"type":"article-journal","container-title":"Social networks","issue":"1","note":"publisher: Elsevier","page":"44–60","title":"Introduction to stochastic actor-based models for network dynamics","volume":"32","author":[{"family":"Snijders","given":"Tom AB"},{"family":"Van de Bunt","given":"Gerhard G"},{"family":"Steglich","given":"Christian EG"}],"issued":{"date-parts":[["2010"]]}}}],"schema":"https://github.com/citation-style-language/schema/raw/master/csl-citation.json"} </w:instrText>
      </w:r>
      <w:r>
        <w:rPr>
          <w:lang w:val="en-US"/>
        </w:rPr>
        <w:fldChar w:fldCharType="separate"/>
      </w:r>
      <w:r w:rsidRPr="00A616D8">
        <w:rPr>
          <w:rFonts w:ascii="Calibri" w:hAnsi="Calibri" w:cs="Calibri"/>
          <w:lang w:val="en-GB"/>
        </w:rPr>
        <w:t>(Ripley et al. 2021; Snijders, Van de Bunt, and Steglich 2010)</w:t>
      </w:r>
      <w:r>
        <w:rPr>
          <w:lang w:val="en-US"/>
        </w:rPr>
        <w:fldChar w:fldCharType="end"/>
      </w:r>
      <w:r>
        <w:rPr>
          <w:lang w:val="en-US"/>
        </w:rPr>
        <w:t xml:space="preserve">. </w:t>
      </w:r>
      <w:r w:rsidR="00CA67D3">
        <w:rPr>
          <w:lang w:val="en-US"/>
        </w:rPr>
        <w:t xml:space="preserve">In </w:t>
      </w:r>
      <w:proofErr w:type="spellStart"/>
      <w:r w:rsidR="00CA67D3">
        <w:rPr>
          <w:lang w:val="en-US"/>
        </w:rPr>
        <w:t>RSiena</w:t>
      </w:r>
      <w:proofErr w:type="spellEnd"/>
      <w:r w:rsidR="00CA67D3">
        <w:rPr>
          <w:lang w:val="en-US"/>
        </w:rPr>
        <w:t xml:space="preserve"> the </w:t>
      </w:r>
      <w:r w:rsidR="00CA67D3" w:rsidRPr="00656B95">
        <w:rPr>
          <w:i/>
          <w:lang w:val="en-US"/>
        </w:rPr>
        <w:t>change</w:t>
      </w:r>
      <w:r w:rsidR="00CA67D3">
        <w:rPr>
          <w:lang w:val="en-US"/>
        </w:rPr>
        <w:t xml:space="preserve"> between time steps is modelled not the </w:t>
      </w:r>
      <w:r w:rsidR="00CA67D3" w:rsidRPr="00656B95">
        <w:rPr>
          <w:i/>
          <w:lang w:val="en-US"/>
        </w:rPr>
        <w:t>state</w:t>
      </w:r>
      <w:r w:rsidR="00CA67D3">
        <w:rPr>
          <w:lang w:val="en-US"/>
        </w:rPr>
        <w:t xml:space="preserve"> of the network at each time-point. </w:t>
      </w:r>
      <w:r w:rsidR="00022DCA">
        <w:rPr>
          <w:lang w:val="en-US"/>
        </w:rPr>
        <w:t xml:space="preserve">While </w:t>
      </w:r>
      <w:proofErr w:type="spellStart"/>
      <w:r w:rsidR="00022DCA">
        <w:rPr>
          <w:lang w:val="en-US"/>
        </w:rPr>
        <w:t>RSiena</w:t>
      </w:r>
      <w:proofErr w:type="spellEnd"/>
      <w:r w:rsidR="00022DCA">
        <w:rPr>
          <w:lang w:val="en-US"/>
        </w:rPr>
        <w:t xml:space="preserve"> has not been used before to scrutinize the Twitte</w:t>
      </w:r>
      <w:r w:rsidR="00022DCA">
        <w:rPr>
          <w:lang w:val="en-US"/>
        </w:rPr>
        <w:t xml:space="preserve">r networks of MPs, this method is </w:t>
      </w:r>
      <w:r w:rsidR="00D732FC">
        <w:rPr>
          <w:lang w:val="en-US"/>
        </w:rPr>
        <w:t xml:space="preserve">well-suited to </w:t>
      </w:r>
      <w:r w:rsidR="00D732FC">
        <w:rPr>
          <w:lang w:val="en-US"/>
        </w:rPr>
        <w:t xml:space="preserve">disentangle the impact of </w:t>
      </w:r>
      <w:r w:rsidR="00022DCA">
        <w:rPr>
          <w:lang w:val="en-US"/>
        </w:rPr>
        <w:t xml:space="preserve">structural network effects, </w:t>
      </w:r>
      <w:r w:rsidR="00D732FC">
        <w:rPr>
          <w:lang w:val="en-US"/>
        </w:rPr>
        <w:t xml:space="preserve">characteristics of MPs, and the </w:t>
      </w:r>
      <w:r w:rsidR="00022DCA">
        <w:rPr>
          <w:lang w:val="en-US"/>
        </w:rPr>
        <w:t>Twitter digital architecture</w:t>
      </w:r>
      <w:r w:rsidR="00022DCA">
        <w:rPr>
          <w:lang w:val="en-US"/>
        </w:rPr>
        <w:t xml:space="preserve"> </w:t>
      </w:r>
      <w:r w:rsidR="00D732FC">
        <w:rPr>
          <w:lang w:val="en-US"/>
        </w:rPr>
        <w:t xml:space="preserve">on </w:t>
      </w:r>
      <w:r w:rsidR="00022DCA">
        <w:rPr>
          <w:lang w:val="en-US"/>
        </w:rPr>
        <w:t>segregation</w:t>
      </w:r>
      <w:r w:rsidR="00D732FC">
        <w:rPr>
          <w:lang w:val="en-US"/>
        </w:rPr>
        <w:t xml:space="preserve"> dynamics</w:t>
      </w:r>
      <w:r w:rsidR="00022DCA">
        <w:rPr>
          <w:lang w:val="en-US"/>
        </w:rPr>
        <w:t xml:space="preserve">. </w:t>
      </w:r>
    </w:p>
    <w:p w14:paraId="0495A0AE" w14:textId="77777777" w:rsidR="00316DB1" w:rsidRDefault="00316DB1" w:rsidP="00283711">
      <w:pPr>
        <w:spacing w:line="480" w:lineRule="auto"/>
        <w:ind w:firstLine="0"/>
        <w:jc w:val="both"/>
        <w:rPr>
          <w:b/>
          <w:bCs/>
          <w:lang w:val="en-US"/>
        </w:rPr>
      </w:pPr>
    </w:p>
    <w:p w14:paraId="1F70A899" w14:textId="6193F7C8" w:rsidR="00C76EC6" w:rsidRDefault="00365688" w:rsidP="00283711">
      <w:pPr>
        <w:spacing w:line="480" w:lineRule="auto"/>
        <w:ind w:firstLine="0"/>
        <w:jc w:val="both"/>
        <w:rPr>
          <w:b/>
          <w:bCs/>
          <w:lang w:val="en-US"/>
        </w:rPr>
      </w:pPr>
      <w:r>
        <w:rPr>
          <w:b/>
          <w:bCs/>
          <w:lang w:val="en-US"/>
        </w:rPr>
        <w:t xml:space="preserve">2. </w:t>
      </w:r>
      <w:r w:rsidR="00C76EC6" w:rsidRPr="00391F66">
        <w:rPr>
          <w:b/>
          <w:bCs/>
          <w:lang w:val="en-US"/>
        </w:rPr>
        <w:t>Theoretical background</w:t>
      </w:r>
    </w:p>
    <w:p w14:paraId="232D5F19" w14:textId="60CECC77" w:rsidR="00D26EE7" w:rsidRPr="00365688" w:rsidRDefault="005C3871" w:rsidP="00283711">
      <w:pPr>
        <w:spacing w:line="480" w:lineRule="auto"/>
        <w:ind w:firstLine="0"/>
        <w:jc w:val="both"/>
        <w:rPr>
          <w:b/>
          <w:bCs/>
          <w:i/>
          <w:iCs/>
          <w:lang w:val="en-US"/>
        </w:rPr>
      </w:pPr>
      <w:r>
        <w:rPr>
          <w:b/>
          <w:bCs/>
          <w:i/>
          <w:iCs/>
          <w:lang w:val="en-US"/>
        </w:rPr>
        <w:t xml:space="preserve">Multi-dimensionality: </w:t>
      </w:r>
      <w:r w:rsidR="00D26EE7" w:rsidRPr="00365688">
        <w:rPr>
          <w:b/>
          <w:bCs/>
          <w:i/>
          <w:iCs/>
          <w:lang w:val="en-US"/>
        </w:rPr>
        <w:t xml:space="preserve">Segregation in Twitter along </w:t>
      </w:r>
      <w:r>
        <w:rPr>
          <w:b/>
          <w:bCs/>
          <w:i/>
          <w:iCs/>
          <w:lang w:val="en-US"/>
        </w:rPr>
        <w:t xml:space="preserve">political and social </w:t>
      </w:r>
      <w:r w:rsidR="00D26EE7" w:rsidRPr="00365688">
        <w:rPr>
          <w:b/>
          <w:bCs/>
          <w:i/>
          <w:iCs/>
          <w:lang w:val="en-US"/>
        </w:rPr>
        <w:t xml:space="preserve">dimensions. </w:t>
      </w:r>
    </w:p>
    <w:p w14:paraId="35968A94" w14:textId="7BFAA303" w:rsidR="00453CBD" w:rsidRDefault="00083239" w:rsidP="00656B95">
      <w:pPr>
        <w:spacing w:line="480" w:lineRule="auto"/>
        <w:ind w:firstLine="0"/>
        <w:jc w:val="both"/>
        <w:rPr>
          <w:lang w:val="en-US"/>
        </w:rPr>
      </w:pPr>
      <w:r w:rsidRPr="000B1F5F">
        <w:rPr>
          <w:lang w:val="en-US"/>
        </w:rPr>
        <w:t xml:space="preserve">It has been </w:t>
      </w:r>
      <w:r w:rsidR="00FE5E7D" w:rsidRPr="000B1F5F">
        <w:rPr>
          <w:lang w:val="en-US"/>
        </w:rPr>
        <w:t xml:space="preserve">a </w:t>
      </w:r>
      <w:r w:rsidR="000E20B2" w:rsidRPr="000B1F5F">
        <w:rPr>
          <w:lang w:val="en-US"/>
        </w:rPr>
        <w:t>well-established</w:t>
      </w:r>
      <w:r w:rsidRPr="000B1F5F">
        <w:rPr>
          <w:lang w:val="en-US"/>
        </w:rPr>
        <w:t xml:space="preserve"> </w:t>
      </w:r>
      <w:r w:rsidR="00FE5E7D" w:rsidRPr="000B1F5F">
        <w:rPr>
          <w:lang w:val="en-US"/>
        </w:rPr>
        <w:t xml:space="preserve">finding </w:t>
      </w:r>
      <w:r w:rsidRPr="000B1F5F">
        <w:rPr>
          <w:lang w:val="en-US"/>
        </w:rPr>
        <w:t>that s</w:t>
      </w:r>
      <w:r w:rsidR="001A0F09" w:rsidRPr="000B1F5F">
        <w:rPr>
          <w:lang w:val="en-US"/>
        </w:rPr>
        <w:t>ocial</w:t>
      </w:r>
      <w:r w:rsidR="00391E58" w:rsidRPr="000B1F5F">
        <w:rPr>
          <w:lang w:val="en-US"/>
        </w:rPr>
        <w:t xml:space="preserve"> interactions are more likely between people who are </w:t>
      </w:r>
      <w:r w:rsidR="001A0F09" w:rsidRPr="000B1F5F">
        <w:rPr>
          <w:lang w:val="en-US"/>
        </w:rPr>
        <w:t>similar</w:t>
      </w:r>
      <w:r w:rsidR="002E31B8" w:rsidRPr="000B1F5F">
        <w:rPr>
          <w:lang w:val="en-US"/>
        </w:rPr>
        <w:t xml:space="preserve"> </w:t>
      </w:r>
      <w:r w:rsidR="00900D80" w:rsidRPr="000B1F5F">
        <w:rPr>
          <w:lang w:val="en-US"/>
        </w:rPr>
        <w:fldChar w:fldCharType="begin"/>
      </w:r>
      <w:r w:rsidR="005356BA">
        <w:rPr>
          <w:lang w:val="en-US"/>
        </w:rPr>
        <w:instrText xml:space="preserve"> ADDIN ZOTERO_ITEM CSL_CITATION {"citationID":"QZkiuG3o","properties":{"formattedCitation":"(McPherson, Smith-Lovin, and Cook 2001)","plainCitation":"(McPherson, Smith-Lovin, and Cook 2001)","noteIndex":0},"citationItems":[{"id":29,"uris":["http://zotero.org/users/6814611/items/88QPJEQV"],"itemData":{"id":29,"type":"article-journal","container-title":"Annual review of sociology","issue":"1","note":"publisher: Annual Reviews 4139 El Camino Way, PO Box 10139, Palo Alto, CA 94303-0139, USA","page":"415–444","title":"Birds of a feather: Homophily in social networks","volume":"27","author":[{"family":"McPherson","given":"Miller"},{"family":"Smith-Lovin","given":"Lynn"},{"family":"Cook","given":"James M"}],"issued":{"date-parts":[["2001"]]}}}],"schema":"https://github.com/citation-style-language/schema/raw/master/csl-citation.json"} </w:instrText>
      </w:r>
      <w:r w:rsidR="00900D80" w:rsidRPr="000B1F5F">
        <w:rPr>
          <w:lang w:val="en-US"/>
        </w:rPr>
        <w:fldChar w:fldCharType="separate"/>
      </w:r>
      <w:r w:rsidR="00900D80" w:rsidRPr="000B1F5F">
        <w:rPr>
          <w:rFonts w:ascii="Calibri" w:hAnsi="Calibri" w:cs="Calibri"/>
          <w:lang w:val="en-GB"/>
        </w:rPr>
        <w:t>(McPherson, Smith-Lovin, and Cook 2001)</w:t>
      </w:r>
      <w:r w:rsidR="00900D80" w:rsidRPr="000B1F5F">
        <w:rPr>
          <w:lang w:val="en-US"/>
        </w:rPr>
        <w:fldChar w:fldCharType="end"/>
      </w:r>
      <w:r w:rsidR="00900D80" w:rsidRPr="000B1F5F">
        <w:rPr>
          <w:lang w:val="en-US"/>
        </w:rPr>
        <w:t>.</w:t>
      </w:r>
      <w:r w:rsidR="00391E58" w:rsidRPr="000B1F5F">
        <w:rPr>
          <w:lang w:val="en-US"/>
        </w:rPr>
        <w:t xml:space="preserve"> </w:t>
      </w:r>
      <w:r w:rsidR="001D2A3C">
        <w:rPr>
          <w:lang w:val="en-US"/>
        </w:rPr>
        <w:t>I</w:t>
      </w:r>
      <w:r w:rsidR="00755CF4">
        <w:rPr>
          <w:lang w:val="en-US"/>
        </w:rPr>
        <w:t>n part</w:t>
      </w:r>
      <w:r w:rsidR="001D2A3C">
        <w:rPr>
          <w:lang w:val="en-US"/>
        </w:rPr>
        <w:t>, this is</w:t>
      </w:r>
      <w:r w:rsidR="00755CF4">
        <w:rPr>
          <w:lang w:val="en-US"/>
        </w:rPr>
        <w:t xml:space="preserve"> </w:t>
      </w:r>
      <w:r w:rsidR="00FF2B83" w:rsidRPr="000B1F5F">
        <w:rPr>
          <w:lang w:val="en-US"/>
        </w:rPr>
        <w:t xml:space="preserve">the result of </w:t>
      </w:r>
      <w:r w:rsidR="00F96845" w:rsidRPr="000B1F5F">
        <w:rPr>
          <w:lang w:val="en-US"/>
        </w:rPr>
        <w:t>the opportunity structure</w:t>
      </w:r>
      <w:r w:rsidRPr="000B1F5F">
        <w:rPr>
          <w:lang w:val="en-US"/>
        </w:rPr>
        <w:t xml:space="preserve">, </w:t>
      </w:r>
      <w:r w:rsidR="00006B85" w:rsidRPr="000B1F5F">
        <w:rPr>
          <w:lang w:val="en-US"/>
        </w:rPr>
        <w:t>i.e.</w:t>
      </w:r>
      <w:r w:rsidR="00900D80" w:rsidRPr="000B1F5F">
        <w:rPr>
          <w:lang w:val="en-US"/>
        </w:rPr>
        <w:t>,</w:t>
      </w:r>
      <w:r w:rsidR="00F96845" w:rsidRPr="000B1F5F">
        <w:rPr>
          <w:lang w:val="en-US"/>
        </w:rPr>
        <w:t xml:space="preserve"> </w:t>
      </w:r>
      <w:r w:rsidR="00FF2B83" w:rsidRPr="000B1F5F">
        <w:rPr>
          <w:lang w:val="en-US"/>
        </w:rPr>
        <w:t>the availability of contact partners</w:t>
      </w:r>
      <w:r w:rsidR="00F96845" w:rsidRPr="000B1F5F">
        <w:rPr>
          <w:lang w:val="en-US"/>
        </w:rPr>
        <w:t xml:space="preserve"> within and outside one’s group</w:t>
      </w:r>
      <w:r w:rsidR="00FF2B83" w:rsidRPr="000B1F5F">
        <w:rPr>
          <w:lang w:val="en-US"/>
        </w:rPr>
        <w:t>.</w:t>
      </w:r>
      <w:r w:rsidRPr="000B1F5F">
        <w:rPr>
          <w:lang w:val="en-US"/>
        </w:rPr>
        <w:t xml:space="preserve"> </w:t>
      </w:r>
      <w:r w:rsidR="001D2A3C">
        <w:rPr>
          <w:lang w:val="en-US"/>
        </w:rPr>
        <w:t>I</w:t>
      </w:r>
      <w:r w:rsidR="00C3457F">
        <w:rPr>
          <w:lang w:val="en-US"/>
        </w:rPr>
        <w:t>nitial levels of segregation</w:t>
      </w:r>
      <w:r w:rsidR="001D2A3C">
        <w:rPr>
          <w:lang w:val="en-US"/>
        </w:rPr>
        <w:t xml:space="preserve"> in networks</w:t>
      </w:r>
      <w:r w:rsidR="00C3457F">
        <w:rPr>
          <w:lang w:val="en-US"/>
        </w:rPr>
        <w:t xml:space="preserve"> may be amplified by </w:t>
      </w:r>
      <w:r w:rsidR="00683441">
        <w:rPr>
          <w:lang w:val="en-US"/>
        </w:rPr>
        <w:t xml:space="preserve">common </w:t>
      </w:r>
      <w:r w:rsidR="00C3457F">
        <w:rPr>
          <w:lang w:val="en-US"/>
        </w:rPr>
        <w:t xml:space="preserve">structural network processes </w:t>
      </w:r>
      <w:r w:rsidR="00683441">
        <w:rPr>
          <w:lang w:val="en-US"/>
        </w:rPr>
        <w:t xml:space="preserve">such as reciprocity (i.e., </w:t>
      </w:r>
      <w:r w:rsidR="00BE0D7C">
        <w:rPr>
          <w:lang w:val="en-US"/>
        </w:rPr>
        <w:t>“I</w:t>
      </w:r>
      <w:r w:rsidR="00683441">
        <w:rPr>
          <w:lang w:val="en-US"/>
        </w:rPr>
        <w:t>f you scratch my back, I will scratch yours</w:t>
      </w:r>
      <w:r w:rsidR="00BE0D7C">
        <w:rPr>
          <w:lang w:val="en-US"/>
        </w:rPr>
        <w:t>.”</w:t>
      </w:r>
      <w:r w:rsidR="00683441">
        <w:rPr>
          <w:lang w:val="en-US"/>
        </w:rPr>
        <w:t xml:space="preserve">) and transitivity (i.e., </w:t>
      </w:r>
      <w:r w:rsidR="00BE0D7C">
        <w:rPr>
          <w:lang w:val="en-US"/>
        </w:rPr>
        <w:t>“F</w:t>
      </w:r>
      <w:r w:rsidR="00683441">
        <w:rPr>
          <w:lang w:val="en-US"/>
        </w:rPr>
        <w:t>riends of friends become friends</w:t>
      </w:r>
      <w:r w:rsidR="00BE0D7C">
        <w:rPr>
          <w:lang w:val="en-US"/>
        </w:rPr>
        <w:t>.”</w:t>
      </w:r>
      <w:r w:rsidR="00683441">
        <w:rPr>
          <w:lang w:val="en-US"/>
        </w:rPr>
        <w:t xml:space="preserve">). </w:t>
      </w:r>
      <w:r w:rsidRPr="000B1F5F">
        <w:rPr>
          <w:lang w:val="en-US"/>
        </w:rPr>
        <w:t xml:space="preserve">Over </w:t>
      </w:r>
      <w:r w:rsidRPr="000B1F5F">
        <w:rPr>
          <w:lang w:val="en-US"/>
        </w:rPr>
        <w:lastRenderedPageBreak/>
        <w:t xml:space="preserve">and above such structurally-induced </w:t>
      </w:r>
      <w:r w:rsidR="001D2A3C">
        <w:rPr>
          <w:lang w:val="en-US"/>
        </w:rPr>
        <w:t>segregation</w:t>
      </w:r>
      <w:r w:rsidR="000B1F5F" w:rsidRPr="000B1F5F">
        <w:rPr>
          <w:lang w:val="en-US"/>
        </w:rPr>
        <w:t>, p</w:t>
      </w:r>
      <w:r w:rsidRPr="000B1F5F">
        <w:rPr>
          <w:lang w:val="en-US"/>
        </w:rPr>
        <w:t>eople</w:t>
      </w:r>
      <w:r w:rsidR="00006B85" w:rsidRPr="000B1F5F">
        <w:rPr>
          <w:lang w:val="en-US"/>
        </w:rPr>
        <w:t xml:space="preserve"> commonly have </w:t>
      </w:r>
      <w:r w:rsidRPr="000B1F5F">
        <w:rPr>
          <w:lang w:val="en-US"/>
        </w:rPr>
        <w:t>preferences</w:t>
      </w:r>
      <w:r w:rsidR="00006B85" w:rsidRPr="000B1F5F">
        <w:rPr>
          <w:lang w:val="en-US"/>
        </w:rPr>
        <w:t xml:space="preserve"> to interact with similar others. The</w:t>
      </w:r>
      <w:r w:rsidR="0002430E">
        <w:rPr>
          <w:lang w:val="en-US"/>
        </w:rPr>
        <w:t xml:space="preserve"> latter are called</w:t>
      </w:r>
      <w:r w:rsidR="00006B85" w:rsidRPr="000B1F5F">
        <w:rPr>
          <w:lang w:val="en-US"/>
        </w:rPr>
        <w:t xml:space="preserve"> </w:t>
      </w:r>
      <w:r w:rsidR="000B1F5F" w:rsidRPr="000B1F5F">
        <w:rPr>
          <w:lang w:val="en-US"/>
        </w:rPr>
        <w:t xml:space="preserve">inbreeding </w:t>
      </w:r>
      <w:r w:rsidR="00365688" w:rsidRPr="000B1F5F">
        <w:rPr>
          <w:lang w:val="en-US"/>
        </w:rPr>
        <w:t xml:space="preserve">homophily </w:t>
      </w:r>
      <w:r w:rsidR="00006B85" w:rsidRPr="000B1F5F">
        <w:rPr>
          <w:lang w:val="en-US"/>
        </w:rPr>
        <w:t>preferences</w:t>
      </w:r>
      <w:r w:rsidR="0002430E">
        <w:rPr>
          <w:lang w:val="en-US"/>
        </w:rPr>
        <w:t>, which</w:t>
      </w:r>
      <w:r w:rsidRPr="000B1F5F">
        <w:rPr>
          <w:lang w:val="en-US"/>
        </w:rPr>
        <w:t xml:space="preserve"> surface in the</w:t>
      </w:r>
      <w:r w:rsidR="00220A49" w:rsidRPr="000B1F5F">
        <w:rPr>
          <w:lang w:val="en-US"/>
        </w:rPr>
        <w:t xml:space="preserve"> choices </w:t>
      </w:r>
      <w:r w:rsidR="00FF2B83" w:rsidRPr="000B1F5F">
        <w:rPr>
          <w:lang w:val="en-US"/>
        </w:rPr>
        <w:t xml:space="preserve">that individuals </w:t>
      </w:r>
      <w:r w:rsidRPr="000B1F5F">
        <w:rPr>
          <w:lang w:val="en-US"/>
        </w:rPr>
        <w:t xml:space="preserve">make regarding </w:t>
      </w:r>
      <w:r w:rsidR="00FF2B83" w:rsidRPr="000B1F5F">
        <w:rPr>
          <w:lang w:val="en-US"/>
        </w:rPr>
        <w:t xml:space="preserve">whom </w:t>
      </w:r>
      <w:r w:rsidR="00006B85" w:rsidRPr="000B1F5F">
        <w:rPr>
          <w:lang w:val="en-US"/>
        </w:rPr>
        <w:t xml:space="preserve">to form ties </w:t>
      </w:r>
      <w:r w:rsidRPr="000B1F5F">
        <w:rPr>
          <w:lang w:val="en-US"/>
        </w:rPr>
        <w:t>with</w:t>
      </w:r>
      <w:r w:rsidR="00900D80" w:rsidRPr="000B1F5F">
        <w:rPr>
          <w:lang w:val="en-US"/>
        </w:rPr>
        <w:t>.</w:t>
      </w:r>
      <w:r w:rsidR="00DD4890">
        <w:rPr>
          <w:lang w:val="en-US"/>
        </w:rPr>
        <w:t xml:space="preserve"> In the representation literature this is </w:t>
      </w:r>
      <w:r w:rsidR="009F1E62">
        <w:rPr>
          <w:lang w:val="en-US"/>
        </w:rPr>
        <w:t>reflec</w:t>
      </w:r>
      <w:r w:rsidR="00656B95">
        <w:rPr>
          <w:lang w:val="en-US"/>
        </w:rPr>
        <w:t>t</w:t>
      </w:r>
      <w:r w:rsidR="009F1E62">
        <w:rPr>
          <w:lang w:val="en-US"/>
        </w:rPr>
        <w:t>ed in the concept</w:t>
      </w:r>
      <w:r w:rsidR="00840411">
        <w:rPr>
          <w:lang w:val="en-US"/>
        </w:rPr>
        <w:t xml:space="preserve"> </w:t>
      </w:r>
      <w:r w:rsidR="009F1E62">
        <w:rPr>
          <w:lang w:val="en-US"/>
        </w:rPr>
        <w:t>of</w:t>
      </w:r>
      <w:r w:rsidR="003351B0">
        <w:rPr>
          <w:lang w:val="en-US"/>
        </w:rPr>
        <w:t xml:space="preserve"> homosocial capital: a network with similar people l</w:t>
      </w:r>
      <w:r w:rsidR="003351B0">
        <w:rPr>
          <w:lang w:val="en-US"/>
        </w:rPr>
        <w:t xml:space="preserve">eads to shared norms, values and perceptions, leading to predictability and </w:t>
      </w:r>
      <w:r w:rsidR="003351B0">
        <w:rPr>
          <w:lang w:val="en-US"/>
        </w:rPr>
        <w:t>trustworthiness</w:t>
      </w:r>
      <w:r w:rsidR="003351B0">
        <w:rPr>
          <w:lang w:val="en-US"/>
        </w:rPr>
        <w:t xml:space="preserve"> being ascribed to </w:t>
      </w:r>
      <w:r w:rsidR="003351B0">
        <w:rPr>
          <w:lang w:val="en-US"/>
        </w:rPr>
        <w:t>similar politicians</w:t>
      </w:r>
      <w:r w:rsidR="009F1E62">
        <w:rPr>
          <w:lang w:val="en-US"/>
        </w:rPr>
        <w:t xml:space="preserve"> </w:t>
      </w:r>
      <w:r w:rsidR="00656B95">
        <w:rPr>
          <w:lang w:val="en-US"/>
        </w:rPr>
        <w:fldChar w:fldCharType="begin"/>
      </w:r>
      <w:r w:rsidR="00656B95">
        <w:rPr>
          <w:lang w:val="en-US"/>
        </w:rPr>
        <w:instrText xml:space="preserve"> ADDIN ZOTERO_ITEM CSL_CITATION {"citationID":"rHAQAMCM","properties":{"formattedCitation":"(Bjarneg\\uc0\\u229{}rd and Kenny 2015)","plainCitation":"(Bjarnegård and Kenny 2015)","noteIndex":0},"citationItems":[{"id":100,"uris":["http://zotero.org/users/6814611/items/RM9X5Q4L"],"itemData":{"id":100,"type":"article-journal","container-title":"Politics &amp; Gender","issue":"4","note":"publisher: Cambridge University Press","page":"748–753","title":"Revealing the “secret garden”: The informal dimensions of political recruitment","volume":"11","author":[{"family":"Bjarnegård","given":"Elin"},{"family":"Kenny","given":"Meryl"}],"issued":{"date-parts":[["2015"]]}}}],"schema":"https://github.com/citation-style-language/schema/raw/master/csl-citation.json"} </w:instrText>
      </w:r>
      <w:r w:rsidR="00656B95">
        <w:rPr>
          <w:lang w:val="en-US"/>
        </w:rPr>
        <w:fldChar w:fldCharType="separate"/>
      </w:r>
      <w:r w:rsidR="00656B95" w:rsidRPr="00656B95">
        <w:rPr>
          <w:rFonts w:ascii="Calibri" w:hAnsi="Calibri" w:cs="Calibri"/>
          <w:szCs w:val="24"/>
          <w:lang w:val="en-US"/>
        </w:rPr>
        <w:t>(</w:t>
      </w:r>
      <w:proofErr w:type="spellStart"/>
      <w:r w:rsidR="00656B95" w:rsidRPr="00656B95">
        <w:rPr>
          <w:rFonts w:ascii="Calibri" w:hAnsi="Calibri" w:cs="Calibri"/>
          <w:szCs w:val="24"/>
          <w:lang w:val="en-US"/>
        </w:rPr>
        <w:t>Bjarnegård</w:t>
      </w:r>
      <w:proofErr w:type="spellEnd"/>
      <w:r w:rsidR="00656B95" w:rsidRPr="00656B95">
        <w:rPr>
          <w:rFonts w:ascii="Calibri" w:hAnsi="Calibri" w:cs="Calibri"/>
          <w:szCs w:val="24"/>
          <w:lang w:val="en-US"/>
        </w:rPr>
        <w:t xml:space="preserve"> and Kenny 2015)</w:t>
      </w:r>
      <w:r w:rsidR="00656B95">
        <w:rPr>
          <w:lang w:val="en-US"/>
        </w:rPr>
        <w:fldChar w:fldCharType="end"/>
      </w:r>
      <w:r w:rsidR="00656B95">
        <w:rPr>
          <w:lang w:val="en-US"/>
        </w:rPr>
        <w:t xml:space="preserve">. </w:t>
      </w:r>
      <w:r w:rsidR="00DD4890">
        <w:rPr>
          <w:lang w:val="en-US"/>
        </w:rPr>
        <w:t xml:space="preserve"> </w:t>
      </w:r>
      <w:r w:rsidR="00F96845" w:rsidRPr="000B1F5F">
        <w:rPr>
          <w:lang w:val="en-US"/>
        </w:rPr>
        <w:t>Inbreeding homophily</w:t>
      </w:r>
      <w:r w:rsidR="006E7551">
        <w:rPr>
          <w:lang w:val="en-US"/>
        </w:rPr>
        <w:t xml:space="preserve"> </w:t>
      </w:r>
      <w:r w:rsidR="00F5486E" w:rsidRPr="000B1F5F">
        <w:rPr>
          <w:lang w:val="en-US"/>
        </w:rPr>
        <w:t>contribute</w:t>
      </w:r>
      <w:r w:rsidRPr="000B1F5F">
        <w:rPr>
          <w:lang w:val="en-US"/>
        </w:rPr>
        <w:t>s</w:t>
      </w:r>
      <w:r w:rsidR="00F5486E" w:rsidRPr="000B1F5F">
        <w:rPr>
          <w:lang w:val="en-US"/>
        </w:rPr>
        <w:t xml:space="preserve"> </w:t>
      </w:r>
      <w:r w:rsidR="00F96845" w:rsidRPr="000B1F5F">
        <w:rPr>
          <w:lang w:val="en-US"/>
        </w:rPr>
        <w:t xml:space="preserve">to segregation </w:t>
      </w:r>
      <w:r w:rsidRPr="000B1F5F">
        <w:rPr>
          <w:lang w:val="en-US"/>
        </w:rPr>
        <w:t xml:space="preserve">as it results in </w:t>
      </w:r>
      <w:r w:rsidR="00910D0D" w:rsidRPr="000B1F5F">
        <w:rPr>
          <w:lang w:val="en-US"/>
        </w:rPr>
        <w:t>ties</w:t>
      </w:r>
      <w:r w:rsidR="00F96845" w:rsidRPr="000B1F5F">
        <w:rPr>
          <w:lang w:val="en-US"/>
        </w:rPr>
        <w:t xml:space="preserve"> </w:t>
      </w:r>
      <w:r w:rsidRPr="000B1F5F">
        <w:rPr>
          <w:lang w:val="en-US"/>
        </w:rPr>
        <w:t xml:space="preserve">being </w:t>
      </w:r>
      <w:r w:rsidR="00F96845" w:rsidRPr="000B1F5F">
        <w:rPr>
          <w:lang w:val="en-US"/>
        </w:rPr>
        <w:t xml:space="preserve">more likely within </w:t>
      </w:r>
      <w:r w:rsidR="00176B69" w:rsidRPr="000B1F5F">
        <w:rPr>
          <w:lang w:val="en-US"/>
        </w:rPr>
        <w:t xml:space="preserve">specific </w:t>
      </w:r>
      <w:r w:rsidR="00F96845" w:rsidRPr="000B1F5F">
        <w:rPr>
          <w:lang w:val="en-US"/>
        </w:rPr>
        <w:t>group</w:t>
      </w:r>
      <w:r w:rsidR="00176B69" w:rsidRPr="000B1F5F">
        <w:rPr>
          <w:lang w:val="en-US"/>
        </w:rPr>
        <w:t>s</w:t>
      </w:r>
      <w:r w:rsidR="00F96845" w:rsidRPr="000B1F5F">
        <w:rPr>
          <w:lang w:val="en-US"/>
        </w:rPr>
        <w:t xml:space="preserve"> and less likely between </w:t>
      </w:r>
      <w:r w:rsidR="00176B69" w:rsidRPr="000B1F5F">
        <w:rPr>
          <w:lang w:val="en-US"/>
        </w:rPr>
        <w:t xml:space="preserve">different </w:t>
      </w:r>
      <w:r w:rsidR="00F96845" w:rsidRPr="000B1F5F">
        <w:rPr>
          <w:lang w:val="en-US"/>
        </w:rPr>
        <w:t xml:space="preserve">groups than could be expected </w:t>
      </w:r>
      <w:r w:rsidR="0002430E">
        <w:rPr>
          <w:lang w:val="en-US"/>
        </w:rPr>
        <w:t xml:space="preserve">based </w:t>
      </w:r>
      <w:r w:rsidR="00F96845" w:rsidRPr="000B1F5F">
        <w:rPr>
          <w:lang w:val="en-US"/>
        </w:rPr>
        <w:t xml:space="preserve">on opportunity structures </w:t>
      </w:r>
      <w:r w:rsidR="00683441">
        <w:rPr>
          <w:lang w:val="en-US"/>
        </w:rPr>
        <w:t xml:space="preserve">and structural network processes </w:t>
      </w:r>
      <w:r w:rsidR="00F96845" w:rsidRPr="000B1F5F">
        <w:rPr>
          <w:lang w:val="en-US"/>
        </w:rPr>
        <w:t>alone.</w:t>
      </w:r>
      <w:r w:rsidR="00F96845">
        <w:rPr>
          <w:lang w:val="en-US"/>
        </w:rPr>
        <w:t xml:space="preserve"> </w:t>
      </w:r>
    </w:p>
    <w:p w14:paraId="48CA7AD8" w14:textId="4588294E" w:rsidR="00220A49" w:rsidRDefault="00453CBD" w:rsidP="00283711">
      <w:pPr>
        <w:spacing w:line="480" w:lineRule="auto"/>
        <w:ind w:firstLine="708"/>
        <w:jc w:val="both"/>
        <w:rPr>
          <w:lang w:val="en-US"/>
        </w:rPr>
      </w:pPr>
      <w:r w:rsidRPr="00D87CE0">
        <w:rPr>
          <w:lang w:val="en-US"/>
        </w:rPr>
        <w:t xml:space="preserve">The above refers to general mechanisms </w:t>
      </w:r>
      <w:r w:rsidR="0002430E" w:rsidRPr="00D87CE0">
        <w:rPr>
          <w:lang w:val="en-US"/>
        </w:rPr>
        <w:t>and n</w:t>
      </w:r>
      <w:r w:rsidR="00BD7D65" w:rsidRPr="00D87CE0">
        <w:rPr>
          <w:lang w:val="en-US"/>
        </w:rPr>
        <w:t>etwork</w:t>
      </w:r>
      <w:r w:rsidR="00FE5E7D" w:rsidRPr="00D87CE0">
        <w:rPr>
          <w:lang w:val="en-US"/>
        </w:rPr>
        <w:t xml:space="preserve"> </w:t>
      </w:r>
      <w:r w:rsidR="00D87CE0" w:rsidRPr="00D87CE0">
        <w:rPr>
          <w:lang w:val="en-US"/>
        </w:rPr>
        <w:t>segregation is</w:t>
      </w:r>
      <w:r w:rsidR="0002430E" w:rsidRPr="00D87CE0">
        <w:rPr>
          <w:lang w:val="en-US"/>
        </w:rPr>
        <w:t xml:space="preserve"> </w:t>
      </w:r>
      <w:r w:rsidR="00FE5E7D" w:rsidRPr="00D87CE0">
        <w:rPr>
          <w:lang w:val="en-US"/>
        </w:rPr>
        <w:t>observed across a wide array of social dimensions and for different type of social relations</w:t>
      </w:r>
      <w:r w:rsidR="0002430E" w:rsidRPr="00D87CE0">
        <w:rPr>
          <w:lang w:val="en-US"/>
        </w:rPr>
        <w:t>,</w:t>
      </w:r>
      <w:r w:rsidR="009308AB">
        <w:rPr>
          <w:lang w:val="en-US"/>
        </w:rPr>
        <w:t xml:space="preserve"> but</w:t>
      </w:r>
      <w:r w:rsidR="00BD7D65">
        <w:rPr>
          <w:lang w:val="en-US"/>
        </w:rPr>
        <w:t xml:space="preserve"> s</w:t>
      </w:r>
      <w:r w:rsidR="00FE5E7D">
        <w:rPr>
          <w:lang w:val="en-US"/>
        </w:rPr>
        <w:t xml:space="preserve">tudies on segregation in extended online networks have remained rare. </w:t>
      </w:r>
      <w:r w:rsidR="00D26C18">
        <w:rPr>
          <w:lang w:val="en-US"/>
        </w:rPr>
        <w:t xml:space="preserve">One may intuitively expect that </w:t>
      </w:r>
      <w:r w:rsidR="00BD7D65">
        <w:rPr>
          <w:lang w:val="en-US"/>
        </w:rPr>
        <w:t>the degree of segregation would be less pronounced in online than offline networks</w:t>
      </w:r>
      <w:r w:rsidR="009308AB">
        <w:rPr>
          <w:lang w:val="en-US"/>
        </w:rPr>
        <w:t xml:space="preserve"> and in</w:t>
      </w:r>
      <w:r w:rsidR="00BD7D65">
        <w:rPr>
          <w:lang w:val="en-US"/>
        </w:rPr>
        <w:t xml:space="preserve"> extended versus core networks</w:t>
      </w:r>
      <w:r w:rsidR="00C3335E">
        <w:rPr>
          <w:lang w:val="en-US"/>
        </w:rPr>
        <w:t xml:space="preserve">, because </w:t>
      </w:r>
      <w:r w:rsidR="00D26C18">
        <w:rPr>
          <w:lang w:val="en-US"/>
        </w:rPr>
        <w:t xml:space="preserve">online there are </w:t>
      </w:r>
      <w:r w:rsidR="00E45F46">
        <w:rPr>
          <w:lang w:val="en-US"/>
        </w:rPr>
        <w:t>fewer</w:t>
      </w:r>
      <w:r w:rsidR="009308AB">
        <w:rPr>
          <w:lang w:val="en-US"/>
        </w:rPr>
        <w:t xml:space="preserve"> structural constraints</w:t>
      </w:r>
      <w:r w:rsidR="00C3335E">
        <w:rPr>
          <w:lang w:val="en-US"/>
        </w:rPr>
        <w:t xml:space="preserve"> and</w:t>
      </w:r>
      <w:r w:rsidR="00D26C18">
        <w:rPr>
          <w:lang w:val="en-US"/>
        </w:rPr>
        <w:t xml:space="preserve"> because the (emotional) risk </w:t>
      </w:r>
      <w:r w:rsidR="00C3335E">
        <w:rPr>
          <w:lang w:val="en-US"/>
        </w:rPr>
        <w:t>involved in forming ‘wrong’ relations</w:t>
      </w:r>
      <w:r w:rsidR="00D26C18">
        <w:rPr>
          <w:lang w:val="en-US"/>
        </w:rPr>
        <w:t xml:space="preserve"> in extended networks</w:t>
      </w:r>
      <w:r w:rsidR="000B1F5F">
        <w:rPr>
          <w:lang w:val="en-US"/>
        </w:rPr>
        <w:t xml:space="preserve"> of weak ties</w:t>
      </w:r>
      <w:r w:rsidR="00D26C18">
        <w:rPr>
          <w:lang w:val="en-US"/>
        </w:rPr>
        <w:t xml:space="preserve"> </w:t>
      </w:r>
      <w:r w:rsidR="00E45F46">
        <w:rPr>
          <w:lang w:val="en-US"/>
        </w:rPr>
        <w:t>is</w:t>
      </w:r>
      <w:r w:rsidR="00D26C18">
        <w:rPr>
          <w:lang w:val="en-US"/>
        </w:rPr>
        <w:t xml:space="preserve"> lower</w:t>
      </w:r>
      <w:r w:rsidR="000B1F5F">
        <w:rPr>
          <w:lang w:val="en-US"/>
        </w:rPr>
        <w:t xml:space="preserve"> than in core networks formed by strong ties</w:t>
      </w:r>
      <w:r w:rsidR="009308AB">
        <w:rPr>
          <w:lang w:val="en-US"/>
        </w:rPr>
        <w:t>. That being said, corroborative empirical evidence for this idea has been meagre at best</w:t>
      </w:r>
      <w:r w:rsidR="00900D80">
        <w:rPr>
          <w:lang w:val="en-US"/>
        </w:rPr>
        <w:t xml:space="preserve"> </w:t>
      </w:r>
      <w:r w:rsidR="00900D80">
        <w:rPr>
          <w:lang w:val="en-US"/>
        </w:rPr>
        <w:fldChar w:fldCharType="begin"/>
      </w:r>
      <w:r w:rsidR="005356BA">
        <w:rPr>
          <w:lang w:val="en-US"/>
        </w:rPr>
        <w:instrText xml:space="preserve"> ADDIN ZOTERO_ITEM CSL_CITATION {"citationID":"o6pcI4aB","properties":{"formattedCitation":"(Hofstra et al. 2017)","plainCitation":"(Hofstra et al. 2017)","noteIndex":0},"citationItems":[{"id":32,"uris":["http://zotero.org/users/6814611/items/8KZGZEHX"],"itemData":{"id":32,"type":"article-journal","container-title":"American Sociological Review","issue":"3","note":"publisher: SAGE Publications Sage CA: Los Angeles, CA","page":"625–656","title":"Sources of segregation in social networks: A novel approach using Facebook","volume":"82","author":[{"family":"Hofstra","given":"Bas"},{"family":"Corten","given":"Rense"},{"family":"Van Tubergen","given":"Frank"},{"family":"Ellison","given":"Nicole B"}],"issued":{"date-parts":[["2017"]]}}}],"schema":"https://github.com/citation-style-language/schema/raw/master/csl-citation.json"} </w:instrText>
      </w:r>
      <w:r w:rsidR="00900D80">
        <w:rPr>
          <w:lang w:val="en-US"/>
        </w:rPr>
        <w:fldChar w:fldCharType="separate"/>
      </w:r>
      <w:r w:rsidR="00900D80" w:rsidRPr="00900D80">
        <w:rPr>
          <w:rFonts w:ascii="Calibri" w:hAnsi="Calibri" w:cs="Calibri"/>
          <w:lang w:val="en-GB"/>
        </w:rPr>
        <w:t>(Hofstra et al. 2017)</w:t>
      </w:r>
      <w:r w:rsidR="00900D80">
        <w:rPr>
          <w:lang w:val="en-US"/>
        </w:rPr>
        <w:fldChar w:fldCharType="end"/>
      </w:r>
      <w:r w:rsidR="009308AB">
        <w:rPr>
          <w:lang w:val="en-US"/>
        </w:rPr>
        <w:t>.</w:t>
      </w:r>
      <w:r w:rsidR="004F26C4">
        <w:rPr>
          <w:lang w:val="en-US"/>
        </w:rPr>
        <w:t xml:space="preserve"> </w:t>
      </w:r>
      <w:r w:rsidR="00E45F46">
        <w:rPr>
          <w:lang w:val="en-US"/>
        </w:rPr>
        <w:t>Regarding our focus, t</w:t>
      </w:r>
      <w:r w:rsidR="004F26C4">
        <w:rPr>
          <w:lang w:val="en-US"/>
        </w:rPr>
        <w:t>he</w:t>
      </w:r>
      <w:r w:rsidR="00205496">
        <w:rPr>
          <w:lang w:val="en-US"/>
        </w:rPr>
        <w:t xml:space="preserve"> </w:t>
      </w:r>
      <w:r w:rsidR="005111B3">
        <w:rPr>
          <w:lang w:val="en-US"/>
        </w:rPr>
        <w:t xml:space="preserve">online </w:t>
      </w:r>
      <w:r w:rsidR="004F26C4">
        <w:rPr>
          <w:lang w:val="en-US"/>
        </w:rPr>
        <w:t xml:space="preserve">Twitter networks of MPs </w:t>
      </w:r>
      <w:r w:rsidR="00E45F46">
        <w:rPr>
          <w:lang w:val="en-US"/>
        </w:rPr>
        <w:t xml:space="preserve">cannot be considered a core network, but </w:t>
      </w:r>
      <w:r w:rsidR="002156E7">
        <w:rPr>
          <w:lang w:val="en-US"/>
        </w:rPr>
        <w:t>MPs</w:t>
      </w:r>
      <w:r w:rsidR="00E11BDA">
        <w:rPr>
          <w:lang w:val="en-US"/>
        </w:rPr>
        <w:t xml:space="preserve"> </w:t>
      </w:r>
      <w:r w:rsidR="000104DB">
        <w:rPr>
          <w:lang w:val="en-US"/>
        </w:rPr>
        <w:t xml:space="preserve">will be exposed to each other </w:t>
      </w:r>
      <w:r w:rsidR="002156E7">
        <w:rPr>
          <w:lang w:val="en-US"/>
        </w:rPr>
        <w:t>in parliament</w:t>
      </w:r>
      <w:r w:rsidR="00820B9D">
        <w:rPr>
          <w:lang w:val="en-US"/>
        </w:rPr>
        <w:t xml:space="preserve"> regularly nevertheless</w:t>
      </w:r>
      <w:r w:rsidR="00205496">
        <w:rPr>
          <w:lang w:val="en-US"/>
        </w:rPr>
        <w:t>.</w:t>
      </w:r>
      <w:r w:rsidR="00820B9D">
        <w:rPr>
          <w:lang w:val="en-US"/>
        </w:rPr>
        <w:t xml:space="preserve"> It can thus be expected that real-life social cleavages matter, but it</w:t>
      </w:r>
      <w:r w:rsidR="005111B3">
        <w:rPr>
          <w:lang w:val="en-US"/>
        </w:rPr>
        <w:t xml:space="preserve"> remains an open question whether </w:t>
      </w:r>
      <w:r w:rsidR="00820B9D">
        <w:rPr>
          <w:lang w:val="en-US"/>
        </w:rPr>
        <w:t>those</w:t>
      </w:r>
      <w:r w:rsidR="005111B3">
        <w:rPr>
          <w:lang w:val="en-US"/>
        </w:rPr>
        <w:t xml:space="preserve"> cleavages based on </w:t>
      </w:r>
      <w:r w:rsidR="005111B3">
        <w:rPr>
          <w:lang w:val="en-GB"/>
        </w:rPr>
        <w:t xml:space="preserve">sex, age and </w:t>
      </w:r>
      <w:r w:rsidR="005111B3" w:rsidRPr="00391E58">
        <w:rPr>
          <w:lang w:val="en-US"/>
        </w:rPr>
        <w:t>ethnicity</w:t>
      </w:r>
      <w:r w:rsidR="005111B3">
        <w:rPr>
          <w:lang w:val="en-US"/>
        </w:rPr>
        <w:t xml:space="preserve"> are</w:t>
      </w:r>
      <w:r w:rsidR="00820B9D">
        <w:rPr>
          <w:lang w:val="en-US"/>
        </w:rPr>
        <w:t xml:space="preserve"> indeed</w:t>
      </w:r>
      <w:r w:rsidR="005111B3">
        <w:rPr>
          <w:lang w:val="en-US"/>
        </w:rPr>
        <w:t xml:space="preserve"> mitigated by Twitter or </w:t>
      </w:r>
      <w:r w:rsidR="00820B9D">
        <w:rPr>
          <w:lang w:val="en-US"/>
        </w:rPr>
        <w:t>whether</w:t>
      </w:r>
      <w:r w:rsidR="005111B3">
        <w:rPr>
          <w:lang w:val="en-US"/>
        </w:rPr>
        <w:t xml:space="preserve"> Twitter reifies these social divides</w:t>
      </w:r>
      <w:r w:rsidR="00D26C18">
        <w:rPr>
          <w:lang w:val="en-US"/>
        </w:rPr>
        <w:t xml:space="preserve"> in parliament</w:t>
      </w:r>
      <w:r w:rsidR="005111B3">
        <w:rPr>
          <w:lang w:val="en-US"/>
        </w:rPr>
        <w:t xml:space="preserve">. </w:t>
      </w:r>
    </w:p>
    <w:p w14:paraId="2366FEA8" w14:textId="0C7D94EF" w:rsidR="00C6718F" w:rsidRDefault="006846DB" w:rsidP="00283711">
      <w:pPr>
        <w:spacing w:line="480" w:lineRule="auto"/>
        <w:ind w:firstLine="708"/>
        <w:jc w:val="both"/>
        <w:rPr>
          <w:rFonts w:cs="Calibri"/>
          <w:lang w:val="en-US"/>
        </w:rPr>
      </w:pPr>
      <w:r w:rsidRPr="00D4637C">
        <w:rPr>
          <w:lang w:val="en-US"/>
        </w:rPr>
        <w:t xml:space="preserve">As in other countries, </w:t>
      </w:r>
      <w:r w:rsidR="000B73AA" w:rsidRPr="00D4637C">
        <w:rPr>
          <w:lang w:val="en-US"/>
        </w:rPr>
        <w:t>Dutch political parties differ</w:t>
      </w:r>
      <w:r w:rsidR="00946818" w:rsidRPr="00D4637C">
        <w:rPr>
          <w:lang w:val="en-US"/>
        </w:rPr>
        <w:t xml:space="preserve"> in their</w:t>
      </w:r>
      <w:r w:rsidR="000B73AA" w:rsidRPr="00D4637C">
        <w:rPr>
          <w:lang w:val="en-US"/>
        </w:rPr>
        <w:t xml:space="preserve"> socio-demographic </w:t>
      </w:r>
      <w:r w:rsidR="00854357" w:rsidRPr="00D4637C">
        <w:rPr>
          <w:lang w:val="en-US"/>
        </w:rPr>
        <w:t>composition (</w:t>
      </w:r>
      <w:r w:rsidR="00706FEF">
        <w:rPr>
          <w:lang w:val="en-US"/>
        </w:rPr>
        <w:t>see</w:t>
      </w:r>
      <w:r w:rsidR="00B7091C">
        <w:rPr>
          <w:lang w:val="en-US"/>
        </w:rPr>
        <w:t xml:space="preserve"> Supplementary Material A</w:t>
      </w:r>
      <w:r w:rsidR="000B73AA" w:rsidRPr="00D4637C">
        <w:rPr>
          <w:lang w:val="en-US"/>
        </w:rPr>
        <w:t>).</w:t>
      </w:r>
      <w:r w:rsidR="00F438ED">
        <w:rPr>
          <w:lang w:val="en-US"/>
        </w:rPr>
        <w:t xml:space="preserve"> </w:t>
      </w:r>
      <w:r w:rsidR="00F71559">
        <w:rPr>
          <w:lang w:val="en-US"/>
        </w:rPr>
        <w:t>For instance, a</w:t>
      </w:r>
      <w:r w:rsidR="008D7B57">
        <w:rPr>
          <w:lang w:val="en-US"/>
        </w:rPr>
        <w:t xml:space="preserve">fter the 2017 elections, </w:t>
      </w:r>
      <w:r w:rsidR="00F438ED">
        <w:rPr>
          <w:lang w:val="en-US"/>
        </w:rPr>
        <w:t xml:space="preserve">women </w:t>
      </w:r>
      <w:r w:rsidR="00F71559">
        <w:rPr>
          <w:lang w:val="en-US"/>
        </w:rPr>
        <w:t>we</w:t>
      </w:r>
      <w:r w:rsidR="00F438ED">
        <w:rPr>
          <w:lang w:val="en-US"/>
        </w:rPr>
        <w:t>re underrepresented in parliament (</w:t>
      </w:r>
      <w:r w:rsidR="007647A6">
        <w:rPr>
          <w:lang w:val="en-US"/>
        </w:rPr>
        <w:t>54 MPs</w:t>
      </w:r>
      <w:r w:rsidR="008D7B57">
        <w:rPr>
          <w:lang w:val="en-US"/>
        </w:rPr>
        <w:t>,</w:t>
      </w:r>
      <w:r w:rsidR="007647A6">
        <w:rPr>
          <w:lang w:val="en-US"/>
        </w:rPr>
        <w:t xml:space="preserve"> 36%</w:t>
      </w:r>
      <w:r w:rsidR="00F438ED">
        <w:rPr>
          <w:lang w:val="en-US"/>
        </w:rPr>
        <w:t>)</w:t>
      </w:r>
      <w:r w:rsidR="00B208CA">
        <w:rPr>
          <w:lang w:val="en-US"/>
        </w:rPr>
        <w:t xml:space="preserve"> and i</w:t>
      </w:r>
      <w:r w:rsidR="00075CC7">
        <w:rPr>
          <w:lang w:val="en-US"/>
        </w:rPr>
        <w:t xml:space="preserve">n most </w:t>
      </w:r>
      <w:r w:rsidR="00B208CA">
        <w:rPr>
          <w:lang w:val="en-US"/>
        </w:rPr>
        <w:t>factions</w:t>
      </w:r>
      <w:r w:rsidR="00075CC7">
        <w:rPr>
          <w:lang w:val="en-US"/>
        </w:rPr>
        <w:t>, women hold a numerical minority position</w:t>
      </w:r>
      <w:r w:rsidR="00B208CA">
        <w:rPr>
          <w:lang w:val="en-US"/>
        </w:rPr>
        <w:t>. The</w:t>
      </w:r>
      <w:r w:rsidR="00075CC7">
        <w:rPr>
          <w:lang w:val="en-US"/>
        </w:rPr>
        <w:t xml:space="preserve"> exceptions</w:t>
      </w:r>
      <w:r w:rsidR="00B20F34">
        <w:rPr>
          <w:lang w:val="en-US"/>
        </w:rPr>
        <w:t xml:space="preserve"> </w:t>
      </w:r>
      <w:r w:rsidR="00B208CA">
        <w:rPr>
          <w:lang w:val="en-US"/>
        </w:rPr>
        <w:t xml:space="preserve">are found among some </w:t>
      </w:r>
      <w:r w:rsidR="00B20F34">
        <w:rPr>
          <w:lang w:val="en-US"/>
        </w:rPr>
        <w:t>within the political left</w:t>
      </w:r>
      <w:r w:rsidR="00075CC7">
        <w:rPr>
          <w:lang w:val="en-US"/>
        </w:rPr>
        <w:t xml:space="preserve">: </w:t>
      </w:r>
      <w:r w:rsidR="00D26C18">
        <w:rPr>
          <w:lang w:val="en-US"/>
        </w:rPr>
        <w:t>G</w:t>
      </w:r>
      <w:r w:rsidR="00B208CA">
        <w:rPr>
          <w:lang w:val="en-US"/>
        </w:rPr>
        <w:t>reen</w:t>
      </w:r>
      <w:r w:rsidR="002D5E99">
        <w:rPr>
          <w:lang w:val="en-US"/>
        </w:rPr>
        <w:t xml:space="preserve"> Party</w:t>
      </w:r>
      <w:r w:rsidR="00B208CA">
        <w:rPr>
          <w:lang w:val="en-US"/>
        </w:rPr>
        <w:t xml:space="preserve"> </w:t>
      </w:r>
      <w:r w:rsidR="00075CC7">
        <w:rPr>
          <w:lang w:val="en-US"/>
        </w:rPr>
        <w:t>(</w:t>
      </w:r>
      <w:r w:rsidR="007E4AB9">
        <w:rPr>
          <w:lang w:val="en-US"/>
        </w:rPr>
        <w:t>‘</w:t>
      </w:r>
      <w:proofErr w:type="spellStart"/>
      <w:r w:rsidR="00A70EA0">
        <w:rPr>
          <w:lang w:val="en-US"/>
        </w:rPr>
        <w:t>GroenLinks</w:t>
      </w:r>
      <w:proofErr w:type="spellEnd"/>
      <w:r w:rsidR="007E4AB9">
        <w:rPr>
          <w:lang w:val="en-US"/>
        </w:rPr>
        <w:t>’</w:t>
      </w:r>
      <w:r w:rsidR="00A70EA0">
        <w:rPr>
          <w:lang w:val="en-US"/>
        </w:rPr>
        <w:t xml:space="preserve">; </w:t>
      </w:r>
      <w:r w:rsidR="00B20F34">
        <w:rPr>
          <w:lang w:val="en-US"/>
        </w:rPr>
        <w:t>8 MPs</w:t>
      </w:r>
      <w:r w:rsidR="008D7B57">
        <w:rPr>
          <w:lang w:val="en-US"/>
        </w:rPr>
        <w:t>,</w:t>
      </w:r>
      <w:r w:rsidR="00B20F34">
        <w:rPr>
          <w:lang w:val="en-US"/>
        </w:rPr>
        <w:t xml:space="preserve"> 57%); </w:t>
      </w:r>
      <w:r w:rsidR="002D5E99">
        <w:rPr>
          <w:lang w:val="en-US"/>
        </w:rPr>
        <w:t>Social Democratic</w:t>
      </w:r>
      <w:r w:rsidR="00D4637C">
        <w:rPr>
          <w:lang w:val="en-US"/>
        </w:rPr>
        <w:t xml:space="preserve"> Party</w:t>
      </w:r>
      <w:r w:rsidR="00B208CA">
        <w:rPr>
          <w:lang w:val="en-US"/>
        </w:rPr>
        <w:t xml:space="preserve"> </w:t>
      </w:r>
      <w:r w:rsidR="00B20F34">
        <w:rPr>
          <w:lang w:val="en-US"/>
        </w:rPr>
        <w:t>(</w:t>
      </w:r>
      <w:r w:rsidR="007E4AB9">
        <w:rPr>
          <w:lang w:val="en-US"/>
        </w:rPr>
        <w:t>‘</w:t>
      </w:r>
      <w:r w:rsidR="00A70EA0">
        <w:rPr>
          <w:lang w:val="en-US"/>
        </w:rPr>
        <w:t>PvdA</w:t>
      </w:r>
      <w:r w:rsidR="007E4AB9">
        <w:rPr>
          <w:lang w:val="en-US"/>
        </w:rPr>
        <w:t>’</w:t>
      </w:r>
      <w:r w:rsidR="00A70EA0">
        <w:rPr>
          <w:lang w:val="en-US"/>
        </w:rPr>
        <w:t xml:space="preserve">; </w:t>
      </w:r>
      <w:r w:rsidR="00B20F34">
        <w:rPr>
          <w:lang w:val="en-US"/>
        </w:rPr>
        <w:t>5MPs, 56%)</w:t>
      </w:r>
      <w:r w:rsidR="00B208CA">
        <w:rPr>
          <w:lang w:val="en-US"/>
        </w:rPr>
        <w:t xml:space="preserve">; and </w:t>
      </w:r>
      <w:r w:rsidR="002D5E99">
        <w:rPr>
          <w:lang w:val="en-US"/>
        </w:rPr>
        <w:t xml:space="preserve">Animal Interest </w:t>
      </w:r>
      <w:r w:rsidR="00B208CA">
        <w:rPr>
          <w:lang w:val="en-US"/>
        </w:rPr>
        <w:t xml:space="preserve">Party </w:t>
      </w:r>
      <w:r w:rsidR="00B20F34">
        <w:rPr>
          <w:lang w:val="en-US"/>
        </w:rPr>
        <w:t>(</w:t>
      </w:r>
      <w:r w:rsidR="007E4AB9">
        <w:rPr>
          <w:lang w:val="en-US"/>
        </w:rPr>
        <w:t>‘</w:t>
      </w:r>
      <w:proofErr w:type="spellStart"/>
      <w:r w:rsidR="00A70EA0">
        <w:rPr>
          <w:lang w:val="en-US"/>
        </w:rPr>
        <w:t>Partij</w:t>
      </w:r>
      <w:proofErr w:type="spellEnd"/>
      <w:r w:rsidR="00A70EA0">
        <w:rPr>
          <w:lang w:val="en-US"/>
        </w:rPr>
        <w:t xml:space="preserve"> </w:t>
      </w:r>
      <w:proofErr w:type="spellStart"/>
      <w:r w:rsidR="00A70EA0">
        <w:rPr>
          <w:lang w:val="en-US"/>
        </w:rPr>
        <w:t>voor</w:t>
      </w:r>
      <w:proofErr w:type="spellEnd"/>
      <w:r w:rsidR="00A70EA0">
        <w:rPr>
          <w:lang w:val="en-US"/>
        </w:rPr>
        <w:t xml:space="preserve"> de </w:t>
      </w:r>
      <w:proofErr w:type="spellStart"/>
      <w:r w:rsidR="00A70EA0">
        <w:rPr>
          <w:lang w:val="en-US"/>
        </w:rPr>
        <w:t>Dieren</w:t>
      </w:r>
      <w:proofErr w:type="spellEnd"/>
      <w:r w:rsidR="007E4AB9">
        <w:rPr>
          <w:lang w:val="en-US"/>
        </w:rPr>
        <w:t>’</w:t>
      </w:r>
      <w:r w:rsidR="00A70EA0">
        <w:rPr>
          <w:lang w:val="en-US"/>
        </w:rPr>
        <w:t xml:space="preserve">; </w:t>
      </w:r>
      <w:r w:rsidR="00B20F34">
        <w:rPr>
          <w:lang w:val="en-US"/>
        </w:rPr>
        <w:t xml:space="preserve">3MPs, 60%). The mean age of MPs in </w:t>
      </w:r>
      <w:r w:rsidR="00B208CA">
        <w:rPr>
          <w:lang w:val="en-US"/>
        </w:rPr>
        <w:t>parliament</w:t>
      </w:r>
      <w:r w:rsidR="00B20F34">
        <w:rPr>
          <w:lang w:val="en-US"/>
        </w:rPr>
        <w:t xml:space="preserve"> does </w:t>
      </w:r>
      <w:r w:rsidR="000F5469">
        <w:rPr>
          <w:lang w:val="en-US"/>
        </w:rPr>
        <w:t xml:space="preserve">slightly </w:t>
      </w:r>
      <w:r w:rsidR="00B20F34">
        <w:rPr>
          <w:lang w:val="en-US"/>
        </w:rPr>
        <w:t xml:space="preserve">deviate </w:t>
      </w:r>
      <w:r w:rsidR="000F5469">
        <w:rPr>
          <w:lang w:val="en-US"/>
        </w:rPr>
        <w:t xml:space="preserve">downwards </w:t>
      </w:r>
      <w:r w:rsidR="00B20F34">
        <w:rPr>
          <w:lang w:val="en-US"/>
        </w:rPr>
        <w:t xml:space="preserve">from the mean age in the </w:t>
      </w:r>
      <w:r w:rsidR="00B20F34">
        <w:rPr>
          <w:lang w:val="en-US"/>
        </w:rPr>
        <w:lastRenderedPageBreak/>
        <w:t xml:space="preserve">general Dutch </w:t>
      </w:r>
      <w:r w:rsidR="006E7551">
        <w:rPr>
          <w:lang w:val="en-US"/>
        </w:rPr>
        <w:t>electorate</w:t>
      </w:r>
      <w:r w:rsidR="007E7354">
        <w:rPr>
          <w:lang w:val="en-US"/>
        </w:rPr>
        <w:t xml:space="preserve"> (</w:t>
      </w:r>
      <w:r w:rsidR="00B20F34">
        <w:rPr>
          <w:lang w:val="en-US"/>
        </w:rPr>
        <w:t>45 versus</w:t>
      </w:r>
      <w:r w:rsidR="004B6C2A">
        <w:rPr>
          <w:lang w:val="en-US"/>
        </w:rPr>
        <w:t xml:space="preserve"> 50)</w:t>
      </w:r>
      <w:r w:rsidR="00820B9D">
        <w:rPr>
          <w:lang w:val="en-US"/>
        </w:rPr>
        <w:t>,</w:t>
      </w:r>
      <w:r w:rsidR="007E7354">
        <w:rPr>
          <w:lang w:val="en-US"/>
        </w:rPr>
        <w:t xml:space="preserve"> </w:t>
      </w:r>
      <w:r w:rsidR="007E7354" w:rsidRPr="004F26C4">
        <w:rPr>
          <w:lang w:val="en-US"/>
        </w:rPr>
        <w:t xml:space="preserve">but </w:t>
      </w:r>
      <w:r w:rsidR="00B20F34" w:rsidRPr="004F26C4">
        <w:rPr>
          <w:lang w:val="en-US"/>
        </w:rPr>
        <w:t>there are striking differences across parties</w:t>
      </w:r>
      <w:r w:rsidR="007E7354" w:rsidRPr="004F26C4">
        <w:rPr>
          <w:lang w:val="en-US"/>
        </w:rPr>
        <w:t xml:space="preserve">. The MPs of the </w:t>
      </w:r>
      <w:r w:rsidR="002D5E99">
        <w:rPr>
          <w:lang w:val="en-US"/>
        </w:rPr>
        <w:t xml:space="preserve">Senior Interest Party </w:t>
      </w:r>
      <w:r w:rsidR="007E7354" w:rsidRPr="004F26C4">
        <w:rPr>
          <w:lang w:val="en-US"/>
        </w:rPr>
        <w:t xml:space="preserve">50Plus, have a mean age of 65 year. The mean age of MPs </w:t>
      </w:r>
      <w:r w:rsidR="007E7354" w:rsidRPr="00D4637C">
        <w:rPr>
          <w:lang w:val="en-US"/>
        </w:rPr>
        <w:t>of</w:t>
      </w:r>
      <w:r w:rsidR="009637C2" w:rsidRPr="00D4637C">
        <w:rPr>
          <w:lang w:val="en-US"/>
        </w:rPr>
        <w:t xml:space="preserve"> the radical left </w:t>
      </w:r>
      <w:r w:rsidR="00D4637C" w:rsidRPr="00D4637C">
        <w:rPr>
          <w:lang w:val="en-US"/>
        </w:rPr>
        <w:t>Socialist Party</w:t>
      </w:r>
      <w:r w:rsidR="00A70EA0">
        <w:rPr>
          <w:lang w:val="en-US"/>
        </w:rPr>
        <w:t xml:space="preserve"> (</w:t>
      </w:r>
      <w:r w:rsidR="007E4AB9">
        <w:rPr>
          <w:lang w:val="en-US"/>
        </w:rPr>
        <w:t>‘</w:t>
      </w:r>
      <w:r w:rsidR="00A70EA0">
        <w:rPr>
          <w:lang w:val="en-US"/>
        </w:rPr>
        <w:t>SP</w:t>
      </w:r>
      <w:r w:rsidR="007E4AB9">
        <w:rPr>
          <w:lang w:val="en-US"/>
        </w:rPr>
        <w:t>’</w:t>
      </w:r>
      <w:r w:rsidR="00A70EA0">
        <w:rPr>
          <w:lang w:val="en-US"/>
        </w:rPr>
        <w:t>)</w:t>
      </w:r>
      <w:r w:rsidR="007E7354" w:rsidRPr="004F26C4">
        <w:rPr>
          <w:lang w:val="en-US"/>
        </w:rPr>
        <w:t xml:space="preserve"> is just over 38. </w:t>
      </w:r>
      <w:r w:rsidR="007E7354">
        <w:rPr>
          <w:lang w:val="en-US"/>
        </w:rPr>
        <w:t xml:space="preserve"> </w:t>
      </w:r>
      <w:r w:rsidR="003E2F00">
        <w:rPr>
          <w:lang w:val="en-US"/>
        </w:rPr>
        <w:t>Lastly, i</w:t>
      </w:r>
      <w:r w:rsidR="00A30F45">
        <w:rPr>
          <w:lang w:val="en-US"/>
        </w:rPr>
        <w:t xml:space="preserve">n </w:t>
      </w:r>
      <w:r w:rsidR="00A30F45" w:rsidRPr="00A30F45">
        <w:rPr>
          <w:lang w:val="en-US"/>
        </w:rPr>
        <w:t>The Netherlands</w:t>
      </w:r>
      <w:r w:rsidR="00A30F45">
        <w:rPr>
          <w:lang w:val="en-US"/>
        </w:rPr>
        <w:t xml:space="preserve">, the share of </w:t>
      </w:r>
      <w:r w:rsidR="007E7354">
        <w:rPr>
          <w:lang w:val="en-US"/>
        </w:rPr>
        <w:t>MPs with a</w:t>
      </w:r>
      <w:r w:rsidR="008D7B57">
        <w:rPr>
          <w:lang w:val="en-US"/>
        </w:rPr>
        <w:t xml:space="preserve"> visible ethnic</w:t>
      </w:r>
      <w:r w:rsidR="003E2F00">
        <w:rPr>
          <w:lang w:val="en-US"/>
        </w:rPr>
        <w:t>-</w:t>
      </w:r>
      <w:r w:rsidR="008D7B57">
        <w:rPr>
          <w:lang w:val="en-US"/>
        </w:rPr>
        <w:t>minority background</w:t>
      </w:r>
      <w:r w:rsidR="007E7354">
        <w:rPr>
          <w:lang w:val="en-US"/>
        </w:rPr>
        <w:t xml:space="preserve"> </w:t>
      </w:r>
      <w:r w:rsidR="00A30F45">
        <w:rPr>
          <w:lang w:val="en-US"/>
        </w:rPr>
        <w:t xml:space="preserve">reflects the </w:t>
      </w:r>
      <w:r w:rsidR="009F1E62">
        <w:rPr>
          <w:lang w:val="en-US"/>
        </w:rPr>
        <w:t xml:space="preserve">share of ethnic-minority citizenships </w:t>
      </w:r>
      <w:r w:rsidR="00656B95">
        <w:rPr>
          <w:lang w:val="en-US"/>
        </w:rPr>
        <w:t xml:space="preserve">of </w:t>
      </w:r>
      <w:r w:rsidR="00A30F45">
        <w:rPr>
          <w:lang w:val="en-US"/>
        </w:rPr>
        <w:t>the electorate</w:t>
      </w:r>
      <w:r w:rsidR="0029623B">
        <w:rPr>
          <w:lang w:val="en-US"/>
        </w:rPr>
        <w:t xml:space="preserve"> fairly well</w:t>
      </w:r>
      <w:r w:rsidR="00A30F45">
        <w:rPr>
          <w:lang w:val="en-US"/>
        </w:rPr>
        <w:t xml:space="preserve"> </w:t>
      </w:r>
      <w:r w:rsidR="00900D80">
        <w:rPr>
          <w:lang w:val="en-US"/>
        </w:rPr>
        <w:fldChar w:fldCharType="begin"/>
      </w:r>
      <w:r w:rsidR="005356BA">
        <w:rPr>
          <w:lang w:val="en-US"/>
        </w:rPr>
        <w:instrText xml:space="preserve"> ADDIN ZOTERO_ITEM CSL_CITATION {"citationID":"9p1Ei0g1","properties":{"formattedCitation":"(Van der Zwan, Lubbers, and Eisinga 2019)","plainCitation":"(Van der Zwan, Lubbers, and Eisinga 2019)","noteIndex":0},"citationItems":[{"id":27,"uris":["http://zotero.org/users/6814611/items/Q53ETSXR"],"itemData":{"id":27,"type":"article-journal","container-title":"Acta Politica","issue":"2","note":"publisher: Springer","page":"245–267","title":"The political representation of ethnic minorities in the Netherlands: ethnic minority candidates and the role of party characteristics","volume":"54","author":[{"family":"Van der Zwan","given":"Roos"},{"family":"Lubbers","given":"Marcel"},{"family":"Eisinga","given":"Rob"}],"issued":{"date-parts":[["2019"]]}}}],"schema":"https://github.com/citation-style-language/schema/raw/master/csl-citation.json"} </w:instrText>
      </w:r>
      <w:r w:rsidR="00900D80">
        <w:rPr>
          <w:lang w:val="en-US"/>
        </w:rPr>
        <w:fldChar w:fldCharType="separate"/>
      </w:r>
      <w:r w:rsidR="00900D80" w:rsidRPr="00900D80">
        <w:rPr>
          <w:rFonts w:ascii="Calibri" w:hAnsi="Calibri" w:cs="Calibri"/>
          <w:lang w:val="en-GB"/>
        </w:rPr>
        <w:t>(Van der Zwan, Lubbers, and Eisinga 2019)</w:t>
      </w:r>
      <w:r w:rsidR="00900D80">
        <w:rPr>
          <w:lang w:val="en-US"/>
        </w:rPr>
        <w:fldChar w:fldCharType="end"/>
      </w:r>
      <w:r w:rsidR="00656B95">
        <w:rPr>
          <w:lang w:val="en-US"/>
        </w:rPr>
        <w:t xml:space="preserve">. </w:t>
      </w:r>
      <w:commentRangeStart w:id="2"/>
      <w:r w:rsidR="0003450D">
        <w:rPr>
          <w:lang w:val="en-US"/>
        </w:rPr>
        <w:t>But</w:t>
      </w:r>
      <w:commentRangeEnd w:id="2"/>
      <w:r w:rsidR="00656B95">
        <w:rPr>
          <w:rStyle w:val="CommentReference"/>
        </w:rPr>
        <w:commentReference w:id="2"/>
      </w:r>
      <w:r w:rsidR="0003450D">
        <w:rPr>
          <w:lang w:val="en-US"/>
        </w:rPr>
        <w:t xml:space="preserve"> once again</w:t>
      </w:r>
      <w:r w:rsidR="007E7354" w:rsidRPr="00A70EA0">
        <w:rPr>
          <w:noProof/>
          <w:lang w:val="en-US"/>
        </w:rPr>
        <w:t>, w</w:t>
      </w:r>
      <w:r w:rsidR="0029623B" w:rsidRPr="00A70EA0">
        <w:rPr>
          <w:noProof/>
          <w:lang w:val="en-US"/>
        </w:rPr>
        <w:t xml:space="preserve">e observe </w:t>
      </w:r>
      <w:r w:rsidR="00693749" w:rsidRPr="00A70EA0">
        <w:rPr>
          <w:noProof/>
          <w:lang w:val="en-US"/>
        </w:rPr>
        <w:t>marked differences</w:t>
      </w:r>
      <w:r w:rsidR="00DC5735" w:rsidRPr="00A70EA0">
        <w:rPr>
          <w:noProof/>
          <w:lang w:val="en-US"/>
        </w:rPr>
        <w:t xml:space="preserve"> across parties</w:t>
      </w:r>
      <w:r w:rsidR="00693749" w:rsidRPr="00A70EA0">
        <w:rPr>
          <w:noProof/>
          <w:lang w:val="en-US"/>
        </w:rPr>
        <w:t>. In the 2</w:t>
      </w:r>
      <w:r w:rsidR="00F96845" w:rsidRPr="00A70EA0">
        <w:rPr>
          <w:noProof/>
          <w:lang w:val="en-US"/>
        </w:rPr>
        <w:t xml:space="preserve">017 election, a new </w:t>
      </w:r>
      <w:r w:rsidR="002D5E99">
        <w:rPr>
          <w:noProof/>
          <w:lang w:val="en-US"/>
        </w:rPr>
        <w:t>E</w:t>
      </w:r>
      <w:r w:rsidR="00F96845" w:rsidRPr="00A70EA0">
        <w:rPr>
          <w:noProof/>
          <w:lang w:val="en-US"/>
        </w:rPr>
        <w:t>thnic</w:t>
      </w:r>
      <w:r w:rsidR="002D5E99">
        <w:rPr>
          <w:noProof/>
          <w:lang w:val="en-US"/>
        </w:rPr>
        <w:t xml:space="preserve"> M</w:t>
      </w:r>
      <w:r w:rsidR="00F96845" w:rsidRPr="00A70EA0">
        <w:rPr>
          <w:noProof/>
          <w:lang w:val="en-US"/>
        </w:rPr>
        <w:t>ino</w:t>
      </w:r>
      <w:r w:rsidR="00693749" w:rsidRPr="00A70EA0">
        <w:rPr>
          <w:noProof/>
          <w:lang w:val="en-US"/>
        </w:rPr>
        <w:t>r</w:t>
      </w:r>
      <w:r w:rsidR="00F96845" w:rsidRPr="00A70EA0">
        <w:rPr>
          <w:noProof/>
          <w:lang w:val="en-US"/>
        </w:rPr>
        <w:t>i</w:t>
      </w:r>
      <w:r w:rsidR="00693749" w:rsidRPr="00A70EA0">
        <w:rPr>
          <w:noProof/>
          <w:lang w:val="en-US"/>
        </w:rPr>
        <w:t>ty</w:t>
      </w:r>
      <w:r w:rsidR="002D5E99">
        <w:rPr>
          <w:noProof/>
          <w:lang w:val="en-US"/>
        </w:rPr>
        <w:t xml:space="preserve"> Interest Party </w:t>
      </w:r>
      <w:r w:rsidR="00A70EA0" w:rsidRPr="00A70EA0">
        <w:rPr>
          <w:noProof/>
          <w:lang w:val="en-US"/>
        </w:rPr>
        <w:t>(</w:t>
      </w:r>
      <w:r w:rsidR="007E4AB9">
        <w:rPr>
          <w:noProof/>
          <w:lang w:val="en-US"/>
        </w:rPr>
        <w:t>‘</w:t>
      </w:r>
      <w:r w:rsidR="00A70EA0" w:rsidRPr="00A70EA0">
        <w:rPr>
          <w:noProof/>
          <w:lang w:val="en-US"/>
        </w:rPr>
        <w:t>DENK</w:t>
      </w:r>
      <w:r w:rsidR="007E4AB9">
        <w:rPr>
          <w:noProof/>
          <w:lang w:val="en-US"/>
        </w:rPr>
        <w:t>’</w:t>
      </w:r>
      <w:r w:rsidR="00A70EA0" w:rsidRPr="00A70EA0">
        <w:rPr>
          <w:noProof/>
          <w:lang w:val="en-US"/>
        </w:rPr>
        <w:t>)</w:t>
      </w:r>
      <w:r w:rsidR="00693749" w:rsidRPr="00A70EA0">
        <w:rPr>
          <w:noProof/>
          <w:lang w:val="en-US"/>
        </w:rPr>
        <w:t xml:space="preserve"> entered the arena</w:t>
      </w:r>
      <w:r w:rsidR="00693749">
        <w:rPr>
          <w:noProof/>
          <w:lang w:val="en-US"/>
        </w:rPr>
        <w:t xml:space="preserve">, and </w:t>
      </w:r>
      <w:r w:rsidR="003E2F00">
        <w:rPr>
          <w:noProof/>
          <w:lang w:val="en-US"/>
        </w:rPr>
        <w:t xml:space="preserve">they </w:t>
      </w:r>
      <w:r w:rsidR="00693749">
        <w:rPr>
          <w:noProof/>
          <w:lang w:val="en-US"/>
        </w:rPr>
        <w:t xml:space="preserve">won three </w:t>
      </w:r>
      <w:r w:rsidR="00820B9D">
        <w:rPr>
          <w:noProof/>
          <w:lang w:val="en-US"/>
        </w:rPr>
        <w:t xml:space="preserve">of 150 </w:t>
      </w:r>
      <w:r w:rsidR="00693749">
        <w:rPr>
          <w:noProof/>
          <w:lang w:val="en-US"/>
        </w:rPr>
        <w:t>seats in parliament. All three MPs have an ethnic</w:t>
      </w:r>
      <w:r w:rsidR="003E2F00">
        <w:rPr>
          <w:noProof/>
          <w:lang w:val="en-US"/>
        </w:rPr>
        <w:t>-</w:t>
      </w:r>
      <w:r w:rsidR="00693749">
        <w:rPr>
          <w:noProof/>
          <w:lang w:val="en-US"/>
        </w:rPr>
        <w:t xml:space="preserve">minoirty background. </w:t>
      </w:r>
      <w:r w:rsidR="003E2F00">
        <w:rPr>
          <w:noProof/>
          <w:lang w:val="en-US"/>
        </w:rPr>
        <w:t xml:space="preserve">At the other end of the ideological spectrum, the </w:t>
      </w:r>
      <w:r w:rsidR="002D5E99">
        <w:rPr>
          <w:noProof/>
          <w:lang w:val="en-US"/>
        </w:rPr>
        <w:t>P</w:t>
      </w:r>
      <w:r w:rsidR="003E2F00">
        <w:rPr>
          <w:noProof/>
          <w:lang w:val="en-US"/>
        </w:rPr>
        <w:t xml:space="preserve">opulist </w:t>
      </w:r>
      <w:r w:rsidR="002D5E99">
        <w:rPr>
          <w:noProof/>
          <w:lang w:val="en-US"/>
        </w:rPr>
        <w:t>R</w:t>
      </w:r>
      <w:r w:rsidR="003E2F00">
        <w:rPr>
          <w:noProof/>
          <w:lang w:val="en-US"/>
        </w:rPr>
        <w:t xml:space="preserve">adical </w:t>
      </w:r>
      <w:r w:rsidR="002D5E99">
        <w:rPr>
          <w:noProof/>
          <w:lang w:val="en-US"/>
        </w:rPr>
        <w:t>R</w:t>
      </w:r>
      <w:r w:rsidR="003E2F00">
        <w:rPr>
          <w:noProof/>
          <w:lang w:val="en-US"/>
        </w:rPr>
        <w:t xml:space="preserve">ight Party </w:t>
      </w:r>
      <w:r w:rsidR="00A70EA0">
        <w:rPr>
          <w:noProof/>
          <w:lang w:val="en-US"/>
        </w:rPr>
        <w:t>(</w:t>
      </w:r>
      <w:r w:rsidR="007E4AB9">
        <w:rPr>
          <w:noProof/>
          <w:lang w:val="en-US"/>
        </w:rPr>
        <w:t>‘</w:t>
      </w:r>
      <w:r w:rsidR="00A70EA0">
        <w:rPr>
          <w:noProof/>
          <w:lang w:val="en-US"/>
        </w:rPr>
        <w:t>PVV</w:t>
      </w:r>
      <w:r w:rsidR="007E4AB9">
        <w:rPr>
          <w:noProof/>
          <w:lang w:val="en-US"/>
        </w:rPr>
        <w:t>’</w:t>
      </w:r>
      <w:r w:rsidR="00A70EA0">
        <w:rPr>
          <w:noProof/>
          <w:lang w:val="en-US"/>
        </w:rPr>
        <w:t xml:space="preserve">) </w:t>
      </w:r>
      <w:r w:rsidR="003E2F00">
        <w:rPr>
          <w:noProof/>
          <w:lang w:val="en-US"/>
        </w:rPr>
        <w:t xml:space="preserve">of Geert Wilders has 1 </w:t>
      </w:r>
      <w:r w:rsidR="007E7354">
        <w:rPr>
          <w:noProof/>
          <w:lang w:val="en-US"/>
        </w:rPr>
        <w:t xml:space="preserve">MP (5%) </w:t>
      </w:r>
      <w:r w:rsidR="004F26C4">
        <w:rPr>
          <w:noProof/>
          <w:lang w:val="en-US"/>
        </w:rPr>
        <w:t>who</w:t>
      </w:r>
      <w:r w:rsidR="007E7354">
        <w:rPr>
          <w:noProof/>
          <w:lang w:val="en-US"/>
        </w:rPr>
        <w:t xml:space="preserve"> </w:t>
      </w:r>
      <w:r w:rsidR="00C6718F">
        <w:rPr>
          <w:noProof/>
          <w:lang w:val="en-US"/>
        </w:rPr>
        <w:t xml:space="preserve">has a </w:t>
      </w:r>
      <w:r w:rsidR="00075CC7">
        <w:rPr>
          <w:noProof/>
          <w:lang w:val="en-US"/>
        </w:rPr>
        <w:t>visibly</w:t>
      </w:r>
      <w:r w:rsidR="003E2F00">
        <w:rPr>
          <w:noProof/>
          <w:lang w:val="en-US"/>
        </w:rPr>
        <w:t>-</w:t>
      </w:r>
      <w:r w:rsidR="00075CC7">
        <w:rPr>
          <w:noProof/>
          <w:lang w:val="en-US"/>
        </w:rPr>
        <w:t>noticable ethnic</w:t>
      </w:r>
      <w:r w:rsidR="003E2F00">
        <w:rPr>
          <w:noProof/>
          <w:lang w:val="en-US"/>
        </w:rPr>
        <w:t>-</w:t>
      </w:r>
      <w:r w:rsidR="00075CC7">
        <w:rPr>
          <w:noProof/>
          <w:lang w:val="en-US"/>
        </w:rPr>
        <w:t xml:space="preserve">minority background. </w:t>
      </w:r>
    </w:p>
    <w:p w14:paraId="440A55AC" w14:textId="734917D3" w:rsidR="00B909A2" w:rsidRDefault="006846DB" w:rsidP="00283711">
      <w:pPr>
        <w:spacing w:line="480" w:lineRule="auto"/>
        <w:ind w:firstLine="708"/>
        <w:jc w:val="both"/>
        <w:rPr>
          <w:lang w:val="en-US"/>
        </w:rPr>
      </w:pPr>
      <w:r>
        <w:rPr>
          <w:lang w:val="en-US"/>
        </w:rPr>
        <w:t xml:space="preserve">Considering </w:t>
      </w:r>
      <w:r w:rsidR="008D7B57">
        <w:rPr>
          <w:lang w:val="en-US"/>
        </w:rPr>
        <w:t xml:space="preserve">these </w:t>
      </w:r>
      <w:r w:rsidR="00F438ED">
        <w:rPr>
          <w:lang w:val="en-US"/>
        </w:rPr>
        <w:t>differences in social composition across parties</w:t>
      </w:r>
      <w:r>
        <w:rPr>
          <w:lang w:val="en-US"/>
        </w:rPr>
        <w:t>,</w:t>
      </w:r>
      <w:r w:rsidR="001B5775">
        <w:rPr>
          <w:lang w:val="en-US"/>
        </w:rPr>
        <w:t xml:space="preserve"> </w:t>
      </w:r>
      <w:r w:rsidR="003E2F00">
        <w:rPr>
          <w:lang w:val="en-US"/>
        </w:rPr>
        <w:t xml:space="preserve">political </w:t>
      </w:r>
      <w:r w:rsidR="00B2345A">
        <w:rPr>
          <w:lang w:val="en-US"/>
        </w:rPr>
        <w:t>segregation</w:t>
      </w:r>
      <w:r w:rsidR="001B5775">
        <w:rPr>
          <w:lang w:val="en-US"/>
        </w:rPr>
        <w:t xml:space="preserve"> </w:t>
      </w:r>
      <w:r w:rsidR="00391E58" w:rsidRPr="00391E58">
        <w:rPr>
          <w:lang w:val="en-US"/>
        </w:rPr>
        <w:t xml:space="preserve">in </w:t>
      </w:r>
      <w:r>
        <w:rPr>
          <w:lang w:val="en-US"/>
        </w:rPr>
        <w:t>T</w:t>
      </w:r>
      <w:r w:rsidR="00391E58" w:rsidRPr="00391E58">
        <w:rPr>
          <w:lang w:val="en-US"/>
        </w:rPr>
        <w:t>witter networks</w:t>
      </w:r>
      <w:r w:rsidR="003E2F00">
        <w:rPr>
          <w:lang w:val="en-US"/>
        </w:rPr>
        <w:t xml:space="preserve"> could be the result </w:t>
      </w:r>
      <w:r w:rsidR="004F26C4">
        <w:rPr>
          <w:lang w:val="en-US"/>
        </w:rPr>
        <w:t xml:space="preserve">of </w:t>
      </w:r>
      <w:r w:rsidR="003E2F00">
        <w:rPr>
          <w:lang w:val="en-US"/>
        </w:rPr>
        <w:t>selective interaction along party lines</w:t>
      </w:r>
      <w:r w:rsidR="000104DB">
        <w:rPr>
          <w:lang w:val="en-US"/>
        </w:rPr>
        <w:t>,</w:t>
      </w:r>
      <w:r w:rsidR="003E2F00">
        <w:rPr>
          <w:lang w:val="en-US"/>
        </w:rPr>
        <w:t xml:space="preserve"> as well as of </w:t>
      </w:r>
      <w:r w:rsidR="00683441">
        <w:rPr>
          <w:lang w:val="en-US"/>
        </w:rPr>
        <w:t xml:space="preserve">social inbreeding homophily, </w:t>
      </w:r>
      <w:r w:rsidR="003E2F00">
        <w:rPr>
          <w:lang w:val="en-US"/>
        </w:rPr>
        <w:t>selecting Twitter partners based on attributes other than party membership.</w:t>
      </w:r>
      <w:r w:rsidR="00391E58" w:rsidRPr="00391E58">
        <w:rPr>
          <w:lang w:val="en-US"/>
        </w:rPr>
        <w:t xml:space="preserve"> </w:t>
      </w:r>
      <w:r w:rsidR="00B909A2">
        <w:rPr>
          <w:lang w:val="en-US"/>
        </w:rPr>
        <w:t>In this contribution</w:t>
      </w:r>
      <w:r w:rsidR="001A0F09">
        <w:rPr>
          <w:lang w:val="en-US"/>
        </w:rPr>
        <w:t>,</w:t>
      </w:r>
      <w:r w:rsidR="00B909A2">
        <w:rPr>
          <w:lang w:val="en-US"/>
        </w:rPr>
        <w:t xml:space="preserve"> we w</w:t>
      </w:r>
      <w:r>
        <w:rPr>
          <w:lang w:val="en-US"/>
        </w:rPr>
        <w:t>i</w:t>
      </w:r>
      <w:r w:rsidR="00B909A2">
        <w:rPr>
          <w:lang w:val="en-US"/>
        </w:rPr>
        <w:t>ll</w:t>
      </w:r>
      <w:r w:rsidR="002140B0">
        <w:rPr>
          <w:lang w:val="en-US"/>
        </w:rPr>
        <w:t xml:space="preserve"> </w:t>
      </w:r>
      <w:r w:rsidR="00B909A2">
        <w:rPr>
          <w:lang w:val="en-US"/>
        </w:rPr>
        <w:t xml:space="preserve">assess </w:t>
      </w:r>
      <w:r w:rsidR="003E2F00">
        <w:rPr>
          <w:lang w:val="en-US"/>
        </w:rPr>
        <w:t xml:space="preserve">exactly that: </w:t>
      </w:r>
      <w:r w:rsidR="004F26C4">
        <w:rPr>
          <w:lang w:val="en-US"/>
        </w:rPr>
        <w:t xml:space="preserve">the extent of political segregation, </w:t>
      </w:r>
      <w:r w:rsidR="002140B0">
        <w:rPr>
          <w:lang w:val="en-US"/>
        </w:rPr>
        <w:t xml:space="preserve">the degree of </w:t>
      </w:r>
      <w:r w:rsidR="00C6718F">
        <w:rPr>
          <w:lang w:val="en-US"/>
        </w:rPr>
        <w:t xml:space="preserve">sex, </w:t>
      </w:r>
      <w:r w:rsidR="002140B0">
        <w:rPr>
          <w:lang w:val="en-US"/>
        </w:rPr>
        <w:t xml:space="preserve">age and </w:t>
      </w:r>
      <w:r w:rsidR="00C6718F">
        <w:rPr>
          <w:lang w:val="en-US"/>
        </w:rPr>
        <w:t>ethnicity</w:t>
      </w:r>
      <w:r w:rsidR="002140B0">
        <w:rPr>
          <w:lang w:val="en-US"/>
        </w:rPr>
        <w:t xml:space="preserve">-based </w:t>
      </w:r>
      <w:r w:rsidR="004F26C4">
        <w:rPr>
          <w:lang w:val="en-US"/>
        </w:rPr>
        <w:t>network</w:t>
      </w:r>
      <w:r w:rsidR="002140B0">
        <w:rPr>
          <w:lang w:val="en-US"/>
        </w:rPr>
        <w:t xml:space="preserve"> </w:t>
      </w:r>
      <w:r w:rsidR="00854357">
        <w:rPr>
          <w:lang w:val="en-US"/>
        </w:rPr>
        <w:t xml:space="preserve">segregation </w:t>
      </w:r>
      <w:r w:rsidR="002140B0">
        <w:rPr>
          <w:lang w:val="en-US"/>
        </w:rPr>
        <w:t>in Twitter networks</w:t>
      </w:r>
      <w:r w:rsidR="003E2F00">
        <w:rPr>
          <w:lang w:val="en-US"/>
        </w:rPr>
        <w:t xml:space="preserve">, </w:t>
      </w:r>
      <w:r w:rsidR="002140B0">
        <w:rPr>
          <w:lang w:val="en-US"/>
        </w:rPr>
        <w:t xml:space="preserve">and </w:t>
      </w:r>
      <w:r w:rsidR="00B909A2">
        <w:rPr>
          <w:lang w:val="en-US"/>
        </w:rPr>
        <w:t xml:space="preserve">the extent to which </w:t>
      </w:r>
      <w:r w:rsidR="003E2F00">
        <w:rPr>
          <w:lang w:val="en-US"/>
        </w:rPr>
        <w:t xml:space="preserve">political </w:t>
      </w:r>
      <w:r w:rsidR="00B2345A">
        <w:rPr>
          <w:lang w:val="en-US"/>
        </w:rPr>
        <w:t>segregation</w:t>
      </w:r>
      <w:r w:rsidR="00B909A2">
        <w:rPr>
          <w:lang w:val="en-US"/>
        </w:rPr>
        <w:t xml:space="preserve"> </w:t>
      </w:r>
      <w:r w:rsidR="00946818">
        <w:rPr>
          <w:lang w:val="en-US"/>
        </w:rPr>
        <w:t>in Twitter network</w:t>
      </w:r>
      <w:r>
        <w:rPr>
          <w:lang w:val="en-US"/>
        </w:rPr>
        <w:t>s</w:t>
      </w:r>
      <w:r w:rsidR="00B2345A">
        <w:rPr>
          <w:lang w:val="en-US"/>
        </w:rPr>
        <w:t xml:space="preserve"> along party-membership</w:t>
      </w:r>
      <w:r w:rsidR="00946818">
        <w:rPr>
          <w:lang w:val="en-US"/>
        </w:rPr>
        <w:t xml:space="preserve"> among Dutch MPs </w:t>
      </w:r>
      <w:r w:rsidR="00B909A2">
        <w:rPr>
          <w:lang w:val="en-US"/>
        </w:rPr>
        <w:t xml:space="preserve">is </w:t>
      </w:r>
      <w:r w:rsidR="00F02D93">
        <w:rPr>
          <w:lang w:val="en-US"/>
        </w:rPr>
        <w:t>a by</w:t>
      </w:r>
      <w:r w:rsidR="007B753B">
        <w:rPr>
          <w:lang w:val="en-US"/>
        </w:rPr>
        <w:t>-</w:t>
      </w:r>
      <w:r w:rsidR="00F02D93">
        <w:rPr>
          <w:lang w:val="en-US"/>
        </w:rPr>
        <w:t xml:space="preserve">product </w:t>
      </w:r>
      <w:r w:rsidR="00B909A2">
        <w:rPr>
          <w:lang w:val="en-US"/>
        </w:rPr>
        <w:t xml:space="preserve">of </w:t>
      </w:r>
      <w:r w:rsidR="00C6718F">
        <w:rPr>
          <w:lang w:val="en-US"/>
        </w:rPr>
        <w:t xml:space="preserve">social </w:t>
      </w:r>
      <w:r w:rsidR="00F438ED">
        <w:rPr>
          <w:lang w:val="en-US"/>
        </w:rPr>
        <w:t xml:space="preserve">inbreeding </w:t>
      </w:r>
      <w:r w:rsidR="00B909A2">
        <w:rPr>
          <w:lang w:val="en-US"/>
        </w:rPr>
        <w:t>homophily</w:t>
      </w:r>
      <w:r w:rsidR="007B753B">
        <w:rPr>
          <w:lang w:val="en-US"/>
        </w:rPr>
        <w:t xml:space="preserve"> </w:t>
      </w:r>
      <w:r w:rsidR="007B753B">
        <w:rPr>
          <w:lang w:val="en-US"/>
        </w:rPr>
        <w:fldChar w:fldCharType="begin"/>
      </w:r>
      <w:r w:rsidR="005356BA">
        <w:rPr>
          <w:lang w:val="en-US"/>
        </w:rPr>
        <w:instrText xml:space="preserve"> ADDIN ZOTERO_ITEM CSL_CITATION {"citationID":"GX8p8Uum","properties":{"formattedCitation":"(c.f. Kalmijn 1998; Smith, Maas, and Van Tubergen 2014)","plainCitation":"(c.f. Kalmijn 1998; Smith, Maas, and Van Tubergen 2014)","dontUpdate":true,"noteIndex":0},"citationItems":[{"id":8,"uris":["http://zotero.org/users/6814611/items/655S5H5L"],"itemData":{"id":8,"type":"article-journal","container-title":"Annual review of sociology","issue":"1","note":"publisher: Annual Reviews 4139 El Camino Way, PO Box 10139, Palo Alto, CA 94303-0139, USA","page":"395–421","title":"Intermarriage and homogamy: Causes, patterns, trends","volume":"24","author":[{"family":"Kalmijn","given":"Matthijs"}],"issued":{"date-parts":[["1998"]]}},"prefix":"c.f. "},{"id":9,"uris":["http://zotero.org/users/6814611/items/WN2U6P2Q"],"itemData":{"id":9,"type":"article-journal","container-title":"Social Networks","note":"publisher: Elsevier","page":"33–45","title":"Ethnic ingroup friendships in schools: Testing the by-product hypothesis in England, Germany, the Netherlands and Sweden","volume":"39","author":[{"family":"Smith","given":"Sanne"},{"family":"Maas","given":"Ineke"},{"family":"Van Tubergen","given":"Frank"}],"issued":{"date-parts":[["2014"]]}}}],"schema":"https://github.com/citation-style-language/schema/raw/master/csl-citation.json"} </w:instrText>
      </w:r>
      <w:r w:rsidR="007B753B">
        <w:rPr>
          <w:lang w:val="en-US"/>
        </w:rPr>
        <w:fldChar w:fldCharType="separate"/>
      </w:r>
      <w:r w:rsidR="007B753B" w:rsidRPr="007B753B">
        <w:rPr>
          <w:rFonts w:ascii="Calibri" w:hAnsi="Calibri" w:cs="Calibri"/>
          <w:lang w:val="en-GB"/>
        </w:rPr>
        <w:t>(cf. Kalmijn 1998)</w:t>
      </w:r>
      <w:r w:rsidR="007B753B">
        <w:rPr>
          <w:lang w:val="en-US"/>
        </w:rPr>
        <w:fldChar w:fldCharType="end"/>
      </w:r>
      <w:r w:rsidR="00B909A2">
        <w:rPr>
          <w:lang w:val="en-US"/>
        </w:rPr>
        <w:t>.</w:t>
      </w:r>
      <w:r w:rsidR="00854357">
        <w:rPr>
          <w:lang w:val="en-US"/>
        </w:rPr>
        <w:t xml:space="preserve"> </w:t>
      </w:r>
    </w:p>
    <w:p w14:paraId="7B3A671B" w14:textId="0A9267E1" w:rsidR="00B63699" w:rsidRDefault="00B63699" w:rsidP="00283711">
      <w:pPr>
        <w:spacing w:line="480" w:lineRule="auto"/>
        <w:ind w:firstLine="708"/>
        <w:jc w:val="both"/>
        <w:rPr>
          <w:lang w:val="en-US"/>
        </w:rPr>
      </w:pPr>
    </w:p>
    <w:p w14:paraId="755293D7" w14:textId="6ACFE83D" w:rsidR="00D26EE7" w:rsidRPr="007B753B" w:rsidRDefault="005C3871" w:rsidP="00283711">
      <w:pPr>
        <w:spacing w:line="480" w:lineRule="auto"/>
        <w:ind w:firstLine="0"/>
        <w:jc w:val="both"/>
        <w:rPr>
          <w:b/>
          <w:bCs/>
          <w:i/>
          <w:iCs/>
          <w:lang w:val="en-US"/>
        </w:rPr>
      </w:pPr>
      <w:r>
        <w:rPr>
          <w:b/>
          <w:bCs/>
          <w:i/>
          <w:iCs/>
          <w:lang w:val="en-US"/>
        </w:rPr>
        <w:t>Multiplexity: s</w:t>
      </w:r>
      <w:r w:rsidR="00D26EE7" w:rsidRPr="007B753B">
        <w:rPr>
          <w:b/>
          <w:bCs/>
          <w:i/>
          <w:iCs/>
          <w:lang w:val="en-US"/>
        </w:rPr>
        <w:t xml:space="preserve">egregation in different layers of the Twitter network </w:t>
      </w:r>
    </w:p>
    <w:p w14:paraId="02C6A7E4" w14:textId="6E067012" w:rsidR="000361C8" w:rsidRDefault="00606A32" w:rsidP="00283711">
      <w:pPr>
        <w:spacing w:line="480" w:lineRule="auto"/>
        <w:ind w:firstLine="0"/>
        <w:jc w:val="both"/>
        <w:rPr>
          <w:lang w:val="en-US"/>
        </w:rPr>
      </w:pPr>
      <w:r>
        <w:rPr>
          <w:lang w:val="en-US"/>
        </w:rPr>
        <w:t>Up until here we discussed network formation in general terms. However, networks come in many different types and sizes. Even when we focus on a single social media platform, different layers of social networks are created due to different types of interaction being part of the platform’s</w:t>
      </w:r>
      <w:r w:rsidR="00E61E16">
        <w:rPr>
          <w:lang w:val="en-US"/>
        </w:rPr>
        <w:t xml:space="preserve"> </w:t>
      </w:r>
      <w:r w:rsidR="00CE1CC2">
        <w:rPr>
          <w:lang w:val="en-US"/>
        </w:rPr>
        <w:t>affordances o</w:t>
      </w:r>
      <w:r w:rsidR="00C25983">
        <w:rPr>
          <w:lang w:val="en-US"/>
        </w:rPr>
        <w:t>r</w:t>
      </w:r>
      <w:r w:rsidR="00CE1CC2">
        <w:rPr>
          <w:lang w:val="en-US"/>
        </w:rPr>
        <w:t xml:space="preserve"> </w:t>
      </w:r>
      <w:r w:rsidR="00E61E16">
        <w:rPr>
          <w:lang w:val="en-US"/>
        </w:rPr>
        <w:t>digital architecture</w:t>
      </w:r>
      <w:r w:rsidR="00CE1CC2">
        <w:rPr>
          <w:lang w:val="en-US"/>
        </w:rPr>
        <w:t xml:space="preserve"> </w:t>
      </w:r>
      <w:r w:rsidR="00900D80">
        <w:rPr>
          <w:lang w:val="en-US"/>
        </w:rPr>
        <w:fldChar w:fldCharType="begin"/>
      </w:r>
      <w:r w:rsidR="005356BA">
        <w:rPr>
          <w:lang w:val="en-US"/>
        </w:rPr>
        <w:instrText xml:space="preserve"> ADDIN ZOTERO_ITEM CSL_CITATION {"citationID":"nLjiEeL2","properties":{"formattedCitation":"(Bossetta 2018)","plainCitation":"(Bossetta 2018)","dontUpdate":true,"noteIndex":0},"citationItems":[{"id":33,"uris":["http://zotero.org/users/6814611/items/F76KU822"],"itemData":{"id":33,"type":"article-journal","container-title":"Journalism &amp; mass communication quarterly","issue":"2","note":"publisher: SAGE Publications Sage CA: Los Angeles, CA","page":"471–496","title":"The digital architectures of social media: Comparing political campaigning on Facebook, Twitter, Instagram, and Snapchat in the 2016 US election","volume":"95","author":[{"family":"Bossetta","given":"Michael"}],"issued":{"date-parts":[["2018"]]}}}],"schema":"https://github.com/citation-style-language/schema/raw/master/csl-citation.json"} </w:instrText>
      </w:r>
      <w:r w:rsidR="00900D80">
        <w:rPr>
          <w:lang w:val="en-US"/>
        </w:rPr>
        <w:fldChar w:fldCharType="separate"/>
      </w:r>
      <w:r w:rsidR="00900D80" w:rsidRPr="00900D80">
        <w:rPr>
          <w:rFonts w:ascii="Calibri" w:hAnsi="Calibri" w:cs="Calibri"/>
          <w:lang w:val="en-GB"/>
        </w:rPr>
        <w:t>(Bossetta 2018</w:t>
      </w:r>
      <w:r w:rsidR="00C25983">
        <w:rPr>
          <w:rFonts w:ascii="Calibri" w:hAnsi="Calibri" w:cs="Calibri"/>
          <w:lang w:val="en-GB"/>
        </w:rPr>
        <w:t>; Jacobs and Spierings 2016</w:t>
      </w:r>
      <w:r w:rsidR="00900D80" w:rsidRPr="00900D80">
        <w:rPr>
          <w:rFonts w:ascii="Calibri" w:hAnsi="Calibri" w:cs="Calibri"/>
          <w:lang w:val="en-GB"/>
        </w:rPr>
        <w:t>)</w:t>
      </w:r>
      <w:r w:rsidR="00900D80">
        <w:rPr>
          <w:lang w:val="en-US"/>
        </w:rPr>
        <w:fldChar w:fldCharType="end"/>
      </w:r>
      <w:r w:rsidR="00900D80">
        <w:rPr>
          <w:lang w:val="en-US"/>
        </w:rPr>
        <w:t xml:space="preserve">. </w:t>
      </w:r>
      <w:r w:rsidR="00743999">
        <w:rPr>
          <w:lang w:val="en-US"/>
        </w:rPr>
        <w:t>Three of the most prominent</w:t>
      </w:r>
      <w:r w:rsidR="00B909A2" w:rsidRPr="00B909A2">
        <w:rPr>
          <w:lang w:val="en-US"/>
        </w:rPr>
        <w:t xml:space="preserve"> layers of interaction on Twitter</w:t>
      </w:r>
      <w:r w:rsidR="00E61E16">
        <w:rPr>
          <w:lang w:val="en-US"/>
        </w:rPr>
        <w:t xml:space="preserve"> include</w:t>
      </w:r>
      <w:r w:rsidR="0012508C">
        <w:rPr>
          <w:lang w:val="en-US"/>
        </w:rPr>
        <w:t xml:space="preserve"> </w:t>
      </w:r>
      <w:r w:rsidR="00B909A2" w:rsidRPr="00B909A2">
        <w:rPr>
          <w:lang w:val="en-US"/>
        </w:rPr>
        <w:t>f</w:t>
      </w:r>
      <w:r w:rsidR="00F467B8">
        <w:rPr>
          <w:lang w:val="en-US"/>
        </w:rPr>
        <w:t>ollow relations</w:t>
      </w:r>
      <w:r w:rsidR="00B909A2" w:rsidRPr="00B909A2">
        <w:rPr>
          <w:lang w:val="en-US"/>
        </w:rPr>
        <w:t>, retweets and @</w:t>
      </w:r>
      <w:r w:rsidR="005B797D">
        <w:rPr>
          <w:lang w:val="en-US"/>
        </w:rPr>
        <w:t>-</w:t>
      </w:r>
      <w:r w:rsidR="0012508C">
        <w:rPr>
          <w:lang w:val="en-US"/>
        </w:rPr>
        <w:t>mentions</w:t>
      </w:r>
      <w:r w:rsidR="00B909A2" w:rsidRPr="00B909A2">
        <w:rPr>
          <w:lang w:val="en-US"/>
        </w:rPr>
        <w:t>.</w:t>
      </w:r>
      <w:r w:rsidR="000361C8">
        <w:rPr>
          <w:lang w:val="en-US"/>
        </w:rPr>
        <w:t xml:space="preserve"> Discussing the nature of these forms of interaction </w:t>
      </w:r>
      <w:r w:rsidR="003245C6">
        <w:rPr>
          <w:lang w:val="en-US"/>
        </w:rPr>
        <w:t>provides</w:t>
      </w:r>
      <w:r w:rsidR="000361C8">
        <w:rPr>
          <w:lang w:val="en-US"/>
        </w:rPr>
        <w:t xml:space="preserve"> our next </w:t>
      </w:r>
      <w:r w:rsidR="00854357">
        <w:rPr>
          <w:lang w:val="en-US"/>
        </w:rPr>
        <w:t xml:space="preserve">theoretical </w:t>
      </w:r>
      <w:r w:rsidR="000361C8">
        <w:rPr>
          <w:lang w:val="en-US"/>
        </w:rPr>
        <w:t>building block</w:t>
      </w:r>
      <w:r w:rsidR="006F4516">
        <w:rPr>
          <w:lang w:val="en-US"/>
        </w:rPr>
        <w:t>.</w:t>
      </w:r>
      <w:r w:rsidR="00854357">
        <w:rPr>
          <w:lang w:val="en-US"/>
        </w:rPr>
        <w:t xml:space="preserve"> </w:t>
      </w:r>
    </w:p>
    <w:p w14:paraId="0BB9E4BD" w14:textId="10C2BA72" w:rsidR="00C6718F" w:rsidRDefault="00B909A2" w:rsidP="00283711">
      <w:pPr>
        <w:spacing w:line="480" w:lineRule="auto"/>
        <w:ind w:firstLine="708"/>
        <w:jc w:val="both"/>
        <w:rPr>
          <w:lang w:val="en-US"/>
        </w:rPr>
      </w:pPr>
      <w:r w:rsidRPr="00B909A2">
        <w:rPr>
          <w:lang w:val="en-US"/>
        </w:rPr>
        <w:t xml:space="preserve">On </w:t>
      </w:r>
      <w:r w:rsidR="000361C8">
        <w:rPr>
          <w:lang w:val="en-US"/>
        </w:rPr>
        <w:t>Twitter</w:t>
      </w:r>
      <w:r w:rsidR="00CD065C">
        <w:rPr>
          <w:lang w:val="en-US"/>
        </w:rPr>
        <w:t>,</w:t>
      </w:r>
      <w:r w:rsidRPr="00B909A2">
        <w:rPr>
          <w:lang w:val="en-US"/>
        </w:rPr>
        <w:t xml:space="preserve"> one can </w:t>
      </w:r>
      <w:r w:rsidR="00F467B8">
        <w:rPr>
          <w:lang w:val="en-US"/>
        </w:rPr>
        <w:t>follow</w:t>
      </w:r>
      <w:r w:rsidRPr="00B909A2">
        <w:rPr>
          <w:lang w:val="en-US"/>
        </w:rPr>
        <w:t xml:space="preserve"> another account in a non-reciprocal way. Once a connection is made</w:t>
      </w:r>
      <w:r w:rsidR="00162F28">
        <w:rPr>
          <w:lang w:val="en-US"/>
        </w:rPr>
        <w:t>,</w:t>
      </w:r>
      <w:r w:rsidRPr="00B909A2">
        <w:rPr>
          <w:lang w:val="en-US"/>
        </w:rPr>
        <w:t xml:space="preserve"> the tweets of the </w:t>
      </w:r>
      <w:proofErr w:type="spellStart"/>
      <w:r w:rsidRPr="00B909A2">
        <w:rPr>
          <w:lang w:val="en-US"/>
        </w:rPr>
        <w:t>followee</w:t>
      </w:r>
      <w:proofErr w:type="spellEnd"/>
      <w:r w:rsidRPr="00B909A2">
        <w:rPr>
          <w:lang w:val="en-US"/>
        </w:rPr>
        <w:t xml:space="preserve"> will appear </w:t>
      </w:r>
      <w:r w:rsidR="00CE1CC2">
        <w:rPr>
          <w:lang w:val="en-US"/>
        </w:rPr>
        <w:t>in</w:t>
      </w:r>
      <w:r w:rsidR="00CE1CC2" w:rsidRPr="00B909A2">
        <w:rPr>
          <w:lang w:val="en-US"/>
        </w:rPr>
        <w:t xml:space="preserve"> </w:t>
      </w:r>
      <w:r w:rsidRPr="00B909A2">
        <w:rPr>
          <w:lang w:val="en-US"/>
        </w:rPr>
        <w:t xml:space="preserve">the timeline of the follower. </w:t>
      </w:r>
      <w:r w:rsidR="00F467B8">
        <w:rPr>
          <w:lang w:val="en-US"/>
        </w:rPr>
        <w:t>Following</w:t>
      </w:r>
      <w:r w:rsidRPr="00B909A2">
        <w:rPr>
          <w:lang w:val="en-US"/>
        </w:rPr>
        <w:t xml:space="preserve"> an account </w:t>
      </w:r>
      <w:r w:rsidR="00CD065C">
        <w:rPr>
          <w:lang w:val="en-US"/>
        </w:rPr>
        <w:lastRenderedPageBreak/>
        <w:t xml:space="preserve">could </w:t>
      </w:r>
      <w:r w:rsidRPr="00B909A2">
        <w:rPr>
          <w:lang w:val="en-US"/>
        </w:rPr>
        <w:t xml:space="preserve">thus </w:t>
      </w:r>
      <w:r w:rsidR="00CD065C">
        <w:rPr>
          <w:lang w:val="en-US"/>
        </w:rPr>
        <w:t>indicate</w:t>
      </w:r>
      <w:r w:rsidRPr="00B909A2">
        <w:rPr>
          <w:lang w:val="en-US"/>
        </w:rPr>
        <w:t xml:space="preserve"> that a follower find</w:t>
      </w:r>
      <w:r w:rsidR="00162F28">
        <w:rPr>
          <w:lang w:val="en-US"/>
        </w:rPr>
        <w:t>s</w:t>
      </w:r>
      <w:r w:rsidRPr="00B909A2">
        <w:rPr>
          <w:lang w:val="en-US"/>
        </w:rPr>
        <w:t xml:space="preserve"> the content posted by the </w:t>
      </w:r>
      <w:proofErr w:type="spellStart"/>
      <w:r w:rsidRPr="00B909A2">
        <w:rPr>
          <w:lang w:val="en-US"/>
        </w:rPr>
        <w:t>followee</w:t>
      </w:r>
      <w:proofErr w:type="spellEnd"/>
      <w:r w:rsidRPr="00B909A2">
        <w:rPr>
          <w:lang w:val="en-US"/>
        </w:rPr>
        <w:t xml:space="preserve"> interesting</w:t>
      </w:r>
      <w:r w:rsidR="00C6718F">
        <w:rPr>
          <w:lang w:val="en-US"/>
        </w:rPr>
        <w:t>, regardless of whether one agrees or disagrees with the content of th</w:t>
      </w:r>
      <w:r w:rsidR="003245C6">
        <w:rPr>
          <w:lang w:val="en-US"/>
        </w:rPr>
        <w:t>at</w:t>
      </w:r>
      <w:r w:rsidR="00C6718F">
        <w:rPr>
          <w:lang w:val="en-US"/>
        </w:rPr>
        <w:t xml:space="preserve"> </w:t>
      </w:r>
      <w:proofErr w:type="spellStart"/>
      <w:r w:rsidR="00C6718F">
        <w:rPr>
          <w:lang w:val="en-US"/>
        </w:rPr>
        <w:t>followee</w:t>
      </w:r>
      <w:proofErr w:type="spellEnd"/>
      <w:r w:rsidRPr="00B909A2">
        <w:rPr>
          <w:lang w:val="en-US"/>
        </w:rPr>
        <w:t xml:space="preserve">. </w:t>
      </w:r>
      <w:r w:rsidR="003D7D04">
        <w:rPr>
          <w:lang w:val="en-US"/>
        </w:rPr>
        <w:t>F</w:t>
      </w:r>
      <w:r w:rsidRPr="00B909A2">
        <w:rPr>
          <w:lang w:val="en-US"/>
        </w:rPr>
        <w:t xml:space="preserve">orming </w:t>
      </w:r>
      <w:r w:rsidR="00F467B8">
        <w:rPr>
          <w:lang w:val="en-US"/>
        </w:rPr>
        <w:t>following</w:t>
      </w:r>
      <w:r w:rsidRPr="00B909A2">
        <w:rPr>
          <w:lang w:val="en-US"/>
        </w:rPr>
        <w:t xml:space="preserve"> relations can </w:t>
      </w:r>
      <w:r w:rsidR="00CD065C">
        <w:rPr>
          <w:lang w:val="en-US"/>
        </w:rPr>
        <w:t xml:space="preserve">also </w:t>
      </w:r>
      <w:r w:rsidRPr="00B909A2">
        <w:rPr>
          <w:lang w:val="en-US"/>
        </w:rPr>
        <w:t>be used strategically to boost the prominence of an account</w:t>
      </w:r>
      <w:r w:rsidR="0029623B">
        <w:rPr>
          <w:lang w:val="en-US"/>
        </w:rPr>
        <w:t>,</w:t>
      </w:r>
      <w:r w:rsidR="003D7D04">
        <w:rPr>
          <w:lang w:val="en-US"/>
        </w:rPr>
        <w:t xml:space="preserve"> because </w:t>
      </w:r>
      <w:r w:rsidR="003245C6">
        <w:rPr>
          <w:lang w:val="en-US"/>
        </w:rPr>
        <w:t>it</w:t>
      </w:r>
      <w:r w:rsidR="003D7D04">
        <w:rPr>
          <w:lang w:val="en-US"/>
        </w:rPr>
        <w:t xml:space="preserve"> will increase the likelihood that </w:t>
      </w:r>
      <w:r w:rsidR="00CE1CC2">
        <w:rPr>
          <w:lang w:val="en-US"/>
        </w:rPr>
        <w:t xml:space="preserve">one’s </w:t>
      </w:r>
      <w:r w:rsidR="003D7D04">
        <w:rPr>
          <w:lang w:val="en-US"/>
        </w:rPr>
        <w:t>own tweets are shown i</w:t>
      </w:r>
      <w:r w:rsidRPr="00B909A2">
        <w:rPr>
          <w:lang w:val="en-US"/>
        </w:rPr>
        <w:t>n the timelines of others</w:t>
      </w:r>
      <w:r w:rsidR="003D7D04">
        <w:rPr>
          <w:lang w:val="en-US"/>
        </w:rPr>
        <w:t xml:space="preserve"> with whom no following relation is formed</w:t>
      </w:r>
      <w:r w:rsidRPr="00B909A2">
        <w:rPr>
          <w:lang w:val="en-US"/>
        </w:rPr>
        <w:t xml:space="preserve">. </w:t>
      </w:r>
      <w:r w:rsidR="003245C6">
        <w:rPr>
          <w:lang w:val="en-US"/>
        </w:rPr>
        <w:t>However, i</w:t>
      </w:r>
      <w:r w:rsidRPr="00B909A2">
        <w:rPr>
          <w:lang w:val="en-US"/>
        </w:rPr>
        <w:t>n this respect, it should be noted</w:t>
      </w:r>
      <w:r w:rsidR="00C6718F">
        <w:rPr>
          <w:lang w:val="en-US"/>
        </w:rPr>
        <w:t>,</w:t>
      </w:r>
      <w:r w:rsidRPr="00B909A2">
        <w:rPr>
          <w:lang w:val="en-US"/>
        </w:rPr>
        <w:t xml:space="preserve"> that although political parties want their politicians to have and show large numbers of followers</w:t>
      </w:r>
      <w:r w:rsidR="008D7B57">
        <w:rPr>
          <w:lang w:val="en-US"/>
        </w:rPr>
        <w:t>,</w:t>
      </w:r>
      <w:r w:rsidRPr="00B909A2">
        <w:rPr>
          <w:lang w:val="en-US"/>
        </w:rPr>
        <w:t xml:space="preserve"> hardly any party </w:t>
      </w:r>
      <w:r w:rsidR="000104DB">
        <w:rPr>
          <w:lang w:val="en-US"/>
        </w:rPr>
        <w:t xml:space="preserve">in the Netherlands </w:t>
      </w:r>
      <w:r w:rsidRPr="00B909A2">
        <w:rPr>
          <w:lang w:val="en-US"/>
        </w:rPr>
        <w:t xml:space="preserve">seems to actively stimulate </w:t>
      </w:r>
      <w:r w:rsidR="00C40179">
        <w:rPr>
          <w:lang w:val="en-US"/>
        </w:rPr>
        <w:t xml:space="preserve">their </w:t>
      </w:r>
      <w:r w:rsidRPr="00B909A2">
        <w:rPr>
          <w:lang w:val="en-US"/>
        </w:rPr>
        <w:t>MPs</w:t>
      </w:r>
      <w:r w:rsidR="00CE1CC2">
        <w:rPr>
          <w:lang w:val="en-US"/>
        </w:rPr>
        <w:t xml:space="preserve"> to</w:t>
      </w:r>
      <w:r w:rsidRPr="00B909A2">
        <w:rPr>
          <w:lang w:val="en-US"/>
        </w:rPr>
        <w:t xml:space="preserve"> </w:t>
      </w:r>
      <w:r w:rsidR="003D7D04">
        <w:rPr>
          <w:lang w:val="en-US"/>
        </w:rPr>
        <w:t>follow</w:t>
      </w:r>
      <w:r w:rsidRPr="00B909A2">
        <w:rPr>
          <w:lang w:val="en-US"/>
        </w:rPr>
        <w:t xml:space="preserve"> each other on Twitter </w:t>
      </w:r>
      <w:r w:rsidR="00900D80">
        <w:rPr>
          <w:lang w:val="en-US"/>
        </w:rPr>
        <w:fldChar w:fldCharType="begin"/>
      </w:r>
      <w:r w:rsidR="005356BA">
        <w:rPr>
          <w:lang w:val="en-US"/>
        </w:rPr>
        <w:instrText xml:space="preserve"> ADDIN ZOTERO_ITEM CSL_CITATION {"citationID":"dLqbVSjf","properties":{"formattedCitation":"(Jacobs and Spierings 2016)","plainCitation":"(Jacobs and Spierings 2016)","noteIndex":0},"citationItems":[{"id":28,"uris":["http://zotero.org/users/6814611/items/U4ZTHVAE"],"itemData":{"id":28,"type":"book","publisher":"Springer","title":"Social media, parties, and political inequalities","author":[{"family":"Jacobs","given":"Kristof"},{"family":"Spierings","given":"Niels"}],"issued":{"date-parts":[["2016"]]}}}],"schema":"https://github.com/citation-style-language/schema/raw/master/csl-citation.json"} </w:instrText>
      </w:r>
      <w:r w:rsidR="00900D80">
        <w:rPr>
          <w:lang w:val="en-US"/>
        </w:rPr>
        <w:fldChar w:fldCharType="separate"/>
      </w:r>
      <w:r w:rsidR="00900D80" w:rsidRPr="00900D80">
        <w:rPr>
          <w:rFonts w:ascii="Calibri" w:hAnsi="Calibri" w:cs="Calibri"/>
          <w:lang w:val="en-GB"/>
        </w:rPr>
        <w:t>(Jacobs and Spierings 2016)</w:t>
      </w:r>
      <w:r w:rsidR="00900D80">
        <w:rPr>
          <w:lang w:val="en-US"/>
        </w:rPr>
        <w:fldChar w:fldCharType="end"/>
      </w:r>
      <w:r w:rsidR="00900D80">
        <w:rPr>
          <w:lang w:val="en-US"/>
        </w:rPr>
        <w:t xml:space="preserve">. </w:t>
      </w:r>
      <w:r w:rsidRPr="00B909A2">
        <w:rPr>
          <w:lang w:val="en-US"/>
        </w:rPr>
        <w:t xml:space="preserve"> </w:t>
      </w:r>
    </w:p>
    <w:p w14:paraId="216F7C7F" w14:textId="6D66A7EB" w:rsidR="00C6718F" w:rsidRDefault="003245C6" w:rsidP="00283711">
      <w:pPr>
        <w:spacing w:line="480" w:lineRule="auto"/>
        <w:ind w:firstLine="708"/>
        <w:jc w:val="both"/>
        <w:rPr>
          <w:rFonts w:cstheme="minorHAnsi"/>
          <w:lang w:val="en-US"/>
        </w:rPr>
      </w:pPr>
      <w:r>
        <w:rPr>
          <w:lang w:val="en-US"/>
        </w:rPr>
        <w:t xml:space="preserve">Next, </w:t>
      </w:r>
      <w:r w:rsidR="00B909A2" w:rsidRPr="00B909A2">
        <w:rPr>
          <w:lang w:val="en-US"/>
        </w:rPr>
        <w:t>Twitter</w:t>
      </w:r>
      <w:r w:rsidR="00743999">
        <w:rPr>
          <w:lang w:val="en-US"/>
        </w:rPr>
        <w:t xml:space="preserve"> </w:t>
      </w:r>
      <w:r w:rsidR="00B909A2" w:rsidRPr="00B909A2">
        <w:rPr>
          <w:lang w:val="en-US"/>
        </w:rPr>
        <w:t xml:space="preserve">allows users to </w:t>
      </w:r>
      <w:r w:rsidR="00327F5D">
        <w:rPr>
          <w:lang w:val="en-US"/>
        </w:rPr>
        <w:t>basically copy</w:t>
      </w:r>
      <w:r w:rsidR="00327F5D" w:rsidRPr="00B909A2">
        <w:rPr>
          <w:lang w:val="en-US"/>
        </w:rPr>
        <w:t xml:space="preserve"> </w:t>
      </w:r>
      <w:r w:rsidR="00B909A2" w:rsidRPr="00B909A2">
        <w:rPr>
          <w:lang w:val="en-US"/>
        </w:rPr>
        <w:t>a post of another user</w:t>
      </w:r>
      <w:r w:rsidR="003D7D04">
        <w:rPr>
          <w:lang w:val="en-US"/>
        </w:rPr>
        <w:t xml:space="preserve"> and</w:t>
      </w:r>
      <w:r w:rsidR="00B909A2" w:rsidRPr="00B909A2">
        <w:rPr>
          <w:lang w:val="en-US"/>
        </w:rPr>
        <w:t xml:space="preserve"> </w:t>
      </w:r>
      <w:r w:rsidR="00327F5D">
        <w:rPr>
          <w:lang w:val="en-US"/>
        </w:rPr>
        <w:t>push it to their own followers</w:t>
      </w:r>
      <w:r w:rsidR="00CE1CC2" w:rsidRPr="00CE1CC2">
        <w:rPr>
          <w:lang w:val="en-US"/>
        </w:rPr>
        <w:t xml:space="preserve"> </w:t>
      </w:r>
      <w:r w:rsidR="00CE1CC2">
        <w:rPr>
          <w:lang w:val="en-US"/>
        </w:rPr>
        <w:t>via the retweet function</w:t>
      </w:r>
      <w:r w:rsidR="00B909A2" w:rsidRPr="00B909A2">
        <w:rPr>
          <w:lang w:val="en-US"/>
        </w:rPr>
        <w:t xml:space="preserve">. Retweeting a message indicates that the original tweet is deemed an interesting enough intervention </w:t>
      </w:r>
      <w:r w:rsidR="00B909A2" w:rsidRPr="00B909A2">
        <w:rPr>
          <w:rFonts w:cstheme="minorHAnsi"/>
          <w:lang w:val="en-US"/>
        </w:rPr>
        <w:t xml:space="preserve">in the public debate to pass it on to one’s own followers. </w:t>
      </w:r>
      <w:r w:rsidR="00327F5D">
        <w:rPr>
          <w:rFonts w:cstheme="minorHAnsi"/>
          <w:lang w:val="en-US"/>
        </w:rPr>
        <w:t>Although p</w:t>
      </w:r>
      <w:r w:rsidR="00B909A2" w:rsidRPr="00B909A2">
        <w:rPr>
          <w:rFonts w:cstheme="minorHAnsi"/>
          <w:lang w:val="en-US"/>
        </w:rPr>
        <w:t xml:space="preserve">oliticians tend to explicitly claim that a retweet is not necessarily an endorsement </w:t>
      </w:r>
      <w:r w:rsidR="00B74927">
        <w:rPr>
          <w:rFonts w:cstheme="minorHAnsi"/>
          <w:lang w:val="en-US"/>
        </w:rPr>
        <w:fldChar w:fldCharType="begin"/>
      </w:r>
      <w:r w:rsidR="005356BA">
        <w:rPr>
          <w:rFonts w:cstheme="minorHAnsi"/>
          <w:lang w:val="en-US"/>
        </w:rPr>
        <w:instrText xml:space="preserve"> ADDIN ZOTERO_ITEM CSL_CITATION {"citationID":"FpJqvsa4","properties":{"formattedCitation":"(Boyd, Golder, and Lotan 2010; Klinger and Svensson 2015; Metaxas et al. 2015)","plainCitation":"(Boyd, Golder, and Lotan 2010; Klinger and Svensson 2015; Metaxas et al. 2015)","dontUpdate":true,"noteIndex":0},"citationItems":[{"id":26,"uris":["http://zotero.org/users/6814611/items/UW2NQ7I8"],"itemData":{"id":26,"type":"paper-conference","container-title":"2010 43rd Hawaii international conference on system sciences","page":"1–10","publisher":"IEEE","title":"Tweet, tweet, retweet: Conversational aspects of retweeting on twitter","author":[{"family":"Boyd","given":"Danah"},{"family":"Golder","given":"Scott"},{"family":"Lotan","given":"Gilad"}],"issued":{"date-parts":[["2010"]]}}},{"id":41,"uris":["http://zotero.org/users/6814611/items/SV22L6ES"],"itemData":{"id":41,"type":"article-journal","container-title":"New media &amp; society","issue":"8","note":"publisher: Sage Publications Sage UK: London, England","page":"1241–1257","title":"The emergence of network media logic in political communication: A theoretical approach","volume":"17","author":[{"family":"Klinger","given":"Ulrike"},{"family":"Svensson","given":"Jakob"}],"issued":{"date-parts":[["2015"]]}}},{"id":24,"uris":["http://zotero.org/users/6814611/items/ITKWZI59"],"itemData":{"id":24,"type":"paper-conference","container-title":"Proceedings of the International AAAI Conference on Web and Social Media","note":"issue: 1","title":"What do retweets indicate? Results from user survey and meta-review of research","volume":"9","author":[{"family":"Metaxas","given":"Panagiotis"},{"family":"Mustafaraj","given":"Eni"},{"family":"Wong","given":"Kily"},{"family":"Zeng","given":"Laura"},{"family":"O'Keefe","given":"Megan"},{"family":"Finn","given":"Samantha"}],"issued":{"date-parts":[["2015"]]}}}],"schema":"https://github.com/citation-style-language/schema/raw/master/csl-citation.json"} </w:instrText>
      </w:r>
      <w:r w:rsidR="00B74927">
        <w:rPr>
          <w:rFonts w:cstheme="minorHAnsi"/>
          <w:lang w:val="en-US"/>
        </w:rPr>
        <w:fldChar w:fldCharType="separate"/>
      </w:r>
      <w:r w:rsidR="00B74927" w:rsidRPr="00B74927">
        <w:rPr>
          <w:rFonts w:ascii="Calibri" w:hAnsi="Calibri" w:cs="Calibri"/>
          <w:lang w:val="en-GB"/>
        </w:rPr>
        <w:t>(Klinger and Svensson 2015; Metaxas et al. 2015)</w:t>
      </w:r>
      <w:r w:rsidR="00B74927">
        <w:rPr>
          <w:rFonts w:cstheme="minorHAnsi"/>
          <w:lang w:val="en-US"/>
        </w:rPr>
        <w:fldChar w:fldCharType="end"/>
      </w:r>
      <w:r w:rsidR="00B909A2" w:rsidRPr="00B909A2">
        <w:rPr>
          <w:rFonts w:cstheme="minorHAnsi"/>
          <w:lang w:val="en-US"/>
        </w:rPr>
        <w:t xml:space="preserve">, particularly among politicians, retweeting a message of another politician one disagrees with is </w:t>
      </w:r>
      <w:r w:rsidR="005B797D">
        <w:rPr>
          <w:rFonts w:cstheme="minorHAnsi"/>
          <w:lang w:val="en-US"/>
        </w:rPr>
        <w:t xml:space="preserve">relatively </w:t>
      </w:r>
      <w:r w:rsidR="00B909A2" w:rsidRPr="00B909A2">
        <w:rPr>
          <w:rFonts w:cstheme="minorHAnsi"/>
          <w:lang w:val="en-US"/>
        </w:rPr>
        <w:t>unlikely, because the retweet function is mainly a passing on of content</w:t>
      </w:r>
      <w:r w:rsidR="00840411">
        <w:rPr>
          <w:rFonts w:cstheme="minorHAnsi"/>
          <w:lang w:val="en-US"/>
        </w:rPr>
        <w:t xml:space="preserve"> </w:t>
      </w:r>
      <w:r w:rsidR="00840411">
        <w:rPr>
          <w:lang w:val="en-US"/>
        </w:rPr>
        <w:fldChar w:fldCharType="begin"/>
      </w:r>
      <w:r w:rsidR="00656B95">
        <w:rPr>
          <w:lang w:val="en-US"/>
        </w:rPr>
        <w:instrText xml:space="preserve"> ADDIN ZOTERO_ITEM CSL_CITATION {"citationID":"S0UwMn7s","properties":{"formattedCitation":"(Praet et al. 2021)","plainCitation":"(Praet et al. 2021)","noteIndex":0},"citationItems":[{"id":90,"uris":["http://zotero.org/users/6814611/items/KCNAM2H6"],"itemData":{"id":90,"type":"article-journal","abstract":"Social media networks have revolutionized social science research. Yet, a lack of comparative empirical analysis of these networks leave social scientists with little knowledge on the role that contextual factors play in the formation of social relations. In this paper we perform a large-scale comparison of parliamentary Twitter networks in 12 countries to improve our understanding of the influence of the country’s democratic system on network behavior and elite polarization. One year of Twitter data was collected from all members of the parliament and government in these countries, which resulted in around two million tweets by almost 6000 politicians. Social network analysis of the Twitter interactions indicates that consensual democracies are characterized by more dense parliamentary relations but also higher hierarchy and fragmentation compared to majoritarian systems. Secondly, parliaments with a high effective number of parties are more cooperative, which results in higher inter-party relations. Next to that, we show differences in the followers, mentions, and retweets networks that hold across all countries and political systems. Our empirical results correspond to established theoretical insights and highlight the relevance of institutional context as well as the platform characteristics when conducting social media research. With this research we demonstrate the importance and the opportunities of social network analysis for comparative research.","container-title":"Online Social Networks and Media","DOI":"https://doi.org/10.1016/j.osnem.2021.100154","ISSN":"2468-6964","page":"100154","title":"Patterns of democracy? Social network analysis of parliamentary Twitter networks in 12 countries","volume":"24","author":[{"family":"Praet","given":"Stiene"},{"family":"Martens","given":"David"},{"family":"Aelst","given":"Peter Van"}],"issued":{"date-parts":[["2021"]]}}}],"schema":"https://github.com/citation-style-language/schema/raw/master/csl-citation.json"} </w:instrText>
      </w:r>
      <w:r w:rsidR="00840411">
        <w:rPr>
          <w:lang w:val="en-US"/>
        </w:rPr>
        <w:fldChar w:fldCharType="separate"/>
      </w:r>
      <w:r w:rsidR="00656B95" w:rsidRPr="006F4516">
        <w:rPr>
          <w:rFonts w:ascii="Calibri" w:hAnsi="Calibri" w:cs="Calibri"/>
          <w:lang w:val="en-US"/>
        </w:rPr>
        <w:t>(</w:t>
      </w:r>
      <w:proofErr w:type="spellStart"/>
      <w:r w:rsidR="00656B95" w:rsidRPr="006F4516">
        <w:rPr>
          <w:rFonts w:ascii="Calibri" w:hAnsi="Calibri" w:cs="Calibri"/>
          <w:lang w:val="en-US"/>
        </w:rPr>
        <w:t>Praet</w:t>
      </w:r>
      <w:proofErr w:type="spellEnd"/>
      <w:r w:rsidR="00656B95" w:rsidRPr="006F4516">
        <w:rPr>
          <w:rFonts w:ascii="Calibri" w:hAnsi="Calibri" w:cs="Calibri"/>
          <w:lang w:val="en-US"/>
        </w:rPr>
        <w:t xml:space="preserve"> et al. 2021)</w:t>
      </w:r>
      <w:r w:rsidR="00840411">
        <w:rPr>
          <w:lang w:val="en-US"/>
        </w:rPr>
        <w:fldChar w:fldCharType="end"/>
      </w:r>
      <w:r w:rsidR="00840411">
        <w:rPr>
          <w:lang w:val="en-US"/>
        </w:rPr>
        <w:t>.</w:t>
      </w:r>
      <w:r w:rsidR="00743999">
        <w:rPr>
          <w:rFonts w:cstheme="minorHAnsi"/>
          <w:lang w:val="en-US"/>
        </w:rPr>
        <w:t xml:space="preserve"> The exception here is retweeting a post by ‘quoting’ it and adding one’s own take on the issue. This function can be used to show what one disagrees with. While this is not uncommon, re</w:t>
      </w:r>
      <w:r w:rsidR="00850EDE">
        <w:rPr>
          <w:rFonts w:cstheme="minorHAnsi"/>
          <w:lang w:val="en-US"/>
        </w:rPr>
        <w:t>tweets are of the three relationship types</w:t>
      </w:r>
      <w:r w:rsidR="00743999">
        <w:rPr>
          <w:rFonts w:cstheme="minorHAnsi"/>
          <w:lang w:val="en-US"/>
        </w:rPr>
        <w:t xml:space="preserve"> the one </w:t>
      </w:r>
      <w:r w:rsidR="00850EDE">
        <w:rPr>
          <w:rFonts w:cstheme="minorHAnsi"/>
          <w:lang w:val="en-US"/>
        </w:rPr>
        <w:t xml:space="preserve">most likely to signal positive affect. </w:t>
      </w:r>
    </w:p>
    <w:p w14:paraId="4BE19F10" w14:textId="29A4EA34" w:rsidR="003D7D04" w:rsidRDefault="00B909A2" w:rsidP="00283711">
      <w:pPr>
        <w:spacing w:line="480" w:lineRule="auto"/>
        <w:ind w:firstLine="708"/>
        <w:jc w:val="both"/>
        <w:rPr>
          <w:rFonts w:cstheme="minorHAnsi"/>
          <w:lang w:val="en-US"/>
        </w:rPr>
      </w:pPr>
      <w:r w:rsidRPr="00B909A2">
        <w:rPr>
          <w:rFonts w:cstheme="minorHAnsi"/>
          <w:lang w:val="en-US"/>
        </w:rPr>
        <w:t xml:space="preserve">In contrast, </w:t>
      </w:r>
      <w:r w:rsidR="0000748A">
        <w:rPr>
          <w:rFonts w:cstheme="minorHAnsi"/>
          <w:lang w:val="en-US"/>
        </w:rPr>
        <w:t xml:space="preserve">of the three, </w:t>
      </w:r>
      <w:r w:rsidRPr="00B909A2">
        <w:rPr>
          <w:rFonts w:cstheme="minorHAnsi"/>
          <w:lang w:val="en-US"/>
        </w:rPr>
        <w:t>the @</w:t>
      </w:r>
      <w:r w:rsidR="005B797D">
        <w:rPr>
          <w:rFonts w:cstheme="minorHAnsi"/>
          <w:lang w:val="en-US"/>
        </w:rPr>
        <w:t>-</w:t>
      </w:r>
      <w:r w:rsidRPr="00B909A2">
        <w:rPr>
          <w:rFonts w:cstheme="minorHAnsi"/>
          <w:lang w:val="en-US"/>
        </w:rPr>
        <w:t xml:space="preserve">mention functionality of </w:t>
      </w:r>
      <w:r w:rsidR="0000748A">
        <w:rPr>
          <w:rFonts w:cstheme="minorHAnsi"/>
          <w:lang w:val="en-US"/>
        </w:rPr>
        <w:t>T</w:t>
      </w:r>
      <w:r w:rsidRPr="00B909A2">
        <w:rPr>
          <w:rFonts w:cstheme="minorHAnsi"/>
          <w:lang w:val="en-US"/>
        </w:rPr>
        <w:t xml:space="preserve">witter </w:t>
      </w:r>
      <w:r w:rsidR="0000748A">
        <w:rPr>
          <w:rFonts w:cstheme="minorHAnsi"/>
          <w:lang w:val="en-US"/>
        </w:rPr>
        <w:t>is</w:t>
      </w:r>
      <w:r w:rsidRPr="00B909A2">
        <w:rPr>
          <w:rFonts w:cstheme="minorHAnsi"/>
          <w:lang w:val="en-US"/>
        </w:rPr>
        <w:t xml:space="preserve"> most likely to be used by politicians for debating with opponents </w:t>
      </w:r>
      <w:r w:rsidR="00850EDE">
        <w:rPr>
          <w:rFonts w:cstheme="minorHAnsi"/>
          <w:lang w:val="en-US"/>
        </w:rPr>
        <w:t>and to signal negative affect</w:t>
      </w:r>
      <w:r w:rsidR="009F1E62">
        <w:rPr>
          <w:rFonts w:cstheme="minorHAnsi"/>
          <w:lang w:val="en-US"/>
        </w:rPr>
        <w:t xml:space="preserve">, next to forging cross-party </w:t>
      </w:r>
      <w:r w:rsidR="009F1E62">
        <w:rPr>
          <w:rFonts w:cstheme="minorHAnsi"/>
          <w:lang w:val="en-US"/>
        </w:rPr>
        <w:t xml:space="preserve">alliances </w:t>
      </w:r>
      <w:r w:rsidR="006F4516">
        <w:rPr>
          <w:rFonts w:cstheme="minorHAnsi"/>
          <w:lang w:val="en-US"/>
        </w:rPr>
        <w:fldChar w:fldCharType="begin"/>
      </w:r>
      <w:r w:rsidR="0040576C">
        <w:rPr>
          <w:rFonts w:cstheme="minorHAnsi"/>
          <w:lang w:val="en-US"/>
        </w:rPr>
        <w:instrText xml:space="preserve"> ADDIN ZOTERO_ITEM CSL_CITATION {"citationID":"SepTN461","properties":{"formattedCitation":"(Del Valle, Broersma, and Ponsioen 2022)","plainCitation":"(Del Valle, Broersma, and Ponsioen 2022)","noteIndex":0},"citationItems":[{"id":97,"uris":["http://zotero.org/users/6814611/items/JVQJI4K8"],"itemData":{"id":97,"type":"article-journal","abstract":"A growing body of research has examined the uptake of social media by politicians, the formation of communication ties in online political networks, and the interplay between social media and political polarization. However, few studies have analyzed how social media are affecting communication in parliamentary networks. This is especially relevant in highly fragmented political systems in which collaboration between political parties is crucial to win support in parliament. Does MPs’ use of social media foster communications among parliamentarians who think differently, or does it result in like-minded clusters polarized along party lines, confining MPs to those who think alike? This study analyzes the formation of communication ties and the degree of homophily in the Dutch MPs’ @mention Twitter network. We employed exponential random graph models on a 1-year sample of all tweets in which Dutch MPs mentioned each other (N = 7,356) to discover the network parameters (reciprocity, popularity, and brokerage) and individual attributes (seniority, participation in the parliamentary commissions, age, gender, and geographical area) that facilitate communication ties among parliamentarians. Also, we measured party polarization by calculating the external–internal index of the mentions. Dutch MPs’ communication ties arise from network dynamics (reciprocity, brokerage, and popularity) and from MPs’ participation in the parliamentary commissions, age, gender, and geographical area. Furthermore, there is a high degree of cross-party interactions in the Dutch MPs’ mentions Twitter network. Our results refute the existence of “echo chambers” in the Dutch MPs’ mentions Twitter network and support the hypothesis that social media can open up spaces for discussion among political parties. This is particularly important in fragmented consensus democracies where negotiation and coordination between parties to form coalitions is key.","container-title":"Social Science Computer Review","DOI":"10.1177/0894439320987569","issue":"3","note":"_eprint: https://doi.org/10.1177/0894439320987569","page":"736-755","title":"Political Interaction Beyond Party Lines: Communication Ties and Party Polarization in Parliamentary Twitter Networks","volume":"40","author":[{"family":"Del Valle","given":"Marc Esteve"},{"family":"Broersma","given":"Marcel"},{"family":"Ponsioen","given":"Arnout"}],"issued":{"date-parts":[["2022"]]}}}],"schema":"https://github.com/citation-style-language/schema/raw/master/csl-citation.json"} </w:instrText>
      </w:r>
      <w:r w:rsidR="006F4516">
        <w:rPr>
          <w:rFonts w:cstheme="minorHAnsi"/>
          <w:lang w:val="en-US"/>
        </w:rPr>
        <w:fldChar w:fldCharType="separate"/>
      </w:r>
      <w:r w:rsidR="0040576C" w:rsidRPr="0040576C">
        <w:rPr>
          <w:rFonts w:ascii="Calibri" w:hAnsi="Calibri" w:cs="Calibri"/>
        </w:rPr>
        <w:t xml:space="preserve">(Del </w:t>
      </w:r>
      <w:proofErr w:type="spellStart"/>
      <w:r w:rsidR="0040576C" w:rsidRPr="0040576C">
        <w:rPr>
          <w:rFonts w:ascii="Calibri" w:hAnsi="Calibri" w:cs="Calibri"/>
        </w:rPr>
        <w:t>Valle</w:t>
      </w:r>
      <w:proofErr w:type="spellEnd"/>
      <w:r w:rsidR="0040576C" w:rsidRPr="0040576C">
        <w:rPr>
          <w:rFonts w:ascii="Calibri" w:hAnsi="Calibri" w:cs="Calibri"/>
        </w:rPr>
        <w:t xml:space="preserve">, Broersma, </w:t>
      </w:r>
      <w:proofErr w:type="spellStart"/>
      <w:r w:rsidR="0040576C" w:rsidRPr="0040576C">
        <w:rPr>
          <w:rFonts w:ascii="Calibri" w:hAnsi="Calibri" w:cs="Calibri"/>
        </w:rPr>
        <w:t>and</w:t>
      </w:r>
      <w:proofErr w:type="spellEnd"/>
      <w:r w:rsidR="0040576C" w:rsidRPr="0040576C">
        <w:rPr>
          <w:rFonts w:ascii="Calibri" w:hAnsi="Calibri" w:cs="Calibri"/>
        </w:rPr>
        <w:t xml:space="preserve"> </w:t>
      </w:r>
      <w:proofErr w:type="spellStart"/>
      <w:r w:rsidR="0040576C" w:rsidRPr="0040576C">
        <w:rPr>
          <w:rFonts w:ascii="Calibri" w:hAnsi="Calibri" w:cs="Calibri"/>
        </w:rPr>
        <w:t>Ponsioen</w:t>
      </w:r>
      <w:proofErr w:type="spellEnd"/>
      <w:r w:rsidR="0040576C" w:rsidRPr="0040576C">
        <w:rPr>
          <w:rFonts w:ascii="Calibri" w:hAnsi="Calibri" w:cs="Calibri"/>
        </w:rPr>
        <w:t xml:space="preserve"> 2022)</w:t>
      </w:r>
      <w:r w:rsidR="006F4516">
        <w:rPr>
          <w:rFonts w:cstheme="minorHAnsi"/>
          <w:lang w:val="en-US"/>
        </w:rPr>
        <w:fldChar w:fldCharType="end"/>
      </w:r>
      <w:r w:rsidRPr="00B909A2">
        <w:rPr>
          <w:rFonts w:cstheme="minorHAnsi"/>
          <w:lang w:val="en-US"/>
        </w:rPr>
        <w:t xml:space="preserve">. </w:t>
      </w:r>
      <w:r w:rsidR="00010409">
        <w:rPr>
          <w:rFonts w:cstheme="minorHAnsi"/>
          <w:lang w:val="en-US"/>
        </w:rPr>
        <w:t>T</w:t>
      </w:r>
      <w:r w:rsidR="001A40BE">
        <w:rPr>
          <w:rFonts w:cstheme="minorHAnsi"/>
          <w:lang w:val="en-US"/>
        </w:rPr>
        <w:t xml:space="preserve">here are two ways in which one </w:t>
      </w:r>
      <w:r w:rsidR="003D7D04">
        <w:rPr>
          <w:rFonts w:cstheme="minorHAnsi"/>
          <w:lang w:val="en-US"/>
        </w:rPr>
        <w:t xml:space="preserve">could </w:t>
      </w:r>
      <w:r w:rsidR="001A40BE">
        <w:rPr>
          <w:rFonts w:cstheme="minorHAnsi"/>
          <w:lang w:val="en-US"/>
        </w:rPr>
        <w:t>@-mention others. First, a user can write a post and invite other</w:t>
      </w:r>
      <w:r w:rsidR="00F467B8">
        <w:rPr>
          <w:rFonts w:cstheme="minorHAnsi"/>
          <w:lang w:val="en-US"/>
        </w:rPr>
        <w:t>s</w:t>
      </w:r>
      <w:r w:rsidR="001A40BE">
        <w:rPr>
          <w:rFonts w:cstheme="minorHAnsi"/>
          <w:lang w:val="en-US"/>
        </w:rPr>
        <w:t xml:space="preserve"> to be aware of, look at, or respond to that post by including the person in the message using the @-mention. If one does so, the @-mentioned account gets a notification, strongly increasing the likelihood that the tweet is noticed by the @-mentioned person. Second, below each tweet, Twitter put</w:t>
      </w:r>
      <w:r w:rsidR="008D7B57">
        <w:rPr>
          <w:rFonts w:cstheme="minorHAnsi"/>
          <w:lang w:val="en-US"/>
        </w:rPr>
        <w:t>s</w:t>
      </w:r>
      <w:r w:rsidR="001A40BE">
        <w:rPr>
          <w:rFonts w:cstheme="minorHAnsi"/>
          <w:lang w:val="en-US"/>
        </w:rPr>
        <w:t xml:space="preserve"> a small speech bubble icon via which users can directly</w:t>
      </w:r>
      <w:r w:rsidR="003D7D04">
        <w:rPr>
          <w:rFonts w:cstheme="minorHAnsi"/>
          <w:lang w:val="en-US"/>
        </w:rPr>
        <w:t>,</w:t>
      </w:r>
      <w:r w:rsidR="001A40BE">
        <w:rPr>
          <w:rFonts w:cstheme="minorHAnsi"/>
          <w:lang w:val="en-US"/>
        </w:rPr>
        <w:t xml:space="preserve"> but </w:t>
      </w:r>
      <w:r w:rsidR="00F467B8">
        <w:rPr>
          <w:rFonts w:cstheme="minorHAnsi"/>
          <w:lang w:val="en-US"/>
        </w:rPr>
        <w:t>publicly</w:t>
      </w:r>
      <w:r w:rsidR="003D7D04">
        <w:rPr>
          <w:rFonts w:cstheme="minorHAnsi"/>
          <w:lang w:val="en-US"/>
        </w:rPr>
        <w:t>,</w:t>
      </w:r>
      <w:r w:rsidR="001A40BE">
        <w:rPr>
          <w:rFonts w:cstheme="minorHAnsi"/>
          <w:lang w:val="en-US"/>
        </w:rPr>
        <w:t xml:space="preserve"> reply to a message. Using this function automatically leads to including the </w:t>
      </w:r>
      <w:r w:rsidR="0000748A">
        <w:rPr>
          <w:rFonts w:cstheme="minorHAnsi"/>
          <w:lang w:val="en-US"/>
        </w:rPr>
        <w:t>author</w:t>
      </w:r>
      <w:r w:rsidR="001A40BE">
        <w:rPr>
          <w:rFonts w:cstheme="minorHAnsi"/>
          <w:lang w:val="en-US"/>
        </w:rPr>
        <w:t xml:space="preserve"> of the original message to be @-mentioned in the reply. This way</w:t>
      </w:r>
      <w:r w:rsidR="00C6718F">
        <w:rPr>
          <w:rFonts w:cstheme="minorHAnsi"/>
          <w:lang w:val="en-US"/>
        </w:rPr>
        <w:t>,</w:t>
      </w:r>
      <w:r w:rsidR="001A40BE">
        <w:rPr>
          <w:rFonts w:cstheme="minorHAnsi"/>
          <w:lang w:val="en-US"/>
        </w:rPr>
        <w:t xml:space="preserve"> Twitter facilitates interaction among users. </w:t>
      </w:r>
      <w:r w:rsidR="001A40BE">
        <w:rPr>
          <w:rFonts w:cstheme="minorHAnsi"/>
          <w:lang w:val="en-US"/>
        </w:rPr>
        <w:lastRenderedPageBreak/>
        <w:t>Overall, the @-mention is thus used for ‘calling upon a person’, holding conversations</w:t>
      </w:r>
      <w:r w:rsidR="00D3005B">
        <w:rPr>
          <w:rFonts w:cstheme="minorHAnsi"/>
          <w:lang w:val="en-US"/>
        </w:rPr>
        <w:t>,</w:t>
      </w:r>
      <w:r w:rsidR="001A40BE">
        <w:rPr>
          <w:rFonts w:cstheme="minorHAnsi"/>
          <w:lang w:val="en-US"/>
        </w:rPr>
        <w:t xml:space="preserve"> and debating </w:t>
      </w:r>
      <w:r w:rsidR="00B74927">
        <w:rPr>
          <w:rFonts w:cstheme="minorHAnsi"/>
          <w:lang w:val="en-US"/>
        </w:rPr>
        <w:fldChar w:fldCharType="begin"/>
      </w:r>
      <w:r w:rsidR="0040576C">
        <w:rPr>
          <w:rFonts w:cstheme="minorHAnsi"/>
          <w:lang w:val="en-US"/>
        </w:rPr>
        <w:instrText xml:space="preserve"> ADDIN ZOTERO_ITEM CSL_CITATION {"citationID":"osZshK7C","properties":{"formattedCitation":"(Del Valle et al. 2022; Spierings and Jacobs 2019)","plainCitation":"(Del Valle et al. 2022; Spierings and Jacobs 2019)","noteIndex":0},"citationItems":[{"id":39,"uris":["http://zotero.org/users/6814611/items/4GGUEIRN"],"itemData":{"id":39,"type":"article-journal","container-title":"Acta Politica","issue":"1","note":"publisher: Springer","page":"145–173","title":"Political parties and social media campaigning","volume":"54","author":[{"family":"Spierings","given":"Niels"},{"family":"Jacobs","given":"Kristof"}],"issued":{"date-parts":[["2019"]]}}},{"id":97,"uris":["http://zotero.org/users/6814611/items/JVQJI4K8"],"itemData":{"id":97,"type":"article-journal","abstract":"A growing body of research has examined the uptake of social media by politicians, the formation of communication ties in online political networks, and the interplay between social media and political polarization. However, few studies have analyzed how social media are affecting communication in parliamentary networks. This is especially relevant in highly fragmented political systems in which collaboration between political parties is crucial to win support in parliament. Does MPs’ use of social media foster communications among parliamentarians who think differently, or does it result in like-minded clusters polarized along party lines, confining MPs to those who think alike? This study analyzes the formation of communication ties and the degree of homophily in the Dutch MPs’ @mention Twitter network. We employed exponential random graph models on a 1-year sample of all tweets in which Dutch MPs mentioned each other (N = 7,356) to discover the network parameters (reciprocity, popularity, and brokerage) and individual attributes (seniority, participation in the parliamentary commissions, age, gender, and geographical area) that facilitate communication ties among parliamentarians. Also, we measured party polarization by calculating the external–internal index of the mentions. Dutch MPs’ communication ties arise from network dynamics (reciprocity, brokerage, and popularity) and from MPs’ participation in the parliamentary commissions, age, gender, and geographical area. Furthermore, there is a high degree of cross-party interactions in the Dutch MPs’ mentions Twitter network. Our results refute the existence of “echo chambers” in the Dutch MPs’ mentions Twitter network and support the hypothesis that social media can open up spaces for discussion among political parties. This is particularly important in fragmented consensus democracies where negotiation and coordination between parties to form coalitions is key.","container-title":"Social Science Computer Review","DOI":"10.1177/0894439320987569","issue":"3","note":"_eprint: https://doi.org/10.1177/0894439320987569","page":"736-755","title":"Political Interaction Beyond Party Lines: Communication Ties and Party Polarization in Parliamentary Twitter Networks","volume":"40","author":[{"family":"Del Valle","given":"Marc Esteve"},{"family":"Broersma","given":"Marcel"},{"family":"Ponsioen","given":"Arnout"}],"issued":{"date-parts":[["2022"]]}}}],"schema":"https://github.com/citation-style-language/schema/raw/master/csl-citation.json"} </w:instrText>
      </w:r>
      <w:r w:rsidR="00B74927">
        <w:rPr>
          <w:rFonts w:cstheme="minorHAnsi"/>
          <w:lang w:val="en-US"/>
        </w:rPr>
        <w:fldChar w:fldCharType="separate"/>
      </w:r>
      <w:r w:rsidR="0040576C" w:rsidRPr="0040576C">
        <w:rPr>
          <w:rFonts w:ascii="Calibri" w:hAnsi="Calibri" w:cs="Calibri"/>
          <w:lang w:val="en-US"/>
        </w:rPr>
        <w:t xml:space="preserve">(Del Valle et al. 2022; </w:t>
      </w:r>
      <w:proofErr w:type="spellStart"/>
      <w:r w:rsidR="0040576C" w:rsidRPr="0040576C">
        <w:rPr>
          <w:rFonts w:ascii="Calibri" w:hAnsi="Calibri" w:cs="Calibri"/>
          <w:lang w:val="en-US"/>
        </w:rPr>
        <w:t>Spierings</w:t>
      </w:r>
      <w:proofErr w:type="spellEnd"/>
      <w:r w:rsidR="0040576C" w:rsidRPr="0040576C">
        <w:rPr>
          <w:rFonts w:ascii="Calibri" w:hAnsi="Calibri" w:cs="Calibri"/>
          <w:lang w:val="en-US"/>
        </w:rPr>
        <w:t xml:space="preserve"> and Jacobs 2019)</w:t>
      </w:r>
      <w:r w:rsidR="00B74927">
        <w:rPr>
          <w:rFonts w:cstheme="minorHAnsi"/>
          <w:lang w:val="en-US"/>
        </w:rPr>
        <w:fldChar w:fldCharType="end"/>
      </w:r>
      <w:r w:rsidR="001A40BE">
        <w:rPr>
          <w:rFonts w:cstheme="minorHAnsi"/>
          <w:lang w:val="en-US"/>
        </w:rPr>
        <w:t xml:space="preserve">. </w:t>
      </w:r>
    </w:p>
    <w:p w14:paraId="7400328D" w14:textId="0870D76E" w:rsidR="00B909A2" w:rsidRPr="00B909A2" w:rsidRDefault="0012508C" w:rsidP="00283711">
      <w:pPr>
        <w:spacing w:line="480" w:lineRule="auto"/>
        <w:ind w:firstLine="708"/>
        <w:jc w:val="both"/>
        <w:rPr>
          <w:lang w:val="en-US"/>
        </w:rPr>
      </w:pPr>
      <w:r>
        <w:rPr>
          <w:lang w:val="en-US"/>
        </w:rPr>
        <w:t xml:space="preserve">Given their different functions, and </w:t>
      </w:r>
      <w:r w:rsidR="001F53DA">
        <w:rPr>
          <w:lang w:val="en-US"/>
        </w:rPr>
        <w:t xml:space="preserve">the presumed different emotional </w:t>
      </w:r>
      <w:r>
        <w:rPr>
          <w:lang w:val="en-US"/>
        </w:rPr>
        <w:t>valence</w:t>
      </w:r>
      <w:r w:rsidR="001F53DA">
        <w:rPr>
          <w:lang w:val="en-US"/>
        </w:rPr>
        <w:t xml:space="preserve"> attached to </w:t>
      </w:r>
      <w:r w:rsidR="00854357">
        <w:rPr>
          <w:lang w:val="en-US"/>
        </w:rPr>
        <w:t>the different typ</w:t>
      </w:r>
      <w:r w:rsidR="00B83A4E">
        <w:rPr>
          <w:lang w:val="en-US"/>
        </w:rPr>
        <w:t>e</w:t>
      </w:r>
      <w:r w:rsidR="00854357">
        <w:rPr>
          <w:lang w:val="en-US"/>
        </w:rPr>
        <w:t xml:space="preserve"> of </w:t>
      </w:r>
      <w:r w:rsidR="001F53DA">
        <w:rPr>
          <w:lang w:val="en-US"/>
        </w:rPr>
        <w:t>ties</w:t>
      </w:r>
      <w:r>
        <w:rPr>
          <w:lang w:val="en-US"/>
        </w:rPr>
        <w:t xml:space="preserve">, </w:t>
      </w:r>
      <w:r w:rsidR="006F7F34">
        <w:rPr>
          <w:lang w:val="en-US"/>
        </w:rPr>
        <w:t xml:space="preserve">MPs may hold different structural positions in each network-layer and </w:t>
      </w:r>
      <w:r w:rsidR="000C21A5">
        <w:rPr>
          <w:lang w:val="en-US"/>
        </w:rPr>
        <w:t>network structures in each layer</w:t>
      </w:r>
      <w:r w:rsidR="001F53DA">
        <w:rPr>
          <w:lang w:val="en-US"/>
        </w:rPr>
        <w:t xml:space="preserve"> of Twittersphere</w:t>
      </w:r>
      <w:r w:rsidR="000C21A5">
        <w:rPr>
          <w:lang w:val="en-US"/>
        </w:rPr>
        <w:t xml:space="preserve"> do not necessarily need to be similar</w:t>
      </w:r>
      <w:r w:rsidR="00CD065C">
        <w:rPr>
          <w:lang w:val="en-US"/>
        </w:rPr>
        <w:t xml:space="preserve"> </w:t>
      </w:r>
      <w:r w:rsidR="00B74927">
        <w:rPr>
          <w:lang w:val="en-US"/>
        </w:rPr>
        <w:fldChar w:fldCharType="begin"/>
      </w:r>
      <w:r w:rsidR="006F4516">
        <w:rPr>
          <w:lang w:val="en-US"/>
        </w:rPr>
        <w:instrText xml:space="preserve"> ADDIN ZOTERO_ITEM CSL_CITATION {"citationID":"8nI8qdAl","properties":{"formattedCitation":"(Del Valle and Bravo 2018; Praet et al. 2021)","plainCitation":"(Del Valle and Bravo 2018; Praet et al. 2021)","noteIndex":0},"citationItems":[{"id":34,"uris":["http://zotero.org/users/6814611/items/7A8EZKNE"],"itemData":{"id":34,"type":"article-journal","container-title":"International journal of communication","page":"21","title":"Echo chambers in parliamentary Twitter networks: The Catalan case","volume":"12","author":[{"family":"Del Valle","given":"Marc Esteve"},{"family":"Bravo","given":"Rosa Borge"}],"issued":{"date-parts":[["2018"]]}}},{"id":90,"uris":["http://zotero.org/users/6814611/items/KCNAM2H6"],"itemData":{"id":90,"type":"article-journal","abstract":"Social media networks have revolutionized social science research. Yet, a lack of comparative empirical analysis of these networks leave social scientists with little knowledge on the role that contextual factors play in the formation of social relations. In this paper we perform a large-scale comparison of parliamentary Twitter networks in 12 countries to improve our understanding of the influence of the country’s democratic system on network behavior and elite polarization. One year of Twitter data was collected from all members of the parliament and government in these countries, which resulted in around two million tweets by almost 6000 politicians. Social network analysis of the Twitter interactions indicates that consensual democracies are characterized by more dense parliamentary relations but also higher hierarchy and fragmentation compared to majoritarian systems. Secondly, parliaments with a high effective number of parties are more cooperative, which results in higher inter-party relations. Next to that, we show differences in the followers, mentions, and retweets networks that hold across all countries and political systems. Our empirical results correspond to established theoretical insights and highlight the relevance of institutional context as well as the platform characteristics when conducting social media research. With this research we demonstrate the importance and the opportunities of social network analysis for comparative research.","container-title":"Online Social Networks and Media","DOI":"https://doi.org/10.1016/j.osnem.2021.100154","ISSN":"2468-6964","page":"100154","title":"Patterns of democracy? Social network analysis of parliamentary Twitter networks in 12 countries","volume":"24","author":[{"family":"Praet","given":"Stiene"},{"family":"Martens","given":"David"},{"family":"Aelst","given":"Peter Van"}],"issued":{"date-parts":[["2021"]]}}}],"schema":"https://github.com/citation-style-language/schema/raw/master/csl-citation.json"} </w:instrText>
      </w:r>
      <w:r w:rsidR="00B74927">
        <w:rPr>
          <w:lang w:val="en-US"/>
        </w:rPr>
        <w:fldChar w:fldCharType="separate"/>
      </w:r>
      <w:r w:rsidR="006F4516" w:rsidRPr="006F4516">
        <w:rPr>
          <w:rFonts w:ascii="Calibri" w:hAnsi="Calibri" w:cs="Calibri"/>
          <w:lang w:val="en-US"/>
        </w:rPr>
        <w:t xml:space="preserve">(Del Valle and Bravo 2018; </w:t>
      </w:r>
      <w:proofErr w:type="spellStart"/>
      <w:r w:rsidR="006F4516" w:rsidRPr="006F4516">
        <w:rPr>
          <w:rFonts w:ascii="Calibri" w:hAnsi="Calibri" w:cs="Calibri"/>
          <w:lang w:val="en-US"/>
        </w:rPr>
        <w:t>Praet</w:t>
      </w:r>
      <w:proofErr w:type="spellEnd"/>
      <w:r w:rsidR="006F4516" w:rsidRPr="006F4516">
        <w:rPr>
          <w:rFonts w:ascii="Calibri" w:hAnsi="Calibri" w:cs="Calibri"/>
          <w:lang w:val="en-US"/>
        </w:rPr>
        <w:t xml:space="preserve"> et al. 2021)</w:t>
      </w:r>
      <w:r w:rsidR="00B74927">
        <w:rPr>
          <w:lang w:val="en-US"/>
        </w:rPr>
        <w:fldChar w:fldCharType="end"/>
      </w:r>
      <w:r w:rsidR="009637C2">
        <w:rPr>
          <w:lang w:val="en-US"/>
        </w:rPr>
        <w:t xml:space="preserve"> </w:t>
      </w:r>
      <w:r w:rsidR="00FD1D92">
        <w:rPr>
          <w:lang w:val="en-US"/>
        </w:rPr>
        <w:t>S</w:t>
      </w:r>
      <w:r w:rsidR="00C9129E">
        <w:rPr>
          <w:lang w:val="en-US"/>
        </w:rPr>
        <w:t xml:space="preserve">o far, </w:t>
      </w:r>
      <w:r w:rsidR="00840411">
        <w:rPr>
          <w:lang w:val="en-US"/>
        </w:rPr>
        <w:t xml:space="preserve">while some compare the different networks, </w:t>
      </w:r>
      <w:r w:rsidR="00C9129E">
        <w:rPr>
          <w:lang w:val="en-US"/>
        </w:rPr>
        <w:t xml:space="preserve">it has remained unclear </w:t>
      </w:r>
      <w:r w:rsidR="00E45B75">
        <w:rPr>
          <w:lang w:val="en-US"/>
        </w:rPr>
        <w:t xml:space="preserve">how </w:t>
      </w:r>
      <w:r w:rsidR="00E6473A">
        <w:rPr>
          <w:lang w:val="en-US"/>
        </w:rPr>
        <w:t>the different</w:t>
      </w:r>
      <w:r w:rsidR="00C9129E">
        <w:rPr>
          <w:lang w:val="en-US"/>
        </w:rPr>
        <w:t xml:space="preserve"> Twitter</w:t>
      </w:r>
      <w:r w:rsidR="00E6473A">
        <w:rPr>
          <w:lang w:val="en-US"/>
        </w:rPr>
        <w:t xml:space="preserve"> network types </w:t>
      </w:r>
      <w:r w:rsidR="00E45B75">
        <w:rPr>
          <w:lang w:val="en-US"/>
        </w:rPr>
        <w:t>co-evolve</w:t>
      </w:r>
      <w:r w:rsidR="00840411">
        <w:rPr>
          <w:lang w:val="en-US"/>
        </w:rPr>
        <w:t>, influence each other</w:t>
      </w:r>
      <w:r w:rsidR="00E45B75">
        <w:rPr>
          <w:lang w:val="en-US"/>
        </w:rPr>
        <w:t xml:space="preserve">. </w:t>
      </w:r>
      <w:r w:rsidR="00E6473A">
        <w:rPr>
          <w:lang w:val="en-US"/>
        </w:rPr>
        <w:t xml:space="preserve">Does </w:t>
      </w:r>
      <w:r w:rsidR="00AD3C1E" w:rsidRPr="00B909A2">
        <w:rPr>
          <w:lang w:val="en-US"/>
        </w:rPr>
        <w:t>debating with opponents make</w:t>
      </w:r>
      <w:r w:rsidR="00327F5D">
        <w:rPr>
          <w:lang w:val="en-US"/>
        </w:rPr>
        <w:t>s</w:t>
      </w:r>
      <w:r w:rsidR="00AD3C1E" w:rsidRPr="00B909A2">
        <w:rPr>
          <w:lang w:val="en-US"/>
        </w:rPr>
        <w:t xml:space="preserve"> </w:t>
      </w:r>
      <w:r w:rsidR="009637C2">
        <w:rPr>
          <w:lang w:val="en-US"/>
        </w:rPr>
        <w:t>following relations</w:t>
      </w:r>
      <w:r w:rsidR="00AD3C1E" w:rsidRPr="00B909A2">
        <w:rPr>
          <w:lang w:val="en-US"/>
        </w:rPr>
        <w:t xml:space="preserve"> with opponents more likely</w:t>
      </w:r>
      <w:r w:rsidR="00C9129E">
        <w:rPr>
          <w:lang w:val="en-US"/>
        </w:rPr>
        <w:t>,</w:t>
      </w:r>
      <w:r w:rsidR="00AD3C1E" w:rsidRPr="00B909A2">
        <w:rPr>
          <w:lang w:val="en-US"/>
        </w:rPr>
        <w:t xml:space="preserve"> or </w:t>
      </w:r>
      <w:r w:rsidR="00E6473A">
        <w:rPr>
          <w:lang w:val="en-US"/>
        </w:rPr>
        <w:t>are</w:t>
      </w:r>
      <w:r w:rsidR="00AD3C1E">
        <w:rPr>
          <w:lang w:val="en-US"/>
        </w:rPr>
        <w:t xml:space="preserve"> </w:t>
      </w:r>
      <w:r w:rsidR="00427E86">
        <w:rPr>
          <w:lang w:val="en-US"/>
        </w:rPr>
        <w:t>MPs more likel</w:t>
      </w:r>
      <w:r w:rsidR="00AD3C1E" w:rsidRPr="00B909A2">
        <w:rPr>
          <w:lang w:val="en-US"/>
        </w:rPr>
        <w:t xml:space="preserve">y to ignore </w:t>
      </w:r>
      <w:r w:rsidR="00427E86">
        <w:rPr>
          <w:lang w:val="en-US"/>
        </w:rPr>
        <w:t>their</w:t>
      </w:r>
      <w:r w:rsidR="00AD3C1E" w:rsidRPr="00B909A2">
        <w:rPr>
          <w:lang w:val="en-US"/>
        </w:rPr>
        <w:t xml:space="preserve"> opponents and </w:t>
      </w:r>
      <w:r w:rsidR="00427E86">
        <w:rPr>
          <w:lang w:val="en-US"/>
        </w:rPr>
        <w:t xml:space="preserve">prefer to </w:t>
      </w:r>
      <w:r w:rsidR="00AD3C1E" w:rsidRPr="00B909A2">
        <w:rPr>
          <w:lang w:val="en-US"/>
        </w:rPr>
        <w:t xml:space="preserve">engage in debates with </w:t>
      </w:r>
      <w:r w:rsidR="001F53DA">
        <w:rPr>
          <w:lang w:val="en-US"/>
        </w:rPr>
        <w:t>MPs they already follow</w:t>
      </w:r>
      <w:r w:rsidR="00E6473A" w:rsidRPr="006F7F34">
        <w:rPr>
          <w:lang w:val="en-US"/>
        </w:rPr>
        <w:t xml:space="preserve">? </w:t>
      </w:r>
      <w:r w:rsidR="00B909A2" w:rsidRPr="006F7F34">
        <w:rPr>
          <w:lang w:val="en-US"/>
        </w:rPr>
        <w:t xml:space="preserve">In </w:t>
      </w:r>
      <w:r w:rsidR="00AD3C1E" w:rsidRPr="006F7F34">
        <w:rPr>
          <w:lang w:val="en-US"/>
        </w:rPr>
        <w:t xml:space="preserve">the present </w:t>
      </w:r>
      <w:r w:rsidR="00B909A2" w:rsidRPr="006F7F34">
        <w:rPr>
          <w:lang w:val="en-US"/>
        </w:rPr>
        <w:t xml:space="preserve">contribution we </w:t>
      </w:r>
      <w:r w:rsidR="006D5361" w:rsidRPr="006F7F34">
        <w:rPr>
          <w:lang w:val="en-US"/>
        </w:rPr>
        <w:t>take th</w:t>
      </w:r>
      <w:r w:rsidR="0029623B" w:rsidRPr="006F7F34">
        <w:rPr>
          <w:lang w:val="en-US"/>
        </w:rPr>
        <w:t>is so-called</w:t>
      </w:r>
      <w:r w:rsidR="006D5361" w:rsidRPr="006F7F34">
        <w:rPr>
          <w:lang w:val="en-US"/>
        </w:rPr>
        <w:t xml:space="preserve"> multiplexity into account</w:t>
      </w:r>
      <w:r w:rsidR="006F7F34" w:rsidRPr="006F7F34">
        <w:rPr>
          <w:lang w:val="en-US"/>
        </w:rPr>
        <w:t xml:space="preserve">. We </w:t>
      </w:r>
      <w:r w:rsidR="00AD3C1E" w:rsidRPr="006F7F34">
        <w:rPr>
          <w:lang w:val="en-US"/>
        </w:rPr>
        <w:t xml:space="preserve">will </w:t>
      </w:r>
      <w:r w:rsidR="00B909A2" w:rsidRPr="006F7F34">
        <w:rPr>
          <w:lang w:val="en-US"/>
        </w:rPr>
        <w:t xml:space="preserve">assess </w:t>
      </w:r>
      <w:r w:rsidR="006F7F34" w:rsidRPr="006F7F34">
        <w:rPr>
          <w:lang w:val="en-US"/>
        </w:rPr>
        <w:t xml:space="preserve">the extent to which the degree of segregation differs across layers, and </w:t>
      </w:r>
      <w:r w:rsidR="00B909A2" w:rsidRPr="006F7F34">
        <w:rPr>
          <w:lang w:val="en-US"/>
        </w:rPr>
        <w:t xml:space="preserve">how </w:t>
      </w:r>
      <w:r w:rsidR="00E6473A" w:rsidRPr="006F7F34">
        <w:rPr>
          <w:lang w:val="en-US"/>
        </w:rPr>
        <w:t>segregation</w:t>
      </w:r>
      <w:r w:rsidR="00B909A2" w:rsidRPr="006F7F34">
        <w:rPr>
          <w:lang w:val="en-US"/>
        </w:rPr>
        <w:t xml:space="preserve"> in one layer </w:t>
      </w:r>
      <w:r w:rsidR="006D5361" w:rsidRPr="006F7F34">
        <w:rPr>
          <w:lang w:val="en-US"/>
        </w:rPr>
        <w:t xml:space="preserve">of the </w:t>
      </w:r>
      <w:r w:rsidR="00ED52D0">
        <w:rPr>
          <w:lang w:val="en-US"/>
        </w:rPr>
        <w:t>T</w:t>
      </w:r>
      <w:r w:rsidR="006D5361" w:rsidRPr="006F7F34">
        <w:rPr>
          <w:lang w:val="en-US"/>
        </w:rPr>
        <w:t xml:space="preserve">witter network </w:t>
      </w:r>
      <w:r w:rsidR="00B909A2" w:rsidRPr="006F7F34">
        <w:rPr>
          <w:lang w:val="en-US"/>
        </w:rPr>
        <w:t xml:space="preserve">impacts </w:t>
      </w:r>
      <w:r w:rsidR="00E6473A" w:rsidRPr="006F7F34">
        <w:rPr>
          <w:lang w:val="en-US"/>
        </w:rPr>
        <w:t>segregation</w:t>
      </w:r>
      <w:r w:rsidR="00B909A2" w:rsidRPr="006F7F34">
        <w:rPr>
          <w:lang w:val="en-US"/>
        </w:rPr>
        <w:t xml:space="preserve"> in another layer.</w:t>
      </w:r>
      <w:r w:rsidR="00B909A2" w:rsidRPr="00B909A2">
        <w:rPr>
          <w:lang w:val="en-US"/>
        </w:rPr>
        <w:t xml:space="preserve"> </w:t>
      </w:r>
    </w:p>
    <w:p w14:paraId="01BAF1FC" w14:textId="77777777" w:rsidR="00936782" w:rsidRDefault="00936782" w:rsidP="00283711">
      <w:pPr>
        <w:spacing w:line="480" w:lineRule="auto"/>
        <w:ind w:firstLine="0"/>
        <w:jc w:val="both"/>
        <w:rPr>
          <w:b/>
          <w:bCs/>
          <w:i/>
          <w:iCs/>
          <w:lang w:val="en-US"/>
        </w:rPr>
      </w:pPr>
    </w:p>
    <w:p w14:paraId="6A9C71B3" w14:textId="2B51F1EE" w:rsidR="00D26EE7" w:rsidRPr="00A47350" w:rsidRDefault="005C3871" w:rsidP="00283711">
      <w:pPr>
        <w:spacing w:line="480" w:lineRule="auto"/>
        <w:ind w:firstLine="0"/>
        <w:jc w:val="both"/>
        <w:rPr>
          <w:b/>
          <w:bCs/>
          <w:i/>
          <w:iCs/>
          <w:lang w:val="en-US"/>
        </w:rPr>
      </w:pPr>
      <w:r>
        <w:rPr>
          <w:b/>
          <w:bCs/>
          <w:i/>
          <w:iCs/>
          <w:lang w:val="en-US"/>
        </w:rPr>
        <w:t>Multiple time points: d</w:t>
      </w:r>
      <w:r w:rsidR="00D26EE7" w:rsidRPr="00A47350">
        <w:rPr>
          <w:b/>
          <w:bCs/>
          <w:i/>
          <w:iCs/>
          <w:lang w:val="en-US"/>
        </w:rPr>
        <w:t xml:space="preserve">evelopment of segregation in Twitter over time. </w:t>
      </w:r>
    </w:p>
    <w:p w14:paraId="0EC2C0B0" w14:textId="7A5A28DF" w:rsidR="00D26EE7" w:rsidRDefault="00E76F31" w:rsidP="00E24712">
      <w:pPr>
        <w:autoSpaceDE w:val="0"/>
        <w:autoSpaceDN w:val="0"/>
        <w:adjustRightInd w:val="0"/>
        <w:spacing w:line="480" w:lineRule="auto"/>
        <w:ind w:firstLine="0"/>
        <w:jc w:val="both"/>
        <w:rPr>
          <w:lang w:val="en-US"/>
        </w:rPr>
      </w:pPr>
      <w:r>
        <w:rPr>
          <w:lang w:val="en-US"/>
        </w:rPr>
        <w:t>Additionally</w:t>
      </w:r>
      <w:r w:rsidR="00DA7868">
        <w:rPr>
          <w:lang w:val="en-US"/>
        </w:rPr>
        <w:t>, w</w:t>
      </w:r>
      <w:r w:rsidR="00D26EE7" w:rsidRPr="00B909A2">
        <w:rPr>
          <w:lang w:val="en-US"/>
        </w:rPr>
        <w:t xml:space="preserve">e </w:t>
      </w:r>
      <w:r w:rsidR="00D26EE7">
        <w:rPr>
          <w:lang w:val="en-US"/>
        </w:rPr>
        <w:t>expand</w:t>
      </w:r>
      <w:r w:rsidR="00D26EE7" w:rsidRPr="00B909A2">
        <w:rPr>
          <w:lang w:val="en-US"/>
        </w:rPr>
        <w:t xml:space="preserve"> on </w:t>
      </w:r>
      <w:r w:rsidR="00D26EE7">
        <w:rPr>
          <w:lang w:val="en-US"/>
        </w:rPr>
        <w:t xml:space="preserve">previous work </w:t>
      </w:r>
      <w:r w:rsidR="00D26EE7" w:rsidRPr="00B909A2">
        <w:rPr>
          <w:lang w:val="en-US"/>
        </w:rPr>
        <w:t xml:space="preserve">by investigating the </w:t>
      </w:r>
      <w:r w:rsidR="00DA7868">
        <w:rPr>
          <w:lang w:val="en-US"/>
        </w:rPr>
        <w:t xml:space="preserve">over-time </w:t>
      </w:r>
      <w:r w:rsidR="00D26EE7" w:rsidRPr="00B909A2">
        <w:rPr>
          <w:lang w:val="en-US"/>
        </w:rPr>
        <w:t xml:space="preserve">development of </w:t>
      </w:r>
      <w:r w:rsidR="00D26EE7">
        <w:rPr>
          <w:lang w:val="en-US"/>
        </w:rPr>
        <w:t xml:space="preserve">the </w:t>
      </w:r>
      <w:r w:rsidR="00F30D36">
        <w:rPr>
          <w:lang w:val="en-US"/>
        </w:rPr>
        <w:t xml:space="preserve">three </w:t>
      </w:r>
      <w:r w:rsidR="00D26EE7">
        <w:rPr>
          <w:lang w:val="en-US"/>
        </w:rPr>
        <w:t>T</w:t>
      </w:r>
      <w:r w:rsidR="00D26EE7" w:rsidRPr="00B909A2">
        <w:rPr>
          <w:lang w:val="en-US"/>
        </w:rPr>
        <w:t xml:space="preserve">witter </w:t>
      </w:r>
      <w:r w:rsidR="00D26EE7">
        <w:rPr>
          <w:lang w:val="en-US"/>
        </w:rPr>
        <w:t>networks</w:t>
      </w:r>
      <w:r w:rsidR="00D26EE7" w:rsidRPr="00B909A2">
        <w:rPr>
          <w:lang w:val="en-US"/>
        </w:rPr>
        <w:t xml:space="preserve">. </w:t>
      </w:r>
      <w:r w:rsidR="00DA6434">
        <w:rPr>
          <w:lang w:val="en-US"/>
        </w:rPr>
        <w:t>W</w:t>
      </w:r>
      <w:r w:rsidR="00D26EE7" w:rsidRPr="00B909A2">
        <w:rPr>
          <w:lang w:val="en-US"/>
        </w:rPr>
        <w:t xml:space="preserve">e </w:t>
      </w:r>
      <w:r w:rsidR="00D26EE7">
        <w:rPr>
          <w:lang w:val="en-US"/>
        </w:rPr>
        <w:t xml:space="preserve">will </w:t>
      </w:r>
      <w:r w:rsidR="00D26EE7" w:rsidRPr="00B909A2">
        <w:rPr>
          <w:lang w:val="en-US"/>
        </w:rPr>
        <w:t xml:space="preserve">investigate how the Twitter networks among Dutch MPs </w:t>
      </w:r>
      <w:r w:rsidR="00317887">
        <w:rPr>
          <w:lang w:val="en-US"/>
        </w:rPr>
        <w:t xml:space="preserve">of 13 elected parties </w:t>
      </w:r>
      <w:r w:rsidR="00D26EE7" w:rsidRPr="00B909A2">
        <w:rPr>
          <w:lang w:val="en-US"/>
        </w:rPr>
        <w:t xml:space="preserve">have </w:t>
      </w:r>
      <w:r w:rsidR="00D26EE7">
        <w:rPr>
          <w:lang w:val="en-US"/>
        </w:rPr>
        <w:t>evolved</w:t>
      </w:r>
      <w:r w:rsidR="00D26EE7" w:rsidRPr="00B909A2">
        <w:rPr>
          <w:lang w:val="en-US"/>
        </w:rPr>
        <w:t xml:space="preserve"> </w:t>
      </w:r>
      <w:r w:rsidR="00317887">
        <w:rPr>
          <w:lang w:val="en-US"/>
        </w:rPr>
        <w:t xml:space="preserve">over </w:t>
      </w:r>
      <w:r w:rsidR="00317887">
        <w:rPr>
          <w:lang w:val="en-US"/>
        </w:rPr>
        <w:t>a period of 6 months</w:t>
      </w:r>
      <w:r w:rsidR="00317887">
        <w:rPr>
          <w:lang w:val="en-US"/>
        </w:rPr>
        <w:t>, in between the 2017 elections and the formal instalment of the new government.</w:t>
      </w:r>
      <w:r w:rsidR="006F4516">
        <w:rPr>
          <w:rStyle w:val="FootnoteReference"/>
          <w:lang w:val="en-US"/>
        </w:rPr>
        <w:footnoteReference w:id="1"/>
      </w:r>
    </w:p>
    <w:p w14:paraId="06F16C83" w14:textId="3B18E4BD" w:rsidR="00010409" w:rsidRDefault="00D26EE7" w:rsidP="00283711">
      <w:pPr>
        <w:autoSpaceDE w:val="0"/>
        <w:autoSpaceDN w:val="0"/>
        <w:adjustRightInd w:val="0"/>
        <w:spacing w:line="480" w:lineRule="auto"/>
        <w:jc w:val="both"/>
        <w:rPr>
          <w:lang w:val="en-US"/>
        </w:rPr>
      </w:pPr>
      <w:r>
        <w:rPr>
          <w:lang w:val="en-US"/>
        </w:rPr>
        <w:t>P</w:t>
      </w:r>
      <w:r w:rsidRPr="00B909A2">
        <w:rPr>
          <w:lang w:val="en-US"/>
        </w:rPr>
        <w:t xml:space="preserve">oliticians of the same party who have been elected as MP </w:t>
      </w:r>
      <w:r>
        <w:rPr>
          <w:lang w:val="en-US"/>
        </w:rPr>
        <w:t xml:space="preserve">are likely to have </w:t>
      </w:r>
      <w:r w:rsidRPr="00B909A2">
        <w:rPr>
          <w:lang w:val="en-US"/>
        </w:rPr>
        <w:t xml:space="preserve">worked together </w:t>
      </w:r>
      <w:r>
        <w:rPr>
          <w:lang w:val="en-US"/>
        </w:rPr>
        <w:t xml:space="preserve">before or </w:t>
      </w:r>
      <w:r w:rsidRPr="00B909A2">
        <w:rPr>
          <w:lang w:val="en-US"/>
        </w:rPr>
        <w:t>during the campaigns leading up to the election</w:t>
      </w:r>
      <w:r>
        <w:rPr>
          <w:lang w:val="en-US"/>
        </w:rPr>
        <w:t>. Their shared social contexts will undoubtedly have led to (structurally-induced) homo</w:t>
      </w:r>
      <w:r w:rsidR="002156E7">
        <w:rPr>
          <w:lang w:val="en-US"/>
        </w:rPr>
        <w:t>geneity</w:t>
      </w:r>
      <w:r>
        <w:rPr>
          <w:lang w:val="en-US"/>
        </w:rPr>
        <w:t xml:space="preserve"> in their offline relations</w:t>
      </w:r>
      <w:r w:rsidR="00700CD7">
        <w:rPr>
          <w:lang w:val="en-US"/>
        </w:rPr>
        <w:t xml:space="preserve">, </w:t>
      </w:r>
      <w:r>
        <w:rPr>
          <w:lang w:val="en-US"/>
        </w:rPr>
        <w:t xml:space="preserve">and could have translated into their online Twitter relations. </w:t>
      </w:r>
      <w:r w:rsidR="00D3005B">
        <w:rPr>
          <w:lang w:val="en-US"/>
        </w:rPr>
        <w:t xml:space="preserve">Following this line of reasoning and the </w:t>
      </w:r>
      <w:r w:rsidR="00700CD7">
        <w:rPr>
          <w:lang w:val="en-US"/>
        </w:rPr>
        <w:t xml:space="preserve">lead of previous research demonstrating the ubiquitous presence of network </w:t>
      </w:r>
      <w:r w:rsidR="002156E7">
        <w:rPr>
          <w:lang w:val="en-US"/>
        </w:rPr>
        <w:t>segregation</w:t>
      </w:r>
      <w:r w:rsidR="00700CD7">
        <w:rPr>
          <w:lang w:val="en-US"/>
        </w:rPr>
        <w:t xml:space="preserve"> </w:t>
      </w:r>
      <w:r w:rsidR="00700CD7">
        <w:rPr>
          <w:lang w:val="en-US"/>
        </w:rPr>
        <w:fldChar w:fldCharType="begin"/>
      </w:r>
      <w:r w:rsidR="005356BA">
        <w:rPr>
          <w:lang w:val="en-US"/>
        </w:rPr>
        <w:instrText xml:space="preserve"> ADDIN ZOTERO_ITEM CSL_CITATION {"citationID":"NNC7meDN","properties":{"formattedCitation":"(Colleoni, Rozza, and Arvidsson 2014; Del Valle and Bravo 2018; McPherson et al. 2001)","plainCitation":"(Colleoni, Rozza, and Arvidsson 2014; Del Valle and Bravo 2018; McPherson et al. 2001)","dontUpdate":true,"noteIndex":0},"citationItems":[{"id":22,"uris":["http://zotero.org/users/6814611/items/HF8D8D9X"],"itemData":{"id":22,"type":"article-journal","container-title":"Journal of communication","issue":"2","note":"publisher: Oxford University Press","page":"317–332","title":"Echo chamber or public sphere? Predicting political orientation and measuring political homophily in Twitter using big data","volume":"64","author":[{"family":"Colleoni","given":"Elanor"},{"family":"Rozza","given":"Alessandro"},{"family":"Arvidsson","given":"Adam"}],"issued":{"date-parts":[["2014"]]}}},{"id":34,"uris":["http://zotero.org/users/6814611/items/7A8EZKNE"],"itemData":{"id":34,"type":"article-journal","container-title":"International journal of communication","page":"21","title":"Echo chambers in parliamentary Twitter networks: The Catalan case","volume":"12","author":[{"family":"Del Valle","given":"Marc Esteve"},{"family":"Bravo","given":"Rosa Borge"}],"issued":{"date-parts":[["2018"]]}}},{"id":29,"uris":["http://zotero.org/users/6814611/items/88QPJEQV"],"itemData":{"id":29,"type":"article-journal","container-title":"Annual review of sociology","issue":"1","note":"publisher: Annual Reviews 4139 El Camino Way, PO Box 10139, Palo Alto, CA 94303-0139, USA","page":"415–444","title":"Birds of a feather: Homophily in social networks","volume":"27","author":[{"family":"McPherson","given":"Miller"},{"family":"Smith-Lovin","given":"Lynn"},{"family":"Cook","given":"James M"}],"issued":{"date-parts":[["2001"]]}}}],"schema":"https://github.com/citation-style-language/schema/raw/master/csl-citation.json"} </w:instrText>
      </w:r>
      <w:r w:rsidR="00700CD7">
        <w:rPr>
          <w:lang w:val="en-US"/>
        </w:rPr>
        <w:fldChar w:fldCharType="separate"/>
      </w:r>
      <w:r w:rsidR="00700CD7" w:rsidRPr="00700CD7">
        <w:rPr>
          <w:rFonts w:ascii="Calibri" w:hAnsi="Calibri" w:cs="Calibri"/>
          <w:lang w:val="en-GB"/>
        </w:rPr>
        <w:t>(Colleoni, Rozza, and Arvidsson 2014; Del Valle and Bravo 2018)</w:t>
      </w:r>
      <w:r w:rsidR="00700CD7">
        <w:rPr>
          <w:lang w:val="en-US"/>
        </w:rPr>
        <w:fldChar w:fldCharType="end"/>
      </w:r>
      <w:r w:rsidR="00D3005B">
        <w:rPr>
          <w:lang w:val="en-US"/>
        </w:rPr>
        <w:t>, w</w:t>
      </w:r>
      <w:r w:rsidRPr="00B909A2">
        <w:rPr>
          <w:lang w:val="en-US"/>
        </w:rPr>
        <w:t>e</w:t>
      </w:r>
      <w:r>
        <w:rPr>
          <w:lang w:val="en-US"/>
        </w:rPr>
        <w:t xml:space="preserve"> thus</w:t>
      </w:r>
      <w:r w:rsidRPr="00B909A2">
        <w:rPr>
          <w:lang w:val="en-US"/>
        </w:rPr>
        <w:t xml:space="preserve"> expect to see at least some degree of </w:t>
      </w:r>
      <w:r>
        <w:rPr>
          <w:lang w:val="en-US"/>
        </w:rPr>
        <w:t xml:space="preserve">segregation </w:t>
      </w:r>
      <w:r>
        <w:rPr>
          <w:lang w:val="en-US"/>
        </w:rPr>
        <w:lastRenderedPageBreak/>
        <w:t>in the Twitter network</w:t>
      </w:r>
      <w:r w:rsidR="00F30D36">
        <w:rPr>
          <w:lang w:val="en-US"/>
        </w:rPr>
        <w:t>s</w:t>
      </w:r>
      <w:r>
        <w:rPr>
          <w:lang w:val="en-US"/>
        </w:rPr>
        <w:t xml:space="preserve"> based on party-membership</w:t>
      </w:r>
      <w:r w:rsidRPr="00B909A2">
        <w:rPr>
          <w:lang w:val="en-US"/>
        </w:rPr>
        <w:t xml:space="preserve"> shortly after the time when parliament is established. </w:t>
      </w:r>
    </w:p>
    <w:p w14:paraId="6066DF8D" w14:textId="336D90AF" w:rsidR="00D26EE7" w:rsidRPr="00B909A2" w:rsidRDefault="00D26EE7" w:rsidP="00283711">
      <w:pPr>
        <w:autoSpaceDE w:val="0"/>
        <w:autoSpaceDN w:val="0"/>
        <w:adjustRightInd w:val="0"/>
        <w:spacing w:line="480" w:lineRule="auto"/>
        <w:jc w:val="both"/>
        <w:rPr>
          <w:lang w:val="en-US"/>
        </w:rPr>
      </w:pPr>
      <w:r>
        <w:rPr>
          <w:lang w:val="en-US"/>
        </w:rPr>
        <w:t>T</w:t>
      </w:r>
      <w:r w:rsidRPr="00B909A2">
        <w:rPr>
          <w:lang w:val="en-US"/>
        </w:rPr>
        <w:t xml:space="preserve">he degree of </w:t>
      </w:r>
      <w:r>
        <w:rPr>
          <w:lang w:val="en-US"/>
        </w:rPr>
        <w:t>segregation</w:t>
      </w:r>
      <w:r w:rsidRPr="00B909A2">
        <w:rPr>
          <w:lang w:val="en-US"/>
        </w:rPr>
        <w:t xml:space="preserve"> is</w:t>
      </w:r>
      <w:r w:rsidR="00F30D36">
        <w:rPr>
          <w:lang w:val="en-US"/>
        </w:rPr>
        <w:t>, however,</w:t>
      </w:r>
      <w:r>
        <w:rPr>
          <w:lang w:val="en-US"/>
        </w:rPr>
        <w:t xml:space="preserve"> unlikely to be</w:t>
      </w:r>
      <w:r w:rsidRPr="00B909A2">
        <w:rPr>
          <w:lang w:val="en-US"/>
        </w:rPr>
        <w:t xml:space="preserve"> stable. </w:t>
      </w:r>
      <w:r>
        <w:rPr>
          <w:lang w:val="en-US"/>
        </w:rPr>
        <w:t>Common s</w:t>
      </w:r>
      <w:r w:rsidRPr="00B909A2">
        <w:rPr>
          <w:lang w:val="en-US"/>
        </w:rPr>
        <w:t xml:space="preserve">tructural network </w:t>
      </w:r>
      <w:r>
        <w:rPr>
          <w:lang w:val="en-US"/>
        </w:rPr>
        <w:t>dynamics like reciprocity</w:t>
      </w:r>
      <w:r w:rsidR="00010409">
        <w:rPr>
          <w:lang w:val="en-US"/>
        </w:rPr>
        <w:t xml:space="preserve"> </w:t>
      </w:r>
      <w:r w:rsidR="000E5814">
        <w:rPr>
          <w:lang w:val="en-US"/>
        </w:rPr>
        <w:t>and transitive</w:t>
      </w:r>
      <w:r w:rsidR="00010409">
        <w:rPr>
          <w:lang w:val="en-US"/>
        </w:rPr>
        <w:t xml:space="preserve"> closure </w:t>
      </w:r>
      <w:r w:rsidRPr="00B909A2">
        <w:rPr>
          <w:lang w:val="en-US"/>
        </w:rPr>
        <w:t xml:space="preserve">may act as catalyzer and </w:t>
      </w:r>
      <w:r w:rsidR="006F7F34">
        <w:rPr>
          <w:lang w:val="en-US"/>
        </w:rPr>
        <w:t>may</w:t>
      </w:r>
      <w:r w:rsidRPr="00B909A2">
        <w:rPr>
          <w:lang w:val="en-US"/>
        </w:rPr>
        <w:t xml:space="preserve"> </w:t>
      </w:r>
      <w:r w:rsidR="008D7B57">
        <w:rPr>
          <w:lang w:val="en-US"/>
        </w:rPr>
        <w:t>contribute</w:t>
      </w:r>
      <w:r w:rsidR="00010409">
        <w:rPr>
          <w:lang w:val="en-US"/>
        </w:rPr>
        <w:t xml:space="preserve"> to the further over-representation of i</w:t>
      </w:r>
      <w:r w:rsidRPr="00B909A2">
        <w:rPr>
          <w:lang w:val="en-US"/>
        </w:rPr>
        <w:t>ntra-party relations</w:t>
      </w:r>
      <w:r w:rsidR="00010409">
        <w:rPr>
          <w:lang w:val="en-US"/>
        </w:rPr>
        <w:t xml:space="preserve">, thereby increasing the </w:t>
      </w:r>
      <w:r>
        <w:rPr>
          <w:lang w:val="en-US"/>
        </w:rPr>
        <w:t>degree of segregation</w:t>
      </w:r>
      <w:r w:rsidR="00CD6F17">
        <w:rPr>
          <w:lang w:val="en-US"/>
        </w:rPr>
        <w:t xml:space="preserve"> </w:t>
      </w:r>
      <w:r w:rsidR="00CD6F17">
        <w:rPr>
          <w:lang w:val="en-US"/>
        </w:rPr>
        <w:fldChar w:fldCharType="begin"/>
      </w:r>
      <w:r w:rsidR="0040576C">
        <w:rPr>
          <w:lang w:val="en-US"/>
        </w:rPr>
        <w:instrText xml:space="preserve"> ADDIN ZOTERO_ITEM CSL_CITATION {"citationID":"3SkZxM2C","properties":{"formattedCitation":"(cf. Del Valle et al. 2022)","plainCitation":"(cf. Del Valle et al. 2022)","noteIndex":0},"citationItems":[{"id":97,"uris":["http://zotero.org/users/6814611/items/JVQJI4K8"],"itemData":{"id":97,"type":"article-journal","abstract":"A growing body of research has examined the uptake of social media by politicians, the formation of communication ties in online political networks, and the interplay between social media and political polarization. However, few studies have analyzed how social media are affecting communication in parliamentary networks. This is especially relevant in highly fragmented political systems in which collaboration between political parties is crucial to win support in parliament. Does MPs’ use of social media foster communications among parliamentarians who think differently, or does it result in like-minded clusters polarized along party lines, confining MPs to those who think alike? This study analyzes the formation of communication ties and the degree of homophily in the Dutch MPs’ @mention Twitter network. We employed exponential random graph models on a 1-year sample of all tweets in which Dutch MPs mentioned each other (N = 7,356) to discover the network parameters (reciprocity, popularity, and brokerage) and individual attributes (seniority, participation in the parliamentary commissions, age, gender, and geographical area) that facilitate communication ties among parliamentarians. Also, we measured party polarization by calculating the external–internal index of the mentions. Dutch MPs’ communication ties arise from network dynamics (reciprocity, brokerage, and popularity) and from MPs’ participation in the parliamentary commissions, age, gender, and geographical area. Furthermore, there is a high degree of cross-party interactions in the Dutch MPs’ mentions Twitter network. Our results refute the existence of “echo chambers” in the Dutch MPs’ mentions Twitter network and support the hypothesis that social media can open up spaces for discussion among political parties. This is particularly important in fragmented consensus democracies where negotiation and coordination between parties to form coalitions is key.","container-title":"Social Science Computer Review","DOI":"10.1177/0894439320987569","issue":"3","note":"_eprint: https://doi.org/10.1177/0894439320987569","page":"736-755","title":"Political Interaction Beyond Party Lines: Communication Ties and Party Polarization in Parliamentary Twitter Networks","volume":"40","author":[{"family":"Del Valle","given":"Marc Esteve"},{"family":"Broersma","given":"Marcel"},{"family":"Ponsioen","given":"Arnout"}],"issued":{"date-parts":[["2022"]]}},"prefix":"cf."}],"schema":"https://github.com/citation-style-language/schema/raw/master/csl-citation.json"} </w:instrText>
      </w:r>
      <w:r w:rsidR="00CD6F17">
        <w:rPr>
          <w:lang w:val="en-US"/>
        </w:rPr>
        <w:fldChar w:fldCharType="separate"/>
      </w:r>
      <w:r w:rsidR="0040576C" w:rsidRPr="0040576C">
        <w:rPr>
          <w:rFonts w:ascii="Calibri" w:hAnsi="Calibri" w:cs="Calibri"/>
          <w:lang w:val="en-US"/>
        </w:rPr>
        <w:t>(cf. Del Valle et al. 2022)</w:t>
      </w:r>
      <w:r w:rsidR="00CD6F17">
        <w:rPr>
          <w:lang w:val="en-US"/>
        </w:rPr>
        <w:fldChar w:fldCharType="end"/>
      </w:r>
      <w:r w:rsidRPr="00B909A2">
        <w:rPr>
          <w:lang w:val="en-US"/>
        </w:rPr>
        <w:t xml:space="preserve">. On the other hand, the presumed initial segregation may be overcome merely because offline contact and exposure to </w:t>
      </w:r>
      <w:r>
        <w:rPr>
          <w:lang w:val="en-US"/>
        </w:rPr>
        <w:t>dissimilar</w:t>
      </w:r>
      <w:r w:rsidRPr="00B909A2">
        <w:rPr>
          <w:lang w:val="en-US"/>
        </w:rPr>
        <w:t xml:space="preserve"> MPs in </w:t>
      </w:r>
      <w:r w:rsidR="002F09BF">
        <w:rPr>
          <w:lang w:val="en-US"/>
        </w:rPr>
        <w:t>the actual parliament</w:t>
      </w:r>
      <w:r w:rsidRPr="00074DA2">
        <w:rPr>
          <w:lang w:val="en-US"/>
        </w:rPr>
        <w:t xml:space="preserve"> increases</w:t>
      </w:r>
      <w:r w:rsidR="00317887">
        <w:rPr>
          <w:lang w:val="en-US"/>
        </w:rPr>
        <w:t xml:space="preserve">. </w:t>
      </w:r>
      <w:r w:rsidRPr="00B909A2">
        <w:rPr>
          <w:lang w:val="en-US"/>
        </w:rPr>
        <w:t xml:space="preserve">Our unique time window </w:t>
      </w:r>
      <w:r w:rsidR="005640F3">
        <w:rPr>
          <w:lang w:val="en-US"/>
        </w:rPr>
        <w:t xml:space="preserve">not only </w:t>
      </w:r>
      <w:r w:rsidRPr="00B909A2">
        <w:rPr>
          <w:lang w:val="en-US"/>
        </w:rPr>
        <w:t xml:space="preserve">enables us to assess the development of </w:t>
      </w:r>
      <w:r>
        <w:rPr>
          <w:lang w:val="en-US"/>
        </w:rPr>
        <w:t>segregation</w:t>
      </w:r>
      <w:r w:rsidRPr="00B909A2">
        <w:rPr>
          <w:lang w:val="en-US"/>
        </w:rPr>
        <w:t xml:space="preserve"> over time</w:t>
      </w:r>
      <w:r>
        <w:rPr>
          <w:lang w:val="en-US"/>
        </w:rPr>
        <w:t>, showing how it increases or decreases</w:t>
      </w:r>
      <w:r w:rsidR="00CD6F17">
        <w:rPr>
          <w:lang w:val="en-US"/>
        </w:rPr>
        <w:t>, but also</w:t>
      </w:r>
      <w:r w:rsidR="00CD6F17">
        <w:rPr>
          <w:lang w:val="en-US"/>
        </w:rPr>
        <w:t>, for the first time,</w:t>
      </w:r>
      <w:r w:rsidR="00CD6F17">
        <w:rPr>
          <w:lang w:val="en-US"/>
        </w:rPr>
        <w:t xml:space="preserve"> to </w:t>
      </w:r>
      <w:r w:rsidR="00CD6F17">
        <w:rPr>
          <w:lang w:val="en-US"/>
        </w:rPr>
        <w:t xml:space="preserve">rigorously </w:t>
      </w:r>
      <w:r w:rsidR="00CD6F17">
        <w:rPr>
          <w:lang w:val="en-US"/>
        </w:rPr>
        <w:t xml:space="preserve">scrutinize the role played </w:t>
      </w:r>
      <w:r w:rsidR="00CD6F17">
        <w:rPr>
          <w:lang w:val="en-US"/>
        </w:rPr>
        <w:t>by network-endogenous mechanisms</w:t>
      </w:r>
      <w:r w:rsidR="00CD6F17">
        <w:rPr>
          <w:lang w:val="en-US"/>
        </w:rPr>
        <w:t xml:space="preserve"> </w:t>
      </w:r>
      <w:r w:rsidR="00CD6F17">
        <w:rPr>
          <w:lang w:val="en-US"/>
        </w:rPr>
        <w:t xml:space="preserve">in the </w:t>
      </w:r>
      <w:r w:rsidR="00CD6F17">
        <w:rPr>
          <w:lang w:val="en-US"/>
        </w:rPr>
        <w:t>evolution</w:t>
      </w:r>
      <w:r w:rsidR="00CD6F17">
        <w:rPr>
          <w:lang w:val="en-US"/>
        </w:rPr>
        <w:t xml:space="preserve"> of the </w:t>
      </w:r>
      <w:r w:rsidR="00CD6F17">
        <w:rPr>
          <w:lang w:val="en-US"/>
        </w:rPr>
        <w:t xml:space="preserve">Twitter </w:t>
      </w:r>
      <w:r w:rsidR="00CD6F17">
        <w:rPr>
          <w:lang w:val="en-US"/>
        </w:rPr>
        <w:t>network</w:t>
      </w:r>
      <w:r w:rsidR="00CD6F17">
        <w:rPr>
          <w:lang w:val="en-US"/>
        </w:rPr>
        <w:t>s</w:t>
      </w:r>
      <w:r w:rsidRPr="00B909A2">
        <w:rPr>
          <w:lang w:val="en-US"/>
        </w:rPr>
        <w:t xml:space="preserve">. </w:t>
      </w:r>
    </w:p>
    <w:p w14:paraId="5FA57C3F" w14:textId="77777777" w:rsidR="00D26EE7" w:rsidRDefault="00D26EE7" w:rsidP="00283711">
      <w:pPr>
        <w:spacing w:line="480" w:lineRule="auto"/>
        <w:ind w:firstLine="0"/>
        <w:jc w:val="both"/>
        <w:rPr>
          <w:lang w:val="en-US"/>
        </w:rPr>
      </w:pPr>
    </w:p>
    <w:p w14:paraId="1457E81B" w14:textId="05400DEE" w:rsidR="00D13E73" w:rsidRPr="00A47350" w:rsidRDefault="00AE7FE4" w:rsidP="00283711">
      <w:pPr>
        <w:spacing w:line="480" w:lineRule="auto"/>
        <w:ind w:firstLine="0"/>
        <w:jc w:val="both"/>
        <w:rPr>
          <w:b/>
          <w:i/>
          <w:iCs/>
          <w:lang w:val="en-US"/>
        </w:rPr>
      </w:pPr>
      <w:r w:rsidRPr="00A47350">
        <w:rPr>
          <w:b/>
          <w:i/>
          <w:iCs/>
          <w:lang w:val="en-US"/>
        </w:rPr>
        <w:t>Expectations</w:t>
      </w:r>
    </w:p>
    <w:p w14:paraId="36ED0232" w14:textId="39877C35" w:rsidR="00056AC3" w:rsidRDefault="00AE7FE4" w:rsidP="00283711">
      <w:pPr>
        <w:spacing w:line="480" w:lineRule="auto"/>
        <w:ind w:firstLine="0"/>
        <w:jc w:val="both"/>
        <w:rPr>
          <w:lang w:val="en-US"/>
        </w:rPr>
      </w:pPr>
      <w:r>
        <w:rPr>
          <w:lang w:val="en-US"/>
        </w:rPr>
        <w:t xml:space="preserve">Given the rationale outlined above and based on previous research on segregation in Twitter networks </w:t>
      </w:r>
      <w:r w:rsidR="00981CE1">
        <w:rPr>
          <w:lang w:val="en-US"/>
        </w:rPr>
        <w:fldChar w:fldCharType="begin"/>
      </w:r>
      <w:r w:rsidR="0040576C">
        <w:rPr>
          <w:lang w:val="en-US"/>
        </w:rPr>
        <w:instrText xml:space="preserve"> ADDIN ZOTERO_ITEM CSL_CITATION {"citationID":"OIBRQWkq","properties":{"formattedCitation":"(Colleoni et al. 2014; Del Valle and Bravo 2018; Del Valle et al. 2022; Hsu and Park 2012; Praet et al. 2021)","plainCitation":"(Colleoni et al. 2014; Del Valle and Bravo 2018; Del Valle et al. 2022; Hsu and Park 2012; Praet et al. 2021)","noteIndex":0},"citationItems":[{"id":22,"uris":["http://zotero.org/users/6814611/items/HF8D8D9X"],"itemData":{"id":22,"type":"article-journal","container-title":"Journal of communication","issue":"2","note":"publisher: Oxford University Press","page":"317–332","title":"Echo chamber or public sphere? Predicting political orientation and measuring political homophily in Twitter using big data","volume":"64","author":[{"family":"Colleoni","given":"Elanor"},{"family":"Rozza","given":"Alessandro"},{"family":"Arvidsson","given":"Adam"}],"issued":{"date-parts":[["2014"]]}}},{"id":34,"uris":["http://zotero.org/users/6814611/items/7A8EZKNE"],"itemData":{"id":34,"type":"article-journal","container-title":"International journal of communication","page":"21","title":"Echo chambers in parliamentary Twitter networks: The Catalan case","volume":"12","author":[{"family":"Del Valle","given":"Marc Esteve"},{"family":"Bravo","given":"Rosa Borge"}],"issued":{"date-parts":[["2018"]]}}},{"id":31,"uris":["http://zotero.org/users/6814611/items/5IAXWJLY"],"itemData":{"id":31,"type":"article-journal","container-title":"Government information quarterly","issue":"2","note":"publisher: Elsevier","page":"169–181","title":"Mapping online social networks of Korean politicians","volume":"29","author":[{"family":"Hsu","given":"Chien-leng"},{"family":"Park","given":"Han Woo"}],"issued":{"date-parts":[["2012"]]}}},{"id":90,"uris":["http://zotero.org/users/6814611/items/KCNAM2H6"],"itemData":{"id":90,"type":"article-journal","abstract":"Social media networks have revolutionized social science research. Yet, a lack of comparative empirical analysis of these networks leave social scientists with little knowledge on the role that contextual factors play in the formation of social relations. In this paper we perform a large-scale comparison of parliamentary Twitter networks in 12 countries to improve our understanding of the influence of the country’s democratic system on network behavior and elite polarization. One year of Twitter data was collected from all members of the parliament and government in these countries, which resulted in around two million tweets by almost 6000 politicians. Social network analysis of the Twitter interactions indicates that consensual democracies are characterized by more dense parliamentary relations but also higher hierarchy and fragmentation compared to majoritarian systems. Secondly, parliaments with a high effective number of parties are more cooperative, which results in higher inter-party relations. Next to that, we show differences in the followers, mentions, and retweets networks that hold across all countries and political systems. Our empirical results correspond to established theoretical insights and highlight the relevance of institutional context as well as the platform characteristics when conducting social media research. With this research we demonstrate the importance and the opportunities of social network analysis for comparative research.","container-title":"Online Social Networks and Media","DOI":"https://doi.org/10.1016/j.osnem.2021.100154","ISSN":"2468-6964","page":"100154","title":"Patterns of democracy? Social network analysis of parliamentary Twitter networks in 12 countries","volume":"24","author":[{"family":"Praet","given":"Stiene"},{"family":"Martens","given":"David"},{"family":"Aelst","given":"Peter Van"}],"issued":{"date-parts":[["2021"]]}}},{"id":97,"uris":["http://zotero.org/users/6814611/items/JVQJI4K8"],"itemData":{"id":97,"type":"article-journal","abstract":"A growing body of research has examined the uptake of social media by politicians, the formation of communication ties in online political networks, and the interplay between social media and political polarization. However, few studies have analyzed how social media are affecting communication in parliamentary networks. This is especially relevant in highly fragmented political systems in which collaboration between political parties is crucial to win support in parliament. Does MPs’ use of social media foster communications among parliamentarians who think differently, or does it result in like-minded clusters polarized along party lines, confining MPs to those who think alike? This study analyzes the formation of communication ties and the degree of homophily in the Dutch MPs’ @mention Twitter network. We employed exponential random graph models on a 1-year sample of all tweets in which Dutch MPs mentioned each other (N = 7,356) to discover the network parameters (reciprocity, popularity, and brokerage) and individual attributes (seniority, participation in the parliamentary commissions, age, gender, and geographical area) that facilitate communication ties among parliamentarians. Also, we measured party polarization by calculating the external–internal index of the mentions. Dutch MPs’ communication ties arise from network dynamics (reciprocity, brokerage, and popularity) and from MPs’ participation in the parliamentary commissions, age, gender, and geographical area. Furthermore, there is a high degree of cross-party interactions in the Dutch MPs’ mentions Twitter network. Our results refute the existence of “echo chambers” in the Dutch MPs’ mentions Twitter network and support the hypothesis that social media can open up spaces for discussion among political parties. This is particularly important in fragmented consensus democracies where negotiation and coordination between parties to form coalitions is key.","container-title":"Social Science Computer Review","DOI":"10.1177/0894439320987569","issue":"3","note":"_eprint: https://doi.org/10.1177/0894439320987569","page":"736-755","title":"Political Interaction Beyond Party Lines: Communication Ties and Party Polarization in Parliamentary Twitter Networks","volume":"40","author":[{"family":"Del Valle","given":"Marc Esteve"},{"family":"Broersma","given":"Marcel"},{"family":"Ponsioen","given":"Arnout"}],"issued":{"date-parts":[["2022"]]}}}],"schema":"https://github.com/citation-style-language/schema/raw/master/csl-citation.json"} </w:instrText>
      </w:r>
      <w:r w:rsidR="00981CE1">
        <w:rPr>
          <w:lang w:val="en-US"/>
        </w:rPr>
        <w:fldChar w:fldCharType="separate"/>
      </w:r>
      <w:r w:rsidR="0040576C" w:rsidRPr="0040576C">
        <w:rPr>
          <w:rFonts w:ascii="Calibri" w:hAnsi="Calibri" w:cs="Calibri"/>
          <w:lang w:val="en-US"/>
        </w:rPr>
        <w:t xml:space="preserve">(Colleoni et al. 2014; Del Valle and Bravo 2018; Del Valle et al. 2022; Hsu and Park 2012; </w:t>
      </w:r>
      <w:proofErr w:type="spellStart"/>
      <w:r w:rsidR="0040576C" w:rsidRPr="0040576C">
        <w:rPr>
          <w:rFonts w:ascii="Calibri" w:hAnsi="Calibri" w:cs="Calibri"/>
          <w:lang w:val="en-US"/>
        </w:rPr>
        <w:t>Praet</w:t>
      </w:r>
      <w:proofErr w:type="spellEnd"/>
      <w:r w:rsidR="0040576C" w:rsidRPr="0040576C">
        <w:rPr>
          <w:rFonts w:ascii="Calibri" w:hAnsi="Calibri" w:cs="Calibri"/>
          <w:lang w:val="en-US"/>
        </w:rPr>
        <w:t xml:space="preserve"> et al. 2021)</w:t>
      </w:r>
      <w:r w:rsidR="00981CE1">
        <w:rPr>
          <w:lang w:val="en-US"/>
        </w:rPr>
        <w:fldChar w:fldCharType="end"/>
      </w:r>
      <w:r w:rsidR="00C9129E">
        <w:rPr>
          <w:lang w:val="en-US"/>
        </w:rPr>
        <w:t xml:space="preserve">, </w:t>
      </w:r>
      <w:r>
        <w:rPr>
          <w:lang w:val="en-US"/>
        </w:rPr>
        <w:t xml:space="preserve">we expect to observe at least some degree of segregation along </w:t>
      </w:r>
      <w:r w:rsidR="00890A67">
        <w:rPr>
          <w:lang w:val="en-US"/>
        </w:rPr>
        <w:t xml:space="preserve">the </w:t>
      </w:r>
      <w:r>
        <w:rPr>
          <w:lang w:val="en-US"/>
        </w:rPr>
        <w:t xml:space="preserve">party dimension in </w:t>
      </w:r>
      <w:r w:rsidR="00890A67">
        <w:rPr>
          <w:lang w:val="en-US"/>
        </w:rPr>
        <w:t xml:space="preserve">all three </w:t>
      </w:r>
      <w:r>
        <w:rPr>
          <w:lang w:val="en-US"/>
        </w:rPr>
        <w:t xml:space="preserve">Twitter networks of Dutch MPs, and thus that MPs are more likely to interact on </w:t>
      </w:r>
      <w:r w:rsidR="00430F5D">
        <w:rPr>
          <w:lang w:val="en-US"/>
        </w:rPr>
        <w:t>T</w:t>
      </w:r>
      <w:r>
        <w:rPr>
          <w:lang w:val="en-US"/>
        </w:rPr>
        <w:t>witter with same party MPs relative to MPs from different parties</w:t>
      </w:r>
      <w:r w:rsidR="00C9129E">
        <w:rPr>
          <w:lang w:val="en-US"/>
        </w:rPr>
        <w:t>,</w:t>
      </w:r>
      <w:r>
        <w:rPr>
          <w:lang w:val="en-US"/>
        </w:rPr>
        <w:t xml:space="preserve"> even after we take </w:t>
      </w:r>
      <w:r w:rsidR="002F09BF">
        <w:rPr>
          <w:lang w:val="en-US"/>
        </w:rPr>
        <w:t xml:space="preserve">into account </w:t>
      </w:r>
      <w:r w:rsidR="000104DB">
        <w:rPr>
          <w:lang w:val="en-US"/>
        </w:rPr>
        <w:t>structurally induced network segregation</w:t>
      </w:r>
      <w:r w:rsidR="009E798D">
        <w:rPr>
          <w:lang w:val="en-US"/>
        </w:rPr>
        <w:t xml:space="preserve"> </w:t>
      </w:r>
      <w:r w:rsidR="00501717">
        <w:rPr>
          <w:lang w:val="en-US"/>
        </w:rPr>
        <w:t>(Hypothesis 1)</w:t>
      </w:r>
      <w:r>
        <w:rPr>
          <w:lang w:val="en-US"/>
        </w:rPr>
        <w:t xml:space="preserve">. </w:t>
      </w:r>
    </w:p>
    <w:p w14:paraId="4FC548AA" w14:textId="2ED93728" w:rsidR="00B9355F" w:rsidRDefault="00056AC3" w:rsidP="00283711">
      <w:pPr>
        <w:spacing w:line="480" w:lineRule="auto"/>
        <w:ind w:firstLine="708"/>
        <w:jc w:val="both"/>
        <w:rPr>
          <w:lang w:val="en-US"/>
        </w:rPr>
      </w:pPr>
      <w:r>
        <w:rPr>
          <w:lang w:val="en-US"/>
        </w:rPr>
        <w:t xml:space="preserve">Since political parties have different social compositions </w:t>
      </w:r>
      <w:r w:rsidR="00A70EA0">
        <w:rPr>
          <w:lang w:val="en-US"/>
        </w:rPr>
        <w:t>(</w:t>
      </w:r>
      <w:r w:rsidR="004E7524">
        <w:rPr>
          <w:lang w:val="en-US"/>
        </w:rPr>
        <w:t xml:space="preserve">as </w:t>
      </w:r>
      <w:r w:rsidR="004E7524">
        <w:rPr>
          <w:lang w:val="en-US"/>
        </w:rPr>
        <w:t>discussed above</w:t>
      </w:r>
      <w:r w:rsidR="00A70EA0">
        <w:rPr>
          <w:lang w:val="en-US"/>
        </w:rPr>
        <w:t xml:space="preserve">) </w:t>
      </w:r>
      <w:r>
        <w:rPr>
          <w:lang w:val="en-US"/>
        </w:rPr>
        <w:t xml:space="preserve">and inbreeding homophily has been </w:t>
      </w:r>
      <w:r w:rsidR="00F30D36">
        <w:rPr>
          <w:lang w:val="en-US"/>
        </w:rPr>
        <w:t>observed</w:t>
      </w:r>
      <w:r>
        <w:rPr>
          <w:lang w:val="en-US"/>
        </w:rPr>
        <w:t xml:space="preserve"> previously across a wide array of social dimensions</w:t>
      </w:r>
      <w:r w:rsidR="004E7524">
        <w:rPr>
          <w:lang w:val="en-US"/>
        </w:rPr>
        <w:t xml:space="preserve"> (e</w:t>
      </w:r>
      <w:r w:rsidR="006F4516">
        <w:rPr>
          <w:lang w:val="en-US"/>
        </w:rPr>
        <w:t>.</w:t>
      </w:r>
      <w:r w:rsidR="004E7524">
        <w:rPr>
          <w:lang w:val="en-US"/>
        </w:rPr>
        <w:t>g</w:t>
      </w:r>
      <w:r w:rsidR="006F4516">
        <w:rPr>
          <w:lang w:val="en-US"/>
        </w:rPr>
        <w:t>.</w:t>
      </w:r>
      <w:r w:rsidR="004E7524">
        <w:rPr>
          <w:lang w:val="en-US"/>
        </w:rPr>
        <w:t>,</w:t>
      </w:r>
      <w:r>
        <w:rPr>
          <w:lang w:val="en-US"/>
        </w:rPr>
        <w:t xml:space="preserve"> </w:t>
      </w:r>
      <w:r w:rsidR="00890A67">
        <w:rPr>
          <w:lang w:val="en-US"/>
        </w:rPr>
        <w:t xml:space="preserve">sex, </w:t>
      </w:r>
      <w:r>
        <w:rPr>
          <w:lang w:val="en-US"/>
        </w:rPr>
        <w:t>age</w:t>
      </w:r>
      <w:r w:rsidR="00890A67">
        <w:rPr>
          <w:lang w:val="en-US"/>
        </w:rPr>
        <w:t xml:space="preserve"> and</w:t>
      </w:r>
      <w:r>
        <w:rPr>
          <w:lang w:val="en-US"/>
        </w:rPr>
        <w:t xml:space="preserve"> ethnicity</w:t>
      </w:r>
      <w:r w:rsidR="004E7524">
        <w:rPr>
          <w:lang w:val="en-US"/>
        </w:rPr>
        <w:t>)</w:t>
      </w:r>
      <w:r>
        <w:rPr>
          <w:lang w:val="en-US"/>
        </w:rPr>
        <w:t xml:space="preserve">, for different type of </w:t>
      </w:r>
      <w:r w:rsidR="00890A67">
        <w:rPr>
          <w:lang w:val="en-US"/>
        </w:rPr>
        <w:t xml:space="preserve">offline and online </w:t>
      </w:r>
      <w:r>
        <w:rPr>
          <w:lang w:val="en-US"/>
        </w:rPr>
        <w:t xml:space="preserve">networks, we expect to observe social </w:t>
      </w:r>
      <w:r w:rsidR="00C9129E">
        <w:rPr>
          <w:lang w:val="en-US"/>
        </w:rPr>
        <w:t>divisions</w:t>
      </w:r>
      <w:r>
        <w:rPr>
          <w:lang w:val="en-US"/>
        </w:rPr>
        <w:t xml:space="preserve"> </w:t>
      </w:r>
      <w:r w:rsidR="00430F5D">
        <w:rPr>
          <w:lang w:val="en-US"/>
        </w:rPr>
        <w:t xml:space="preserve">on </w:t>
      </w:r>
      <w:r>
        <w:rPr>
          <w:lang w:val="en-US"/>
        </w:rPr>
        <w:t>twitter along these social dimensions as well</w:t>
      </w:r>
      <w:r w:rsidR="00501717">
        <w:rPr>
          <w:lang w:val="en-US"/>
        </w:rPr>
        <w:t xml:space="preserve"> (Hypothesis 2a)</w:t>
      </w:r>
      <w:r w:rsidR="00B9355F">
        <w:rPr>
          <w:lang w:val="en-US"/>
        </w:rPr>
        <w:t>,</w:t>
      </w:r>
      <w:r>
        <w:rPr>
          <w:lang w:val="en-US"/>
        </w:rPr>
        <w:t xml:space="preserve"> and that political segregation in Twittersphere will in part be a by-product of </w:t>
      </w:r>
      <w:r w:rsidR="008F144F">
        <w:rPr>
          <w:lang w:val="en-US"/>
        </w:rPr>
        <w:t xml:space="preserve">social </w:t>
      </w:r>
      <w:r>
        <w:rPr>
          <w:lang w:val="en-US"/>
        </w:rPr>
        <w:t>inbreeding homophily in these social dimensions</w:t>
      </w:r>
      <w:r w:rsidR="00501717">
        <w:rPr>
          <w:lang w:val="en-US"/>
        </w:rPr>
        <w:t xml:space="preserve"> (Hypothesis 2b)</w:t>
      </w:r>
      <w:r>
        <w:rPr>
          <w:lang w:val="en-US"/>
        </w:rPr>
        <w:t xml:space="preserve">. </w:t>
      </w:r>
    </w:p>
    <w:p w14:paraId="4B1402FE" w14:textId="40BC681B" w:rsidR="00C9129E" w:rsidRDefault="002F09BF" w:rsidP="00283711">
      <w:pPr>
        <w:spacing w:line="480" w:lineRule="auto"/>
        <w:ind w:firstLine="708"/>
        <w:jc w:val="both"/>
        <w:rPr>
          <w:lang w:val="en-US"/>
        </w:rPr>
      </w:pPr>
      <w:r>
        <w:rPr>
          <w:lang w:val="en-US"/>
        </w:rPr>
        <w:t>Moreover, w</w:t>
      </w:r>
      <w:r w:rsidR="00DE08C9">
        <w:rPr>
          <w:lang w:val="en-US"/>
        </w:rPr>
        <w:t>e</w:t>
      </w:r>
      <w:r w:rsidR="00C9129E">
        <w:rPr>
          <w:lang w:val="en-US"/>
        </w:rPr>
        <w:t xml:space="preserve"> </w:t>
      </w:r>
      <w:r w:rsidR="00DE08C9">
        <w:rPr>
          <w:lang w:val="en-US"/>
        </w:rPr>
        <w:t xml:space="preserve">expect that segregation </w:t>
      </w:r>
      <w:r w:rsidR="00C9129E">
        <w:rPr>
          <w:lang w:val="en-US"/>
        </w:rPr>
        <w:t>will be</w:t>
      </w:r>
      <w:r w:rsidR="00DE08C9">
        <w:rPr>
          <w:lang w:val="en-US"/>
        </w:rPr>
        <w:t xml:space="preserve"> most pronounced in the retweet layer of the </w:t>
      </w:r>
      <w:r w:rsidR="004E7524">
        <w:rPr>
          <w:lang w:val="en-US"/>
        </w:rPr>
        <w:t>T</w:t>
      </w:r>
      <w:r w:rsidR="00DE08C9">
        <w:rPr>
          <w:lang w:val="en-US"/>
        </w:rPr>
        <w:t xml:space="preserve">witter network, as this type of relation is of the three most likely to be formed between MPs who </w:t>
      </w:r>
      <w:r w:rsidR="00DE08C9">
        <w:rPr>
          <w:lang w:val="en-US"/>
        </w:rPr>
        <w:lastRenderedPageBreak/>
        <w:t>evaluate each other positively</w:t>
      </w:r>
      <w:r w:rsidR="00501717">
        <w:rPr>
          <w:lang w:val="en-US"/>
        </w:rPr>
        <w:t xml:space="preserve"> (Hypothesis 3a)</w:t>
      </w:r>
      <w:r w:rsidR="00DE08C9">
        <w:rPr>
          <w:lang w:val="en-US"/>
        </w:rPr>
        <w:t>. In a similar vein, the @</w:t>
      </w:r>
      <w:r w:rsidR="008F144F">
        <w:rPr>
          <w:lang w:val="en-US"/>
        </w:rPr>
        <w:t>-</w:t>
      </w:r>
      <w:r w:rsidR="00DE08C9">
        <w:rPr>
          <w:lang w:val="en-US"/>
        </w:rPr>
        <w:t>mention relation will</w:t>
      </w:r>
      <w:r w:rsidR="00C9129E">
        <w:rPr>
          <w:lang w:val="en-US"/>
        </w:rPr>
        <w:t xml:space="preserve">, in contrast, </w:t>
      </w:r>
      <w:r w:rsidR="00DE08C9">
        <w:rPr>
          <w:lang w:val="en-US"/>
        </w:rPr>
        <w:t xml:space="preserve">be formed </w:t>
      </w:r>
      <w:r>
        <w:rPr>
          <w:lang w:val="en-US"/>
        </w:rPr>
        <w:t xml:space="preserve">relatively </w:t>
      </w:r>
      <w:r w:rsidR="00430F5D">
        <w:rPr>
          <w:lang w:val="en-US"/>
        </w:rPr>
        <w:t xml:space="preserve">more </w:t>
      </w:r>
      <w:r w:rsidR="00DE08C9">
        <w:rPr>
          <w:lang w:val="en-US"/>
        </w:rPr>
        <w:t xml:space="preserve">between political foes </w:t>
      </w:r>
      <w:r w:rsidR="00430F5D">
        <w:rPr>
          <w:lang w:val="en-US"/>
        </w:rPr>
        <w:t xml:space="preserve">as </w:t>
      </w:r>
      <w:r w:rsidR="00DE08C9">
        <w:rPr>
          <w:lang w:val="en-US"/>
        </w:rPr>
        <w:t>the</w:t>
      </w:r>
      <w:r w:rsidR="00850EDE">
        <w:rPr>
          <w:lang w:val="en-US"/>
        </w:rPr>
        <w:t>y</w:t>
      </w:r>
      <w:r w:rsidR="00DE08C9">
        <w:rPr>
          <w:lang w:val="en-US"/>
        </w:rPr>
        <w:t xml:space="preserve"> debate each other on </w:t>
      </w:r>
      <w:r w:rsidR="004E7524">
        <w:rPr>
          <w:lang w:val="en-US"/>
        </w:rPr>
        <w:t>T</w:t>
      </w:r>
      <w:r w:rsidR="00DE08C9">
        <w:rPr>
          <w:lang w:val="en-US"/>
        </w:rPr>
        <w:t>witter. Hence</w:t>
      </w:r>
      <w:r w:rsidR="00871D73">
        <w:rPr>
          <w:lang w:val="en-US"/>
        </w:rPr>
        <w:t>,</w:t>
      </w:r>
      <w:r w:rsidR="00DE08C9">
        <w:rPr>
          <w:lang w:val="en-US"/>
        </w:rPr>
        <w:t xml:space="preserve"> of the three layers, we expect to observe the lowest degree of </w:t>
      </w:r>
      <w:r w:rsidR="00C9129E">
        <w:rPr>
          <w:lang w:val="en-US"/>
        </w:rPr>
        <w:t xml:space="preserve">political </w:t>
      </w:r>
      <w:r w:rsidR="00DE08C9">
        <w:rPr>
          <w:lang w:val="en-US"/>
        </w:rPr>
        <w:t>segregation</w:t>
      </w:r>
      <w:r w:rsidR="00430F5D">
        <w:rPr>
          <w:lang w:val="en-US"/>
        </w:rPr>
        <w:t xml:space="preserve"> in the @</w:t>
      </w:r>
      <w:r w:rsidR="008F144F">
        <w:rPr>
          <w:lang w:val="en-US"/>
        </w:rPr>
        <w:t>-</w:t>
      </w:r>
      <w:r w:rsidR="00430F5D">
        <w:rPr>
          <w:lang w:val="en-US"/>
        </w:rPr>
        <w:t>mention layer</w:t>
      </w:r>
      <w:r w:rsidR="00501717">
        <w:rPr>
          <w:lang w:val="en-US"/>
        </w:rPr>
        <w:t xml:space="preserve"> (Hypothesis 3b)</w:t>
      </w:r>
      <w:r w:rsidR="00DE08C9">
        <w:rPr>
          <w:lang w:val="en-US"/>
        </w:rPr>
        <w:t xml:space="preserve">. </w:t>
      </w:r>
    </w:p>
    <w:p w14:paraId="0DE7AC37" w14:textId="4E0F5835" w:rsidR="00DE08C9" w:rsidRDefault="00F53275" w:rsidP="00283711">
      <w:pPr>
        <w:spacing w:line="480" w:lineRule="auto"/>
        <w:ind w:firstLine="708"/>
        <w:jc w:val="both"/>
        <w:rPr>
          <w:lang w:val="en-US"/>
        </w:rPr>
      </w:pPr>
      <w:r>
        <w:rPr>
          <w:lang w:val="en-US"/>
        </w:rPr>
        <w:t>From previous research, we know that (physical)</w:t>
      </w:r>
      <w:r w:rsidR="00D0198E">
        <w:rPr>
          <w:lang w:val="en-US"/>
        </w:rPr>
        <w:t xml:space="preserve"> proximity </w:t>
      </w:r>
      <w:r w:rsidR="000104DB">
        <w:rPr>
          <w:lang w:val="en-US"/>
        </w:rPr>
        <w:t xml:space="preserve">and exposure to others </w:t>
      </w:r>
      <w:r w:rsidR="00D0198E">
        <w:rPr>
          <w:lang w:val="en-US"/>
        </w:rPr>
        <w:t>is a</w:t>
      </w:r>
      <w:r>
        <w:rPr>
          <w:lang w:val="en-US"/>
        </w:rPr>
        <w:t xml:space="preserve"> very </w:t>
      </w:r>
      <w:r w:rsidR="00D0198E">
        <w:rPr>
          <w:lang w:val="en-US"/>
        </w:rPr>
        <w:t xml:space="preserve">important determinant for </w:t>
      </w:r>
      <w:r>
        <w:rPr>
          <w:lang w:val="en-US"/>
        </w:rPr>
        <w:t>tie formation and maintenance</w:t>
      </w:r>
      <w:r w:rsidR="00981CE1">
        <w:rPr>
          <w:lang w:val="en-US"/>
        </w:rPr>
        <w:t xml:space="preserve"> </w:t>
      </w:r>
      <w:r w:rsidR="00981CE1">
        <w:rPr>
          <w:lang w:val="en-US"/>
        </w:rPr>
        <w:fldChar w:fldCharType="begin"/>
      </w:r>
      <w:r w:rsidR="005356BA">
        <w:rPr>
          <w:lang w:val="en-US"/>
        </w:rPr>
        <w:instrText xml:space="preserve"> ADDIN ZOTERO_ITEM CSL_CITATION {"citationID":"R7pyL7sU","properties":{"formattedCitation":"(Rivera, Soderstrom, and Uzzi 2010)","plainCitation":"(Rivera, Soderstrom, and Uzzi 2010)","noteIndex":0},"citationItems":[{"id":19,"uris":["http://zotero.org/users/6814611/items/W5DU3CRX"],"itemData":{"id":19,"type":"article-journal","container-title":"annual Review of Sociology","note":"publisher: Annual Reviews","page":"91–115","title":"Dynamics of dyads in social networks: Assortative, relational, and proximity mechanisms","volume":"36","author":[{"family":"Rivera","given":"Mark T"},{"family":"Soderstrom","given":"Sara B"},{"family":"Uzzi","given":"Brian"}],"issued":{"date-parts":[["2010"]]}}}],"schema":"https://github.com/citation-style-language/schema/raw/master/csl-citation.json"} </w:instrText>
      </w:r>
      <w:r w:rsidR="00981CE1">
        <w:rPr>
          <w:lang w:val="en-US"/>
        </w:rPr>
        <w:fldChar w:fldCharType="separate"/>
      </w:r>
      <w:r w:rsidR="00981CE1" w:rsidRPr="00981CE1">
        <w:rPr>
          <w:rFonts w:ascii="Calibri" w:hAnsi="Calibri" w:cs="Calibri"/>
          <w:lang w:val="en-GB"/>
        </w:rPr>
        <w:t>(Rivera, Soderstrom, and Uzzi 2010)</w:t>
      </w:r>
      <w:r w:rsidR="00981CE1">
        <w:rPr>
          <w:lang w:val="en-US"/>
        </w:rPr>
        <w:fldChar w:fldCharType="end"/>
      </w:r>
      <w:r>
        <w:rPr>
          <w:lang w:val="en-US"/>
        </w:rPr>
        <w:t xml:space="preserve">. </w:t>
      </w:r>
      <w:r w:rsidR="00BF0C07">
        <w:rPr>
          <w:lang w:val="en-US"/>
        </w:rPr>
        <w:t xml:space="preserve">Once you follow someone on </w:t>
      </w:r>
      <w:r w:rsidR="00F068B5">
        <w:rPr>
          <w:lang w:val="en-US"/>
        </w:rPr>
        <w:t>T</w:t>
      </w:r>
      <w:r w:rsidR="00BF0C07">
        <w:rPr>
          <w:lang w:val="en-US"/>
        </w:rPr>
        <w:t xml:space="preserve">witter or are followed by someone, the tweets of this </w:t>
      </w:r>
      <w:proofErr w:type="spellStart"/>
      <w:r w:rsidR="00BF0C07">
        <w:rPr>
          <w:lang w:val="en-US"/>
        </w:rPr>
        <w:t>followee</w:t>
      </w:r>
      <w:proofErr w:type="spellEnd"/>
      <w:r w:rsidR="00BF0C07">
        <w:rPr>
          <w:lang w:val="en-US"/>
        </w:rPr>
        <w:t xml:space="preserve">/follower become more visible to you. </w:t>
      </w:r>
      <w:r w:rsidR="00D0198E">
        <w:rPr>
          <w:lang w:val="en-US"/>
        </w:rPr>
        <w:t>Hence</w:t>
      </w:r>
      <w:r w:rsidR="00F94168">
        <w:rPr>
          <w:lang w:val="en-US"/>
        </w:rPr>
        <w:t>,</w:t>
      </w:r>
      <w:r w:rsidR="00D0198E">
        <w:rPr>
          <w:lang w:val="en-US"/>
        </w:rPr>
        <w:t xml:space="preserve"> </w:t>
      </w:r>
      <w:r>
        <w:rPr>
          <w:lang w:val="en-US"/>
        </w:rPr>
        <w:t>we expect that the digital</w:t>
      </w:r>
      <w:r w:rsidR="00D0198E">
        <w:rPr>
          <w:lang w:val="en-US"/>
        </w:rPr>
        <w:t xml:space="preserve"> proximity</w:t>
      </w:r>
      <w:r>
        <w:rPr>
          <w:lang w:val="en-US"/>
        </w:rPr>
        <w:t xml:space="preserve"> that results from a follow relation on </w:t>
      </w:r>
      <w:r w:rsidR="00F068B5">
        <w:rPr>
          <w:lang w:val="en-US"/>
        </w:rPr>
        <w:t>T</w:t>
      </w:r>
      <w:r>
        <w:rPr>
          <w:lang w:val="en-US"/>
        </w:rPr>
        <w:t>witter</w:t>
      </w:r>
      <w:r w:rsidR="00D0198E">
        <w:rPr>
          <w:lang w:val="en-US"/>
        </w:rPr>
        <w:t xml:space="preserve"> will increase opportunities </w:t>
      </w:r>
      <w:r>
        <w:rPr>
          <w:lang w:val="en-US"/>
        </w:rPr>
        <w:t xml:space="preserve">for </w:t>
      </w:r>
      <w:r w:rsidR="006A0CEB">
        <w:rPr>
          <w:lang w:val="en-US"/>
        </w:rPr>
        <w:t xml:space="preserve">both </w:t>
      </w:r>
      <w:r>
        <w:rPr>
          <w:lang w:val="en-US"/>
        </w:rPr>
        <w:t xml:space="preserve">MPs </w:t>
      </w:r>
      <w:r w:rsidR="00D0198E">
        <w:rPr>
          <w:lang w:val="en-US"/>
        </w:rPr>
        <w:t>to retweet</w:t>
      </w:r>
      <w:r>
        <w:rPr>
          <w:lang w:val="en-US"/>
        </w:rPr>
        <w:t xml:space="preserve"> each other’s</w:t>
      </w:r>
      <w:r w:rsidR="00D0198E">
        <w:rPr>
          <w:lang w:val="en-US"/>
        </w:rPr>
        <w:t xml:space="preserve"> tweet</w:t>
      </w:r>
      <w:r>
        <w:rPr>
          <w:lang w:val="en-US"/>
        </w:rPr>
        <w:t>s</w:t>
      </w:r>
      <w:r w:rsidR="00D0198E">
        <w:rPr>
          <w:lang w:val="en-US"/>
        </w:rPr>
        <w:t xml:space="preserve"> or t</w:t>
      </w:r>
      <w:r>
        <w:rPr>
          <w:lang w:val="en-US"/>
        </w:rPr>
        <w:t>o</w:t>
      </w:r>
      <w:r w:rsidR="00D0198E">
        <w:rPr>
          <w:lang w:val="en-US"/>
        </w:rPr>
        <w:t xml:space="preserve"> react on </w:t>
      </w:r>
      <w:r>
        <w:rPr>
          <w:lang w:val="en-US"/>
        </w:rPr>
        <w:t>tweets</w:t>
      </w:r>
      <w:r w:rsidR="00D0198E">
        <w:rPr>
          <w:lang w:val="en-US"/>
        </w:rPr>
        <w:t xml:space="preserve"> via </w:t>
      </w:r>
      <w:r w:rsidR="008F144F">
        <w:rPr>
          <w:lang w:val="en-US"/>
        </w:rPr>
        <w:t>@-mention</w:t>
      </w:r>
      <w:r w:rsidR="00D0198E">
        <w:rPr>
          <w:lang w:val="en-US"/>
        </w:rPr>
        <w:t xml:space="preserve">s. Consequently, we expect follow relations to increase retweet and </w:t>
      </w:r>
      <w:r w:rsidR="008F144F">
        <w:rPr>
          <w:lang w:val="en-US"/>
        </w:rPr>
        <w:t>@-mention</w:t>
      </w:r>
      <w:r w:rsidR="00D0198E">
        <w:rPr>
          <w:lang w:val="en-US"/>
        </w:rPr>
        <w:t xml:space="preserve"> relation</w:t>
      </w:r>
      <w:r>
        <w:rPr>
          <w:lang w:val="en-US"/>
        </w:rPr>
        <w:t>s</w:t>
      </w:r>
      <w:r w:rsidR="00D0198E">
        <w:rPr>
          <w:lang w:val="en-US"/>
        </w:rPr>
        <w:t xml:space="preserve"> and thus that the degree of segregation in the retweet and </w:t>
      </w:r>
      <w:r w:rsidR="008F144F">
        <w:rPr>
          <w:lang w:val="en-US"/>
        </w:rPr>
        <w:t>@-mention</w:t>
      </w:r>
      <w:r w:rsidR="00D0198E">
        <w:rPr>
          <w:lang w:val="en-US"/>
        </w:rPr>
        <w:t xml:space="preserve"> layer is in part the result of the degree of segregation in the follower layer</w:t>
      </w:r>
      <w:r w:rsidR="00501717">
        <w:rPr>
          <w:lang w:val="en-US"/>
        </w:rPr>
        <w:t xml:space="preserve"> (Hypothesis 4a and 4b)</w:t>
      </w:r>
      <w:r w:rsidR="00D0198E">
        <w:rPr>
          <w:lang w:val="en-US"/>
        </w:rPr>
        <w:t xml:space="preserve">. Similarly, when an MP </w:t>
      </w:r>
      <w:r w:rsidR="00315E9D">
        <w:rPr>
          <w:lang w:val="en-US"/>
        </w:rPr>
        <w:t xml:space="preserve">retweets </w:t>
      </w:r>
      <w:r w:rsidR="00EE54C6">
        <w:rPr>
          <w:lang w:val="en-US"/>
        </w:rPr>
        <w:t xml:space="preserve">another MPs </w:t>
      </w:r>
      <w:r w:rsidR="00315E9D">
        <w:rPr>
          <w:lang w:val="en-US"/>
        </w:rPr>
        <w:t xml:space="preserve">tweet or </w:t>
      </w:r>
      <w:r w:rsidR="008F144F">
        <w:rPr>
          <w:lang w:val="en-US"/>
        </w:rPr>
        <w:t>@-mention</w:t>
      </w:r>
      <w:r w:rsidR="00D0198E">
        <w:rPr>
          <w:lang w:val="en-US"/>
        </w:rPr>
        <w:t xml:space="preserve">s </w:t>
      </w:r>
      <w:r w:rsidR="00EE54C6">
        <w:rPr>
          <w:lang w:val="en-US"/>
        </w:rPr>
        <w:t>them</w:t>
      </w:r>
      <w:r w:rsidR="00D0198E">
        <w:rPr>
          <w:lang w:val="en-US"/>
        </w:rPr>
        <w:t xml:space="preserve">, this may be an incentive </w:t>
      </w:r>
      <w:r w:rsidR="00EE54C6">
        <w:rPr>
          <w:lang w:val="en-US"/>
        </w:rPr>
        <w:t xml:space="preserve">for the second MP </w:t>
      </w:r>
      <w:r w:rsidR="00D0198E">
        <w:rPr>
          <w:lang w:val="en-US"/>
        </w:rPr>
        <w:t xml:space="preserve">to become </w:t>
      </w:r>
      <w:r w:rsidR="000E5814">
        <w:rPr>
          <w:lang w:val="en-US"/>
        </w:rPr>
        <w:t>closer</w:t>
      </w:r>
      <w:r w:rsidR="00D0198E">
        <w:rPr>
          <w:lang w:val="en-US"/>
        </w:rPr>
        <w:t xml:space="preserve"> to </w:t>
      </w:r>
      <w:r w:rsidR="00EE54C6">
        <w:rPr>
          <w:lang w:val="en-US"/>
        </w:rPr>
        <w:t xml:space="preserve">the first </w:t>
      </w:r>
      <w:r w:rsidR="00D0198E">
        <w:rPr>
          <w:lang w:val="en-US"/>
        </w:rPr>
        <w:t xml:space="preserve">MP and to start following this MP. </w:t>
      </w:r>
      <w:r w:rsidR="000E5814">
        <w:rPr>
          <w:lang w:val="en-US"/>
        </w:rPr>
        <w:t>Thus,</w:t>
      </w:r>
      <w:r w:rsidR="00D0198E">
        <w:rPr>
          <w:lang w:val="en-US"/>
        </w:rPr>
        <w:t xml:space="preserve"> </w:t>
      </w:r>
      <w:r w:rsidR="00315E9D">
        <w:rPr>
          <w:lang w:val="en-US"/>
        </w:rPr>
        <w:t xml:space="preserve">we expect that </w:t>
      </w:r>
      <w:r w:rsidR="00D0198E">
        <w:rPr>
          <w:lang w:val="en-US"/>
        </w:rPr>
        <w:t>segregation in the friendship network will also be</w:t>
      </w:r>
      <w:r w:rsidR="00315E9D">
        <w:rPr>
          <w:lang w:val="en-US"/>
        </w:rPr>
        <w:t xml:space="preserve"> in part</w:t>
      </w:r>
      <w:r w:rsidR="00D0198E">
        <w:rPr>
          <w:lang w:val="en-US"/>
        </w:rPr>
        <w:t xml:space="preserve"> the result of segregation in the </w:t>
      </w:r>
      <w:r>
        <w:rPr>
          <w:lang w:val="en-US"/>
        </w:rPr>
        <w:t xml:space="preserve">retweet and </w:t>
      </w:r>
      <w:r w:rsidR="008F144F">
        <w:rPr>
          <w:lang w:val="en-US"/>
        </w:rPr>
        <w:t>@-mention</w:t>
      </w:r>
      <w:r w:rsidR="00D0198E">
        <w:rPr>
          <w:lang w:val="en-US"/>
        </w:rPr>
        <w:t xml:space="preserve"> network</w:t>
      </w:r>
      <w:r w:rsidR="00501717">
        <w:rPr>
          <w:lang w:val="en-US"/>
        </w:rPr>
        <w:t xml:space="preserve"> (Hypothesis 4c and 4d)</w:t>
      </w:r>
      <w:r w:rsidR="00D0198E">
        <w:rPr>
          <w:lang w:val="en-US"/>
        </w:rPr>
        <w:t xml:space="preserve">. </w:t>
      </w:r>
    </w:p>
    <w:p w14:paraId="6518B53C" w14:textId="1D3B3CA7" w:rsidR="00AE7FE4" w:rsidRDefault="00F17970" w:rsidP="00283711">
      <w:pPr>
        <w:spacing w:line="480" w:lineRule="auto"/>
        <w:ind w:firstLine="708"/>
        <w:jc w:val="both"/>
        <w:rPr>
          <w:lang w:val="en-US"/>
        </w:rPr>
      </w:pPr>
      <w:r>
        <w:rPr>
          <w:lang w:val="en-US"/>
        </w:rPr>
        <w:t xml:space="preserve">Finally, we could expect that initial </w:t>
      </w:r>
      <w:r w:rsidR="00391243">
        <w:rPr>
          <w:lang w:val="en-US"/>
        </w:rPr>
        <w:t xml:space="preserve">levels of segregation </w:t>
      </w:r>
      <w:r w:rsidR="001F2439">
        <w:rPr>
          <w:lang w:val="en-US"/>
        </w:rPr>
        <w:t>may</w:t>
      </w:r>
      <w:r w:rsidR="00391243">
        <w:rPr>
          <w:lang w:val="en-US"/>
        </w:rPr>
        <w:t xml:space="preserve"> deepen, </w:t>
      </w:r>
      <w:r w:rsidR="00B9355F">
        <w:rPr>
          <w:lang w:val="en-US"/>
        </w:rPr>
        <w:t xml:space="preserve">because of inbreeding homophily and structural network dynamics, </w:t>
      </w:r>
      <w:r w:rsidR="00391243">
        <w:rPr>
          <w:lang w:val="en-US"/>
        </w:rPr>
        <w:t>in line with the idea of the development of political echo chambers</w:t>
      </w:r>
      <w:r w:rsidR="001F2439">
        <w:rPr>
          <w:lang w:val="en-US"/>
        </w:rPr>
        <w:t xml:space="preserve">. </w:t>
      </w:r>
      <w:r w:rsidR="00063D2D">
        <w:rPr>
          <w:lang w:val="en-US"/>
        </w:rPr>
        <w:t>On the other hand</w:t>
      </w:r>
      <w:r w:rsidR="001F2439">
        <w:rPr>
          <w:lang w:val="en-US"/>
        </w:rPr>
        <w:t>,</w:t>
      </w:r>
      <w:r w:rsidR="00391243">
        <w:rPr>
          <w:lang w:val="en-US"/>
        </w:rPr>
        <w:t xml:space="preserve"> </w:t>
      </w:r>
      <w:r w:rsidR="001F2439">
        <w:rPr>
          <w:lang w:val="en-US"/>
        </w:rPr>
        <w:t>n</w:t>
      </w:r>
      <w:r w:rsidR="00391243">
        <w:rPr>
          <w:lang w:val="en-US"/>
        </w:rPr>
        <w:t xml:space="preserve">etworks </w:t>
      </w:r>
      <w:r w:rsidR="001F2439">
        <w:rPr>
          <w:lang w:val="en-US"/>
        </w:rPr>
        <w:t xml:space="preserve">may </w:t>
      </w:r>
      <w:r w:rsidR="00391243">
        <w:rPr>
          <w:lang w:val="en-US"/>
        </w:rPr>
        <w:t xml:space="preserve">become more integrated over time </w:t>
      </w:r>
      <w:r w:rsidR="000E5814">
        <w:rPr>
          <w:lang w:val="en-US"/>
        </w:rPr>
        <w:t>because of</w:t>
      </w:r>
      <w:r w:rsidR="00391243">
        <w:rPr>
          <w:lang w:val="en-US"/>
        </w:rPr>
        <w:t xml:space="preserve"> the (offline) meeting opportunities with </w:t>
      </w:r>
      <w:r w:rsidR="001F2439">
        <w:rPr>
          <w:lang w:val="en-US"/>
        </w:rPr>
        <w:t xml:space="preserve">dissimilar </w:t>
      </w:r>
      <w:r w:rsidR="00391243">
        <w:rPr>
          <w:lang w:val="en-US"/>
        </w:rPr>
        <w:t xml:space="preserve">MPs </w:t>
      </w:r>
      <w:r w:rsidR="001F2439">
        <w:rPr>
          <w:lang w:val="en-US"/>
        </w:rPr>
        <w:t>in the House</w:t>
      </w:r>
      <w:r w:rsidR="00063D2D">
        <w:rPr>
          <w:lang w:val="en-US"/>
        </w:rPr>
        <w:t xml:space="preserve">. MPs may </w:t>
      </w:r>
      <w:r w:rsidR="00B9355F">
        <w:rPr>
          <w:lang w:val="en-US"/>
        </w:rPr>
        <w:t xml:space="preserve">also </w:t>
      </w:r>
      <w:r w:rsidR="00063D2D">
        <w:rPr>
          <w:lang w:val="en-US"/>
        </w:rPr>
        <w:t>form new strategic follower relations with dissimilar MPs</w:t>
      </w:r>
      <w:r w:rsidR="00B9355F">
        <w:rPr>
          <w:lang w:val="en-US"/>
        </w:rPr>
        <w:t xml:space="preserve">, because they want </w:t>
      </w:r>
      <w:r w:rsidR="00063D2D">
        <w:rPr>
          <w:lang w:val="en-US"/>
        </w:rPr>
        <w:t>to be informed on the Twitter content of these dissimilar MPs</w:t>
      </w:r>
      <w:r w:rsidR="004E7524">
        <w:rPr>
          <w:lang w:val="en-US"/>
        </w:rPr>
        <w:t xml:space="preserve"> and forge alliances</w:t>
      </w:r>
      <w:r w:rsidR="00B9355F">
        <w:rPr>
          <w:lang w:val="en-US"/>
        </w:rPr>
        <w:t xml:space="preserve">. </w:t>
      </w:r>
      <w:r>
        <w:rPr>
          <w:lang w:val="en-US"/>
        </w:rPr>
        <w:t xml:space="preserve">Similarly, </w:t>
      </w:r>
      <w:r w:rsidR="00B9355F">
        <w:rPr>
          <w:lang w:val="en-US"/>
        </w:rPr>
        <w:t xml:space="preserve">MPs may </w:t>
      </w:r>
      <w:r w:rsidR="00391243">
        <w:rPr>
          <w:lang w:val="en-US"/>
        </w:rPr>
        <w:t xml:space="preserve">enter </w:t>
      </w:r>
      <w:r w:rsidR="00B9355F">
        <w:rPr>
          <w:lang w:val="en-US"/>
        </w:rPr>
        <w:t>@</w:t>
      </w:r>
      <w:r w:rsidR="000C3B4A">
        <w:rPr>
          <w:lang w:val="en-US"/>
        </w:rPr>
        <w:t>-</w:t>
      </w:r>
      <w:r w:rsidR="00B9355F">
        <w:rPr>
          <w:lang w:val="en-US"/>
        </w:rPr>
        <w:t xml:space="preserve">mention </w:t>
      </w:r>
      <w:r w:rsidR="00391243">
        <w:rPr>
          <w:lang w:val="en-US"/>
        </w:rPr>
        <w:t xml:space="preserve">discussions with political opponents on </w:t>
      </w:r>
      <w:r w:rsidR="00DC611A">
        <w:rPr>
          <w:lang w:val="en-US"/>
        </w:rPr>
        <w:t>T</w:t>
      </w:r>
      <w:r w:rsidR="00391243">
        <w:rPr>
          <w:lang w:val="en-US"/>
        </w:rPr>
        <w:t>witter</w:t>
      </w:r>
      <w:r w:rsidR="00B46417">
        <w:rPr>
          <w:lang w:val="en-US"/>
        </w:rPr>
        <w:t>, either steered by genuine political motives or to strategically increase Twitter visibility</w:t>
      </w:r>
      <w:r w:rsidR="00391243">
        <w:rPr>
          <w:lang w:val="en-US"/>
        </w:rPr>
        <w:t>.</w:t>
      </w:r>
      <w:r w:rsidR="006A0CEB">
        <w:rPr>
          <w:lang w:val="en-US"/>
        </w:rPr>
        <w:t xml:space="preserve"> </w:t>
      </w:r>
      <w:r>
        <w:rPr>
          <w:lang w:val="en-US"/>
        </w:rPr>
        <w:t>From a theoretical perspective of network dynamics and digital architectures, both mechanisms are likely to occur and we cannot deduce</w:t>
      </w:r>
      <w:r w:rsidR="000C3B4A">
        <w:rPr>
          <w:lang w:val="en-US"/>
        </w:rPr>
        <w:t xml:space="preserve"> an</w:t>
      </w:r>
      <w:r>
        <w:rPr>
          <w:lang w:val="en-US"/>
        </w:rPr>
        <w:t xml:space="preserve"> a</w:t>
      </w:r>
      <w:r w:rsidR="00B9355F">
        <w:rPr>
          <w:lang w:val="en-US"/>
        </w:rPr>
        <w:t xml:space="preserve"> priori expectation on </w:t>
      </w:r>
      <w:r>
        <w:rPr>
          <w:lang w:val="en-US"/>
        </w:rPr>
        <w:t>whether</w:t>
      </w:r>
      <w:r w:rsidR="00B9355F">
        <w:rPr>
          <w:lang w:val="en-US"/>
        </w:rPr>
        <w:t xml:space="preserve"> deepen</w:t>
      </w:r>
      <w:r>
        <w:rPr>
          <w:lang w:val="en-US"/>
        </w:rPr>
        <w:t>ing</w:t>
      </w:r>
      <w:r w:rsidR="00B9355F">
        <w:rPr>
          <w:lang w:val="en-US"/>
        </w:rPr>
        <w:t xml:space="preserve"> or eas</w:t>
      </w:r>
      <w:r>
        <w:rPr>
          <w:lang w:val="en-US"/>
        </w:rPr>
        <w:t>ing</w:t>
      </w:r>
      <w:r w:rsidR="00B9355F">
        <w:rPr>
          <w:lang w:val="en-US"/>
        </w:rPr>
        <w:t xml:space="preserve"> segregation will dominate</w:t>
      </w:r>
      <w:r>
        <w:rPr>
          <w:lang w:val="en-US"/>
        </w:rPr>
        <w:t>. Therefore</w:t>
      </w:r>
      <w:r w:rsidR="00136272">
        <w:rPr>
          <w:lang w:val="en-US"/>
        </w:rPr>
        <w:t>,</w:t>
      </w:r>
      <w:r>
        <w:rPr>
          <w:lang w:val="en-US"/>
        </w:rPr>
        <w:t xml:space="preserve"> we only formulate a research question on this</w:t>
      </w:r>
      <w:r w:rsidR="00B9355F">
        <w:rPr>
          <w:lang w:val="en-US"/>
        </w:rPr>
        <w:t xml:space="preserve"> </w:t>
      </w:r>
      <w:r>
        <w:rPr>
          <w:lang w:val="en-US"/>
        </w:rPr>
        <w:t xml:space="preserve">to </w:t>
      </w:r>
      <w:r>
        <w:rPr>
          <w:lang w:val="en-US"/>
        </w:rPr>
        <w:lastRenderedPageBreak/>
        <w:t>explore</w:t>
      </w:r>
      <w:r w:rsidR="00B9355F">
        <w:rPr>
          <w:lang w:val="en-US"/>
        </w:rPr>
        <w:t xml:space="preserve"> the development of segregation in Twitter over time</w:t>
      </w:r>
      <w:r>
        <w:rPr>
          <w:lang w:val="en-US"/>
        </w:rPr>
        <w:t xml:space="preserve">: </w:t>
      </w:r>
      <w:commentRangeStart w:id="3"/>
      <w:r>
        <w:rPr>
          <w:lang w:val="en-US"/>
        </w:rPr>
        <w:t>To what extent do the different forms of segregation in the different layers of Twitter networks among MPs deepen or ease over time? (Research question 1)</w:t>
      </w:r>
      <w:commentRangeEnd w:id="3"/>
      <w:r w:rsidR="005B26E5">
        <w:rPr>
          <w:rStyle w:val="CommentReference"/>
        </w:rPr>
        <w:commentReference w:id="3"/>
      </w:r>
    </w:p>
    <w:p w14:paraId="5CF492CC" w14:textId="77777777" w:rsidR="0087243B" w:rsidRDefault="0087243B" w:rsidP="00283711">
      <w:pPr>
        <w:spacing w:line="480" w:lineRule="auto"/>
        <w:ind w:firstLine="0"/>
        <w:jc w:val="both"/>
        <w:rPr>
          <w:b/>
          <w:lang w:val="en-US"/>
        </w:rPr>
      </w:pPr>
    </w:p>
    <w:p w14:paraId="698C5576" w14:textId="7E1DEC06" w:rsidR="00D13E73" w:rsidRDefault="00A47350" w:rsidP="00283711">
      <w:pPr>
        <w:spacing w:line="480" w:lineRule="auto"/>
        <w:ind w:firstLine="0"/>
        <w:jc w:val="both"/>
        <w:rPr>
          <w:b/>
          <w:lang w:val="en-US"/>
        </w:rPr>
      </w:pPr>
      <w:r>
        <w:rPr>
          <w:b/>
          <w:lang w:val="en-US"/>
        </w:rPr>
        <w:t xml:space="preserve">3. </w:t>
      </w:r>
      <w:r w:rsidR="00315E9D">
        <w:rPr>
          <w:b/>
          <w:lang w:val="en-US"/>
        </w:rPr>
        <w:t>Data</w:t>
      </w:r>
      <w:r>
        <w:rPr>
          <w:b/>
          <w:lang w:val="en-US"/>
        </w:rPr>
        <w:t xml:space="preserve"> and methods</w:t>
      </w:r>
    </w:p>
    <w:p w14:paraId="3BBDA780" w14:textId="1A88DF67" w:rsidR="00315E9D" w:rsidRDefault="00F5486E" w:rsidP="00283711">
      <w:pPr>
        <w:spacing w:line="480" w:lineRule="auto"/>
        <w:ind w:firstLine="0"/>
        <w:jc w:val="both"/>
        <w:rPr>
          <w:bCs/>
          <w:lang w:val="en-US"/>
        </w:rPr>
      </w:pPr>
      <w:r>
        <w:rPr>
          <w:lang w:val="en-US"/>
        </w:rPr>
        <w:t>The Netherlands is</w:t>
      </w:r>
      <w:r w:rsidR="0071164C">
        <w:rPr>
          <w:lang w:val="en-US"/>
        </w:rPr>
        <w:t xml:space="preserve"> a Twitter frontrunner, with a high adoption rate among MPs (&gt;85% since 2012)</w:t>
      </w:r>
      <w:r>
        <w:rPr>
          <w:lang w:val="en-US"/>
        </w:rPr>
        <w:t xml:space="preserve">. </w:t>
      </w:r>
      <w:r w:rsidR="00315E9D">
        <w:rPr>
          <w:bCs/>
          <w:lang w:val="en-US"/>
        </w:rPr>
        <w:t xml:space="preserve">Of </w:t>
      </w:r>
      <w:r w:rsidR="00DF07A8">
        <w:rPr>
          <w:bCs/>
          <w:lang w:val="en-US"/>
        </w:rPr>
        <w:t xml:space="preserve">the </w:t>
      </w:r>
      <w:r w:rsidR="00315E9D">
        <w:rPr>
          <w:bCs/>
          <w:lang w:val="en-US"/>
        </w:rPr>
        <w:t xml:space="preserve">150 politicians who entered </w:t>
      </w:r>
      <w:r w:rsidR="00DF07A8">
        <w:rPr>
          <w:bCs/>
          <w:lang w:val="en-US"/>
        </w:rPr>
        <w:t>p</w:t>
      </w:r>
      <w:r w:rsidR="00315E9D">
        <w:rPr>
          <w:bCs/>
          <w:lang w:val="en-US"/>
        </w:rPr>
        <w:t xml:space="preserve">arliament </w:t>
      </w:r>
      <w:r w:rsidR="008740B5">
        <w:rPr>
          <w:bCs/>
          <w:lang w:val="en-US"/>
        </w:rPr>
        <w:t xml:space="preserve">in 2017, </w:t>
      </w:r>
      <w:r w:rsidR="00315E9D">
        <w:rPr>
          <w:bCs/>
          <w:lang w:val="en-US"/>
        </w:rPr>
        <w:t>we</w:t>
      </w:r>
      <w:r w:rsidR="008740B5">
        <w:rPr>
          <w:bCs/>
          <w:lang w:val="en-US"/>
        </w:rPr>
        <w:t xml:space="preserve"> could find</w:t>
      </w:r>
      <w:r w:rsidR="00315E9D">
        <w:rPr>
          <w:bCs/>
          <w:lang w:val="en-US"/>
        </w:rPr>
        <w:t xml:space="preserve"> 147 twitter handles.</w:t>
      </w:r>
      <w:r w:rsidR="00EF7F1F">
        <w:rPr>
          <w:bCs/>
          <w:lang w:val="en-US"/>
        </w:rPr>
        <w:t xml:space="preserve"> </w:t>
      </w:r>
      <w:r w:rsidR="00DC611A">
        <w:rPr>
          <w:bCs/>
          <w:lang w:val="en-US"/>
        </w:rPr>
        <w:t>Via t</w:t>
      </w:r>
      <w:r w:rsidR="00EF7F1F">
        <w:rPr>
          <w:bCs/>
          <w:lang w:val="en-US"/>
        </w:rPr>
        <w:t xml:space="preserve">he Twitter REST API follower and retweet relations </w:t>
      </w:r>
      <w:r w:rsidR="00DC611A">
        <w:rPr>
          <w:bCs/>
          <w:lang w:val="en-US"/>
        </w:rPr>
        <w:t xml:space="preserve">were mapped </w:t>
      </w:r>
      <w:r w:rsidR="00EF7F1F">
        <w:rPr>
          <w:bCs/>
          <w:lang w:val="en-US"/>
        </w:rPr>
        <w:t xml:space="preserve">and </w:t>
      </w:r>
      <w:r w:rsidR="00DC611A">
        <w:rPr>
          <w:bCs/>
          <w:lang w:val="en-US"/>
        </w:rPr>
        <w:t xml:space="preserve">via </w:t>
      </w:r>
      <w:r w:rsidR="00EF7F1F">
        <w:rPr>
          <w:bCs/>
          <w:lang w:val="en-US"/>
        </w:rPr>
        <w:t>the Twitter SEARCH API @</w:t>
      </w:r>
      <w:r w:rsidR="00A616D8">
        <w:rPr>
          <w:bCs/>
          <w:lang w:val="en-US"/>
        </w:rPr>
        <w:t>-</w:t>
      </w:r>
      <w:r w:rsidR="00EF7F1F">
        <w:rPr>
          <w:bCs/>
          <w:lang w:val="en-US"/>
        </w:rPr>
        <w:t>mention relations</w:t>
      </w:r>
      <w:r w:rsidR="00DC611A">
        <w:rPr>
          <w:bCs/>
          <w:lang w:val="en-US"/>
        </w:rPr>
        <w:t xml:space="preserve"> were mapped,</w:t>
      </w:r>
      <w:r w:rsidR="00EF7F1F">
        <w:rPr>
          <w:bCs/>
          <w:lang w:val="en-US"/>
        </w:rPr>
        <w:t xml:space="preserve"> at three time-points (</w:t>
      </w:r>
      <w:r w:rsidR="00150FAE">
        <w:rPr>
          <w:bCs/>
          <w:lang w:val="en-US"/>
        </w:rPr>
        <w:t>April</w:t>
      </w:r>
      <w:r w:rsidR="00EF7F1F">
        <w:rPr>
          <w:bCs/>
          <w:lang w:val="en-US"/>
        </w:rPr>
        <w:t xml:space="preserve"> 2017,</w:t>
      </w:r>
      <w:r w:rsidR="00150FAE">
        <w:rPr>
          <w:bCs/>
          <w:lang w:val="en-US"/>
        </w:rPr>
        <w:t xml:space="preserve"> June 2017</w:t>
      </w:r>
      <w:r w:rsidR="008740B5">
        <w:rPr>
          <w:bCs/>
          <w:lang w:val="en-US"/>
        </w:rPr>
        <w:t>,</w:t>
      </w:r>
      <w:r w:rsidR="00150FAE">
        <w:rPr>
          <w:bCs/>
          <w:lang w:val="en-US"/>
        </w:rPr>
        <w:t xml:space="preserve"> September 2017</w:t>
      </w:r>
      <w:r w:rsidR="00EF7F1F">
        <w:rPr>
          <w:bCs/>
          <w:lang w:val="en-US"/>
        </w:rPr>
        <w:t xml:space="preserve">). </w:t>
      </w:r>
    </w:p>
    <w:p w14:paraId="5CF61BAE" w14:textId="32B1CC35" w:rsidR="00075CC7" w:rsidRDefault="00150FAE" w:rsidP="00E24712">
      <w:pPr>
        <w:spacing w:line="480" w:lineRule="auto"/>
        <w:ind w:firstLine="0"/>
        <w:jc w:val="both"/>
        <w:rPr>
          <w:bCs/>
          <w:lang w:val="en-US"/>
        </w:rPr>
      </w:pPr>
      <w:r>
        <w:rPr>
          <w:bCs/>
          <w:lang w:val="en-US"/>
        </w:rPr>
        <w:tab/>
        <w:t xml:space="preserve">The </w:t>
      </w:r>
      <w:r w:rsidRPr="00D76115">
        <w:rPr>
          <w:bCs/>
          <w:i/>
          <w:iCs/>
          <w:lang w:val="en-US"/>
        </w:rPr>
        <w:t>sex</w:t>
      </w:r>
      <w:r>
        <w:rPr>
          <w:bCs/>
          <w:lang w:val="en-US"/>
        </w:rPr>
        <w:t xml:space="preserve"> of MPs is </w:t>
      </w:r>
      <w:r w:rsidR="00DF07A8">
        <w:rPr>
          <w:bCs/>
          <w:lang w:val="en-US"/>
        </w:rPr>
        <w:t xml:space="preserve">taken </w:t>
      </w:r>
      <w:r w:rsidR="008740B5">
        <w:rPr>
          <w:bCs/>
          <w:lang w:val="en-US"/>
        </w:rPr>
        <w:t xml:space="preserve">as reported on </w:t>
      </w:r>
      <w:r>
        <w:rPr>
          <w:bCs/>
          <w:lang w:val="en-US"/>
        </w:rPr>
        <w:t xml:space="preserve">the </w:t>
      </w:r>
      <w:r w:rsidR="008740B5">
        <w:rPr>
          <w:bCs/>
          <w:lang w:val="en-US"/>
        </w:rPr>
        <w:t>ballot</w:t>
      </w:r>
      <w:r>
        <w:rPr>
          <w:bCs/>
          <w:lang w:val="en-US"/>
        </w:rPr>
        <w:t xml:space="preserve">. </w:t>
      </w:r>
      <w:r w:rsidR="008740B5">
        <w:rPr>
          <w:bCs/>
          <w:lang w:val="en-US"/>
        </w:rPr>
        <w:t xml:space="preserve">MPs’ </w:t>
      </w:r>
      <w:r w:rsidRPr="00D76115">
        <w:rPr>
          <w:bCs/>
          <w:i/>
          <w:iCs/>
          <w:lang w:val="en-US"/>
        </w:rPr>
        <w:t>age</w:t>
      </w:r>
      <w:r>
        <w:rPr>
          <w:bCs/>
          <w:lang w:val="en-US"/>
        </w:rPr>
        <w:t xml:space="preserve"> </w:t>
      </w:r>
      <w:r w:rsidR="00B46417">
        <w:rPr>
          <w:bCs/>
          <w:lang w:val="en-US"/>
        </w:rPr>
        <w:t xml:space="preserve"> </w:t>
      </w:r>
      <w:r>
        <w:rPr>
          <w:bCs/>
          <w:lang w:val="en-US"/>
        </w:rPr>
        <w:t xml:space="preserve">was collected via the official website of the House of Parliament. </w:t>
      </w:r>
      <w:r w:rsidR="004F3ED1">
        <w:rPr>
          <w:bCs/>
          <w:lang w:val="en-US"/>
        </w:rPr>
        <w:t xml:space="preserve">For our descriptive analyses we constructed a dummy variable indicating whether the age difference between two MPs was less than 6 years. </w:t>
      </w:r>
      <w:r w:rsidRPr="00D76115">
        <w:rPr>
          <w:bCs/>
          <w:lang w:val="en-US"/>
        </w:rPr>
        <w:t xml:space="preserve">We </w:t>
      </w:r>
      <w:r w:rsidR="0023218E" w:rsidRPr="00D76115">
        <w:rPr>
          <w:noProof/>
          <w:lang w:val="en-US"/>
        </w:rPr>
        <w:t xml:space="preserve">considered </w:t>
      </w:r>
      <w:r w:rsidR="008740B5">
        <w:rPr>
          <w:noProof/>
          <w:lang w:val="en-US"/>
        </w:rPr>
        <w:t xml:space="preserve">16 </w:t>
      </w:r>
      <w:r w:rsidR="00075CC7" w:rsidRPr="00D76115">
        <w:rPr>
          <w:noProof/>
          <w:lang w:val="en-US"/>
        </w:rPr>
        <w:t>MPs</w:t>
      </w:r>
      <w:r w:rsidR="008740B5">
        <w:rPr>
          <w:noProof/>
          <w:lang w:val="en-US"/>
        </w:rPr>
        <w:t xml:space="preserve"> to</w:t>
      </w:r>
      <w:r w:rsidR="00075CC7" w:rsidRPr="00D76115">
        <w:rPr>
          <w:noProof/>
          <w:lang w:val="en-US"/>
        </w:rPr>
        <w:t xml:space="preserve"> having a</w:t>
      </w:r>
      <w:r w:rsidR="008740B5">
        <w:rPr>
          <w:noProof/>
          <w:lang w:val="en-US"/>
        </w:rPr>
        <w:t>n</w:t>
      </w:r>
      <w:r w:rsidR="00075CC7" w:rsidRPr="00D76115">
        <w:rPr>
          <w:noProof/>
          <w:lang w:val="en-US"/>
        </w:rPr>
        <w:t xml:space="preserve"> </w:t>
      </w:r>
      <w:r w:rsidR="00075CC7" w:rsidRPr="00D76115">
        <w:rPr>
          <w:i/>
          <w:iCs/>
          <w:noProof/>
          <w:lang w:val="en-US"/>
        </w:rPr>
        <w:t xml:space="preserve">visible </w:t>
      </w:r>
      <w:r w:rsidR="00DF07A8" w:rsidRPr="00D76115">
        <w:rPr>
          <w:i/>
          <w:iCs/>
          <w:noProof/>
          <w:lang w:val="en-US"/>
        </w:rPr>
        <w:t>ethnic-</w:t>
      </w:r>
      <w:r w:rsidR="00075CC7" w:rsidRPr="00D76115">
        <w:rPr>
          <w:i/>
          <w:iCs/>
          <w:noProof/>
          <w:lang w:val="en-US"/>
        </w:rPr>
        <w:t>minority background</w:t>
      </w:r>
      <w:r w:rsidR="008740B5">
        <w:rPr>
          <w:noProof/>
          <w:lang w:val="en-US"/>
        </w:rPr>
        <w:t>,</w:t>
      </w:r>
      <w:r w:rsidR="00DF07A8" w:rsidRPr="00D76115">
        <w:rPr>
          <w:i/>
          <w:iCs/>
          <w:noProof/>
          <w:lang w:val="en-US"/>
        </w:rPr>
        <w:t xml:space="preserve"> </w:t>
      </w:r>
      <w:r w:rsidR="00DF07A8" w:rsidRPr="00D76115">
        <w:rPr>
          <w:noProof/>
          <w:lang w:val="en-US"/>
        </w:rPr>
        <w:t xml:space="preserve">using a common </w:t>
      </w:r>
      <w:r w:rsidR="0023218E" w:rsidRPr="00D76115">
        <w:rPr>
          <w:noProof/>
          <w:lang w:val="en-US"/>
        </w:rPr>
        <w:t xml:space="preserve">contextual </w:t>
      </w:r>
      <w:r w:rsidR="00DF07A8" w:rsidRPr="00D76115">
        <w:rPr>
          <w:noProof/>
          <w:lang w:val="en-US"/>
        </w:rPr>
        <w:t>definition and procedure in the literature</w:t>
      </w:r>
      <w:r w:rsidR="0023218E" w:rsidRPr="00D76115">
        <w:rPr>
          <w:noProof/>
          <w:lang w:val="en-US"/>
        </w:rPr>
        <w:t xml:space="preserve"> on representation: name and photo recognition or being well-known as such </w:t>
      </w:r>
      <w:r w:rsidR="00760995">
        <w:rPr>
          <w:noProof/>
          <w:lang w:val="en-US"/>
        </w:rPr>
        <w:fldChar w:fldCharType="begin"/>
      </w:r>
      <w:r w:rsidR="005356BA">
        <w:rPr>
          <w:noProof/>
          <w:lang w:val="en-US"/>
        </w:rPr>
        <w:instrText xml:space="preserve"> ADDIN ZOTERO_ITEM CSL_CITATION {"citationID":"FuCV90Wx","properties":{"formattedCitation":"(Bird 2005; Bloemraad and Sch\\uc0\\u246{}nw\\uc0\\u228{}lder 2013)","plainCitation":"(Bird 2005; Bloemraad and Schönwälder 2013)","dontUpdate":true,"noteIndex":0},"citationItems":[{"id":18,"uris":["http://zotero.org/users/6814611/items/CV7RHEKC"],"itemData":{"id":18,"type":"article-journal","container-title":"Nationalism and Ethnic Politics","issue":"4","note":"publisher: Taylor &amp; Francis","page":"425–465","title":"The political representation of visible minorities in electoral democracies: A comparison of France, Denmark, and Canada","volume":"11","author":[{"family":"Bird","given":"Karen"}],"issued":{"date-parts":[["2005"]]}}},{"id":17,"uris":["http://zotero.org/users/6814611/items/IUIICKES"],"itemData":{"id":17,"type":"article-journal","container-title":"West European Politics","issue":"3","note":"publisher: Taylor &amp; Francis","page":"564–579","title":"Immigrant and ethnic minority representation in Europe: Conceptual challenges and theoretical approaches","volume":"36","author":[{"family":"Bloemraad","given":"Irene"},{"family":"Schönwälder","given":"Karen"}],"issued":{"date-parts":[["2013"]]}}}],"schema":"https://github.com/citation-style-language/schema/raw/master/csl-citation.json"} </w:instrText>
      </w:r>
      <w:r w:rsidR="00760995">
        <w:rPr>
          <w:noProof/>
          <w:lang w:val="en-US"/>
        </w:rPr>
        <w:fldChar w:fldCharType="separate"/>
      </w:r>
      <w:r w:rsidR="00760995" w:rsidRPr="00760995">
        <w:rPr>
          <w:rFonts w:ascii="Calibri" w:hAnsi="Calibri" w:cs="Calibri"/>
          <w:szCs w:val="24"/>
          <w:lang w:val="en-GB"/>
        </w:rPr>
        <w:t>(Bloemraad and Schönwälder 2013)</w:t>
      </w:r>
      <w:r w:rsidR="00760995">
        <w:rPr>
          <w:noProof/>
          <w:lang w:val="en-US"/>
        </w:rPr>
        <w:fldChar w:fldCharType="end"/>
      </w:r>
      <w:r w:rsidR="0023218E" w:rsidRPr="00D76115">
        <w:rPr>
          <w:noProof/>
          <w:lang w:val="en-US"/>
        </w:rPr>
        <w:t>.</w:t>
      </w:r>
      <w:r w:rsidR="0054445E">
        <w:rPr>
          <w:noProof/>
          <w:lang w:val="en-US"/>
        </w:rPr>
        <w:t xml:space="preserve"> </w:t>
      </w:r>
      <w:r w:rsidR="0023218E" w:rsidRPr="00D76115">
        <w:rPr>
          <w:noProof/>
          <w:lang w:val="en-US"/>
        </w:rPr>
        <w:t xml:space="preserve">In terms of measurement, we used the </w:t>
      </w:r>
      <w:r w:rsidR="00837A6B">
        <w:rPr>
          <w:noProof/>
          <w:lang w:val="en-US"/>
        </w:rPr>
        <w:t>categorization</w:t>
      </w:r>
      <w:r w:rsidR="0023218E" w:rsidRPr="00D76115">
        <w:rPr>
          <w:noProof/>
          <w:lang w:val="en-US"/>
        </w:rPr>
        <w:t xml:space="preserve"> of MP</w:t>
      </w:r>
      <w:r w:rsidR="00837A6B">
        <w:rPr>
          <w:noProof/>
          <w:lang w:val="en-US"/>
        </w:rPr>
        <w:t>s</w:t>
      </w:r>
      <w:r w:rsidR="0023218E" w:rsidRPr="00D76115">
        <w:rPr>
          <w:noProof/>
          <w:lang w:val="en-US"/>
        </w:rPr>
        <w:t xml:space="preserve"> as underlying prior work on the Netherlands </w:t>
      </w:r>
      <w:r w:rsidR="00760995">
        <w:rPr>
          <w:noProof/>
          <w:lang w:val="en-US"/>
        </w:rPr>
        <w:fldChar w:fldCharType="begin"/>
      </w:r>
      <w:r w:rsidR="005356BA">
        <w:rPr>
          <w:noProof/>
          <w:lang w:val="en-US"/>
        </w:rPr>
        <w:instrText xml:space="preserve"> ADDIN ZOTERO_ITEM CSL_CITATION {"citationID":"xzXfr4lq","properties":{"formattedCitation":"(Jacobs and Spierings 2019; Spierings et al. 2019)","plainCitation":"(Jacobs and Spierings 2019; Spierings et al. 2019)","dontUpdate":true,"noteIndex":0},"citationItems":[{"id":37,"uris":["http://zotero.org/users/6814611/items/X65GPBZA"],"itemData":{"id":37,"type":"article-journal","container-title":"Information, Communication &amp; Society","issue":"12","note":"publisher: Taylor &amp; Francis","page":"1681–1696","title":"A populist paradise? Examining populists’ Twitter adoption and use","volume":"22","author":[{"family":"Jacobs","given":"Kristof"},{"family":"Spierings","given":"Niels"}],"issued":{"date-parts":[["2019"]]}}},{"id":38,"uris":["http://zotero.org/users/6814611/items/3DHQGZC8"],"itemData":{"id":38,"type":"article-journal","container-title":"Social science computer review","issue":"2","note":"publisher: SAGE Publications Sage CA: Los Angeles, CA","page":"160–177","title":"Keeping an eye on the people: Who has access to MPs on Twitter?","volume":"37","author":[{"family":"Spierings","given":"Niels"},{"family":"Jacobs","given":"Kristof"},{"family":"Linders","given":"Nik"}],"issued":{"date-parts":[["2019"]]}}}],"schema":"https://github.com/citation-style-language/schema/raw/master/csl-citation.json"} </w:instrText>
      </w:r>
      <w:r w:rsidR="00760995">
        <w:rPr>
          <w:noProof/>
          <w:lang w:val="en-US"/>
        </w:rPr>
        <w:fldChar w:fldCharType="separate"/>
      </w:r>
      <w:r w:rsidR="00760995" w:rsidRPr="00760995">
        <w:rPr>
          <w:rFonts w:ascii="Calibri" w:hAnsi="Calibri" w:cs="Calibri"/>
          <w:lang w:val="en-GB"/>
        </w:rPr>
        <w:t>(Spierings et al. 2019)</w:t>
      </w:r>
      <w:r w:rsidR="00760995">
        <w:rPr>
          <w:noProof/>
          <w:lang w:val="en-US"/>
        </w:rPr>
        <w:fldChar w:fldCharType="end"/>
      </w:r>
      <w:r w:rsidR="0023218E" w:rsidRPr="00D76115">
        <w:rPr>
          <w:noProof/>
          <w:lang w:val="en-US"/>
        </w:rPr>
        <w:t xml:space="preserve">. </w:t>
      </w:r>
    </w:p>
    <w:p w14:paraId="2D460AE0" w14:textId="0E1CDA5A" w:rsidR="00AE3ABD" w:rsidRPr="00AE3ABD" w:rsidRDefault="00F36FE9" w:rsidP="00283711">
      <w:pPr>
        <w:spacing w:line="480" w:lineRule="auto"/>
        <w:ind w:firstLine="708"/>
        <w:jc w:val="both"/>
        <w:rPr>
          <w:bCs/>
          <w:lang w:val="en-US"/>
        </w:rPr>
      </w:pPr>
      <w:r>
        <w:rPr>
          <w:bCs/>
          <w:lang w:val="en-US"/>
        </w:rPr>
        <w:t xml:space="preserve">In our multivariate explanatory models, we take </w:t>
      </w:r>
      <w:r w:rsidR="006F21E7">
        <w:rPr>
          <w:bCs/>
          <w:lang w:val="en-US"/>
        </w:rPr>
        <w:t xml:space="preserve">into account </w:t>
      </w:r>
      <w:r>
        <w:rPr>
          <w:bCs/>
          <w:lang w:val="en-US"/>
        </w:rPr>
        <w:t>several control variables at the ego, alter and dyad-level: party-leadership,</w:t>
      </w:r>
      <w:r w:rsidR="00942531">
        <w:rPr>
          <w:bCs/>
          <w:lang w:val="en-US"/>
        </w:rPr>
        <w:t xml:space="preserve"> position on the election list,</w:t>
      </w:r>
      <w:r>
        <w:rPr>
          <w:bCs/>
          <w:lang w:val="en-US"/>
        </w:rPr>
        <w:t xml:space="preserve"> </w:t>
      </w:r>
      <w:r w:rsidR="00501717">
        <w:rPr>
          <w:bCs/>
          <w:lang w:val="en-US"/>
        </w:rPr>
        <w:t xml:space="preserve">(difference in) </w:t>
      </w:r>
      <w:r w:rsidR="006F21E7">
        <w:rPr>
          <w:bCs/>
          <w:lang w:val="en-US"/>
        </w:rPr>
        <w:t>incumbency status of MPs</w:t>
      </w:r>
      <w:r w:rsidR="00632CBD">
        <w:rPr>
          <w:bCs/>
          <w:lang w:val="en-US"/>
        </w:rPr>
        <w:t>, where</w:t>
      </w:r>
      <w:r w:rsidR="00837A6B">
        <w:rPr>
          <w:bCs/>
          <w:lang w:val="en-US"/>
        </w:rPr>
        <w:t>by</w:t>
      </w:r>
      <w:r w:rsidR="00632CBD">
        <w:rPr>
          <w:bCs/>
          <w:lang w:val="en-US"/>
        </w:rPr>
        <w:t xml:space="preserve"> we defined incumbency as having been</w:t>
      </w:r>
      <w:r w:rsidR="006F21E7">
        <w:rPr>
          <w:bCs/>
          <w:lang w:val="en-US"/>
        </w:rPr>
        <w:t xml:space="preserve"> </w:t>
      </w:r>
      <w:r w:rsidR="008A3F1C">
        <w:rPr>
          <w:bCs/>
          <w:lang w:val="en-US"/>
        </w:rPr>
        <w:t>M</w:t>
      </w:r>
      <w:r w:rsidR="006F21E7">
        <w:rPr>
          <w:bCs/>
          <w:lang w:val="en-US"/>
        </w:rPr>
        <w:t xml:space="preserve">ember of </w:t>
      </w:r>
      <w:r w:rsidR="004F3ED1">
        <w:rPr>
          <w:bCs/>
          <w:lang w:val="en-US"/>
        </w:rPr>
        <w:t>Parliament be</w:t>
      </w:r>
      <w:r w:rsidR="006F21E7">
        <w:rPr>
          <w:bCs/>
          <w:lang w:val="en-US"/>
        </w:rPr>
        <w:t xml:space="preserve">fore the 2017 election, </w:t>
      </w:r>
      <w:r w:rsidR="00A4031B">
        <w:rPr>
          <w:bCs/>
          <w:lang w:val="en-US"/>
        </w:rPr>
        <w:t xml:space="preserve">and </w:t>
      </w:r>
      <w:r>
        <w:rPr>
          <w:bCs/>
          <w:lang w:val="en-US"/>
        </w:rPr>
        <w:t xml:space="preserve">physical proximity within </w:t>
      </w:r>
      <w:r w:rsidR="008A3F1C">
        <w:rPr>
          <w:bCs/>
          <w:lang w:val="en-US"/>
        </w:rPr>
        <w:t>parliament</w:t>
      </w:r>
      <w:r w:rsidR="00837A6B">
        <w:rPr>
          <w:bCs/>
          <w:lang w:val="en-US"/>
        </w:rPr>
        <w:t xml:space="preserve"> is</w:t>
      </w:r>
      <w:r w:rsidR="008A3F1C">
        <w:rPr>
          <w:bCs/>
          <w:lang w:val="en-US"/>
        </w:rPr>
        <w:t xml:space="preserve"> </w:t>
      </w:r>
      <w:r w:rsidR="00A4031B">
        <w:rPr>
          <w:bCs/>
          <w:lang w:val="en-US"/>
        </w:rPr>
        <w:t xml:space="preserve">based on the </w:t>
      </w:r>
      <w:r>
        <w:rPr>
          <w:bCs/>
          <w:lang w:val="en-US"/>
        </w:rPr>
        <w:t>seating positions of MPs in April 2017</w:t>
      </w:r>
      <w:r w:rsidR="004100C5">
        <w:rPr>
          <w:bCs/>
          <w:lang w:val="en-US"/>
        </w:rPr>
        <w:t xml:space="preserve"> as </w:t>
      </w:r>
      <w:r w:rsidR="00B92958">
        <w:rPr>
          <w:bCs/>
          <w:lang w:val="en-US"/>
        </w:rPr>
        <w:t xml:space="preserve">shown </w:t>
      </w:r>
      <w:r w:rsidR="00837A6B">
        <w:rPr>
          <w:bCs/>
          <w:lang w:val="en-US"/>
        </w:rPr>
        <w:t>in the ‘</w:t>
      </w:r>
      <w:proofErr w:type="spellStart"/>
      <w:r w:rsidR="00837A6B">
        <w:rPr>
          <w:bCs/>
          <w:lang w:val="en-US"/>
        </w:rPr>
        <w:t>Debat</w:t>
      </w:r>
      <w:proofErr w:type="spellEnd"/>
      <w:r w:rsidR="00837A6B">
        <w:rPr>
          <w:bCs/>
          <w:lang w:val="en-US"/>
        </w:rPr>
        <w:t xml:space="preserve"> Direct’</w:t>
      </w:r>
      <w:r w:rsidR="00B92958">
        <w:rPr>
          <w:bCs/>
          <w:lang w:val="en-US"/>
        </w:rPr>
        <w:t xml:space="preserve"> app</w:t>
      </w:r>
      <w:r w:rsidR="00837A6B">
        <w:rPr>
          <w:bCs/>
          <w:lang w:val="en-US"/>
        </w:rPr>
        <w:t xml:space="preserve"> </w:t>
      </w:r>
      <w:r w:rsidR="00AC4D4C">
        <w:rPr>
          <w:bCs/>
          <w:lang w:val="en-US"/>
        </w:rPr>
        <w:t>(</w:t>
      </w:r>
      <w:hyperlink r:id="rId17" w:history="1">
        <w:r w:rsidR="00AC4D4C" w:rsidRPr="00D77C87">
          <w:rPr>
            <w:rStyle w:val="Hyperlink"/>
            <w:bCs/>
            <w:lang w:val="en-US"/>
          </w:rPr>
          <w:t>https://www.tweedekamer.nl/debat</w:t>
        </w:r>
      </w:hyperlink>
      <w:r w:rsidR="00AC4D4C">
        <w:rPr>
          <w:bCs/>
          <w:lang w:val="en-US"/>
        </w:rPr>
        <w:t>)</w:t>
      </w:r>
      <w:r w:rsidR="00837A6B" w:rsidRPr="00837A6B">
        <w:rPr>
          <w:rStyle w:val="CommentReference"/>
          <w:lang w:val="en-US"/>
        </w:rPr>
        <w:t>.</w:t>
      </w:r>
      <w:r w:rsidR="00A4031B">
        <w:rPr>
          <w:bCs/>
          <w:lang w:val="en-US"/>
        </w:rPr>
        <w:t xml:space="preserve"> </w:t>
      </w:r>
      <w:r w:rsidR="007B5AD7">
        <w:rPr>
          <w:lang w:val="en-US"/>
        </w:rPr>
        <w:t xml:space="preserve">The 150 seats are allocated to the parties by the presidium based on party size and </w:t>
      </w:r>
      <w:r w:rsidR="007B5AD7">
        <w:rPr>
          <w:lang w:val="en-US"/>
        </w:rPr>
        <w:t>ideological position, with for instance t</w:t>
      </w:r>
      <w:r w:rsidR="007B5AD7">
        <w:rPr>
          <w:lang w:val="en-US"/>
        </w:rPr>
        <w:t>he socialist</w:t>
      </w:r>
      <w:r w:rsidR="007B5AD7">
        <w:rPr>
          <w:lang w:val="en-US"/>
        </w:rPr>
        <w:t>s</w:t>
      </w:r>
      <w:r w:rsidR="007B5AD7">
        <w:rPr>
          <w:lang w:val="en-US"/>
        </w:rPr>
        <w:t xml:space="preserve"> (‘SP’) have seats on the left and the populist radical right (‘PVV’) </w:t>
      </w:r>
      <w:r w:rsidR="007B5AD7">
        <w:rPr>
          <w:lang w:val="en-US"/>
        </w:rPr>
        <w:t>on the right</w:t>
      </w:r>
      <w:r w:rsidR="007B5AD7">
        <w:rPr>
          <w:lang w:val="en-US"/>
        </w:rPr>
        <w:t xml:space="preserve"> (see </w:t>
      </w:r>
      <w:r w:rsidR="007B5AD7">
        <w:rPr>
          <w:lang w:val="en-US"/>
        </w:rPr>
        <w:t xml:space="preserve">also </w:t>
      </w:r>
      <w:r w:rsidR="007B5AD7">
        <w:rPr>
          <w:lang w:val="en-US"/>
        </w:rPr>
        <w:t>Figure 1</w:t>
      </w:r>
      <w:r w:rsidR="007B5AD7">
        <w:rPr>
          <w:lang w:val="en-US"/>
        </w:rPr>
        <w:t xml:space="preserve"> below</w:t>
      </w:r>
      <w:r w:rsidR="007B5AD7">
        <w:rPr>
          <w:lang w:val="en-US"/>
        </w:rPr>
        <w:t xml:space="preserve">). </w:t>
      </w:r>
      <w:r w:rsidR="007B5AD7">
        <w:rPr>
          <w:lang w:val="en-US"/>
        </w:rPr>
        <w:t xml:space="preserve">We acknowledge that our physical proximity measure to some extent overlaps with ideological proximity between parties. </w:t>
      </w:r>
      <w:r w:rsidR="00A4031B">
        <w:rPr>
          <w:bCs/>
          <w:lang w:val="en-US"/>
        </w:rPr>
        <w:t>The dataset on</w:t>
      </w:r>
      <w:r w:rsidR="002000D1">
        <w:rPr>
          <w:bCs/>
          <w:lang w:val="en-US"/>
        </w:rPr>
        <w:t xml:space="preserve"> all </w:t>
      </w:r>
      <w:r w:rsidR="00A4031B">
        <w:rPr>
          <w:bCs/>
          <w:lang w:val="en-US"/>
        </w:rPr>
        <w:t>MPs is accessible via our replication website (</w:t>
      </w:r>
      <w:r w:rsidR="00AC4D4C">
        <w:rPr>
          <w:bCs/>
          <w:lang w:val="en-US"/>
        </w:rPr>
        <w:t>***</w:t>
      </w:r>
      <w:r>
        <w:rPr>
          <w:bCs/>
          <w:lang w:val="en-US"/>
        </w:rPr>
        <w:t>)</w:t>
      </w:r>
      <w:r w:rsidR="00A4031B">
        <w:rPr>
          <w:bCs/>
          <w:lang w:val="en-US"/>
        </w:rPr>
        <w:t>.</w:t>
      </w:r>
      <w:r w:rsidR="00422C15">
        <w:rPr>
          <w:bCs/>
          <w:lang w:val="en-US"/>
        </w:rPr>
        <w:t xml:space="preserve"> </w:t>
      </w:r>
    </w:p>
    <w:p w14:paraId="3F25FD9A" w14:textId="4E93C0A3" w:rsidR="00217834" w:rsidRDefault="00217834" w:rsidP="00283711">
      <w:pPr>
        <w:spacing w:line="480" w:lineRule="auto"/>
        <w:ind w:firstLine="0"/>
        <w:jc w:val="both"/>
        <w:rPr>
          <w:b/>
          <w:lang w:val="en-US"/>
        </w:rPr>
      </w:pPr>
    </w:p>
    <w:p w14:paraId="0FAD7BAB" w14:textId="59B36C0E" w:rsidR="00A47350" w:rsidRPr="00A47350" w:rsidRDefault="00C27303" w:rsidP="00283711">
      <w:pPr>
        <w:spacing w:line="480" w:lineRule="auto"/>
        <w:ind w:firstLine="0"/>
        <w:jc w:val="both"/>
        <w:rPr>
          <w:b/>
          <w:bCs/>
          <w:i/>
          <w:lang w:val="en-GB"/>
        </w:rPr>
      </w:pPr>
      <w:r>
        <w:rPr>
          <w:b/>
          <w:bCs/>
          <w:i/>
          <w:lang w:val="en-GB"/>
        </w:rPr>
        <w:t>Analytical</w:t>
      </w:r>
      <w:r w:rsidR="00A47350" w:rsidRPr="00A47350">
        <w:rPr>
          <w:b/>
          <w:bCs/>
          <w:i/>
          <w:lang w:val="en-GB"/>
        </w:rPr>
        <w:t xml:space="preserve"> strategy</w:t>
      </w:r>
    </w:p>
    <w:p w14:paraId="16C1BEF4" w14:textId="3A198026" w:rsidR="002F4582" w:rsidRPr="003330F9" w:rsidRDefault="00A47350" w:rsidP="00283711">
      <w:pPr>
        <w:spacing w:line="480" w:lineRule="auto"/>
        <w:ind w:firstLine="0"/>
        <w:jc w:val="both"/>
        <w:rPr>
          <w:lang w:val="en-GB"/>
        </w:rPr>
      </w:pPr>
      <w:r>
        <w:rPr>
          <w:lang w:val="en-US"/>
        </w:rPr>
        <w:t xml:space="preserve">We will start with a visual inspection of </w:t>
      </w:r>
      <w:r w:rsidR="00E3122C">
        <w:rPr>
          <w:lang w:val="en-US"/>
        </w:rPr>
        <w:t xml:space="preserve">the directed ties present in the three </w:t>
      </w:r>
      <w:r>
        <w:rPr>
          <w:lang w:val="en-US"/>
        </w:rPr>
        <w:t>network</w:t>
      </w:r>
      <w:r w:rsidR="00E3122C">
        <w:rPr>
          <w:lang w:val="en-US"/>
        </w:rPr>
        <w:t xml:space="preserve"> layers</w:t>
      </w:r>
      <w:r w:rsidR="008740B5">
        <w:rPr>
          <w:lang w:val="en-US"/>
        </w:rPr>
        <w:t xml:space="preserve">, and with </w:t>
      </w:r>
      <w:r w:rsidR="008740B5">
        <w:rPr>
          <w:lang w:val="en-US"/>
        </w:rPr>
        <w:t>formal statistics</w:t>
      </w:r>
      <w:r>
        <w:rPr>
          <w:lang w:val="en-US"/>
        </w:rPr>
        <w:t xml:space="preserve"> of the extent of segregation.</w:t>
      </w:r>
      <w:r w:rsidR="00E3122C">
        <w:rPr>
          <w:lang w:val="en-US"/>
        </w:rPr>
        <w:t xml:space="preserve"> </w:t>
      </w:r>
      <w:r w:rsidR="00E24712">
        <w:rPr>
          <w:lang w:val="en-US"/>
        </w:rPr>
        <w:t>However, t</w:t>
      </w:r>
      <w:r w:rsidR="00E3122C">
        <w:rPr>
          <w:lang w:val="en-US"/>
        </w:rPr>
        <w:t xml:space="preserve">here are many ways to measure segregation in social networks </w:t>
      </w:r>
      <w:r w:rsidR="00E3122C">
        <w:rPr>
          <w:lang w:val="en-US"/>
        </w:rPr>
        <w:fldChar w:fldCharType="begin"/>
      </w:r>
      <w:r w:rsidR="005356BA">
        <w:rPr>
          <w:lang w:val="en-US"/>
        </w:rPr>
        <w:instrText xml:space="preserve"> ADDIN ZOTERO_ITEM CSL_CITATION {"citationID":"bpbBk1Li","properties":{"formattedCitation":"(Bojanowski and Corten 2014)","plainCitation":"(Bojanowski and Corten 2014)","noteIndex":0},"citationItems":[{"id":5,"uris":["http://zotero.org/users/6814611/items/Z6Q4JJKJ"],"itemData":{"id":5,"type":"article-journal","container-title":"Social Networks","note":"publisher: Elsevier","page":"14–32","title":"Measuring segregation in social networks","volume":"39","author":[{"family":"Bojanowski","given":"Micha\\l"},{"family":"Corten","given":"Rense"}],"issued":{"date-parts":[["2014"]]}}}],"schema":"https://github.com/citation-style-language/schema/raw/master/csl-citation.json"} </w:instrText>
      </w:r>
      <w:r w:rsidR="00E3122C">
        <w:rPr>
          <w:lang w:val="en-US"/>
        </w:rPr>
        <w:fldChar w:fldCharType="separate"/>
      </w:r>
      <w:r w:rsidR="00E3122C" w:rsidRPr="00E3122C">
        <w:rPr>
          <w:rFonts w:ascii="Calibri" w:hAnsi="Calibri" w:cs="Calibri"/>
          <w:lang w:val="en-GB"/>
        </w:rPr>
        <w:t>(Bojanowski and Corten 2014)</w:t>
      </w:r>
      <w:r w:rsidR="00E3122C">
        <w:rPr>
          <w:lang w:val="en-US"/>
        </w:rPr>
        <w:fldChar w:fldCharType="end"/>
      </w:r>
      <w:r w:rsidR="00E3122C">
        <w:rPr>
          <w:lang w:val="en-US"/>
        </w:rPr>
        <w:t>.</w:t>
      </w:r>
      <w:r>
        <w:rPr>
          <w:lang w:val="en-US"/>
        </w:rPr>
        <w:t xml:space="preserve"> Staying close to our definition of segregation</w:t>
      </w:r>
      <w:r w:rsidR="00B83A4E">
        <w:rPr>
          <w:lang w:val="en-US"/>
        </w:rPr>
        <w:t>,</w:t>
      </w:r>
      <w:r>
        <w:rPr>
          <w:lang w:val="en-US"/>
        </w:rPr>
        <w:t xml:space="preserve"> we start with comparing intragroup and intergroup densities. </w:t>
      </w:r>
      <w:r w:rsidR="00E24712">
        <w:rPr>
          <w:lang w:val="en-US"/>
        </w:rPr>
        <w:t>While</w:t>
      </w:r>
      <w:r w:rsidR="002F4582">
        <w:rPr>
          <w:lang w:val="en-US"/>
        </w:rPr>
        <w:t xml:space="preserve"> easy to interpret,</w:t>
      </w:r>
      <w:r w:rsidR="00E24712">
        <w:rPr>
          <w:lang w:val="en-US"/>
        </w:rPr>
        <w:t xml:space="preserve"> </w:t>
      </w:r>
      <w:r w:rsidR="00E24712">
        <w:rPr>
          <w:lang w:val="en-US"/>
        </w:rPr>
        <w:t>this</w:t>
      </w:r>
      <w:r w:rsidR="002F4582">
        <w:rPr>
          <w:lang w:val="en-US"/>
        </w:rPr>
        <w:t xml:space="preserve"> </w:t>
      </w:r>
      <w:r w:rsidR="00E24712">
        <w:rPr>
          <w:lang w:val="en-US"/>
        </w:rPr>
        <w:t>does not</w:t>
      </w:r>
      <w:r w:rsidR="002F4582">
        <w:rPr>
          <w:lang w:val="en-US"/>
        </w:rPr>
        <w:t xml:space="preserve"> account </w:t>
      </w:r>
      <w:r w:rsidR="00E24712">
        <w:rPr>
          <w:lang w:val="en-US"/>
        </w:rPr>
        <w:t xml:space="preserve">for </w:t>
      </w:r>
      <w:r w:rsidR="002F4582">
        <w:rPr>
          <w:lang w:val="en-US"/>
        </w:rPr>
        <w:t>relative groups sizes</w:t>
      </w:r>
      <w:r w:rsidR="00E24712">
        <w:rPr>
          <w:lang w:val="en-US"/>
        </w:rPr>
        <w:t xml:space="preserve"> or differences in </w:t>
      </w:r>
      <w:r w:rsidR="002F4582">
        <w:rPr>
          <w:lang w:val="en-US"/>
        </w:rPr>
        <w:t>MPs activity</w:t>
      </w:r>
      <w:r w:rsidR="00E24712">
        <w:rPr>
          <w:lang w:val="en-US"/>
        </w:rPr>
        <w:t xml:space="preserve"> and popularity</w:t>
      </w:r>
      <w:r w:rsidR="002F4582">
        <w:rPr>
          <w:lang w:val="en-US"/>
        </w:rPr>
        <w:t xml:space="preserve"> (number of outdegrees</w:t>
      </w:r>
      <w:r w:rsidR="00E24712">
        <w:rPr>
          <w:lang w:val="en-US"/>
        </w:rPr>
        <w:t xml:space="preserve"> and indegrees</w:t>
      </w:r>
      <w:r w:rsidR="002F4582">
        <w:rPr>
          <w:lang w:val="en-US"/>
        </w:rPr>
        <w:t>)</w:t>
      </w:r>
      <w:r w:rsidR="00E24712">
        <w:rPr>
          <w:lang w:val="en-US"/>
        </w:rPr>
        <w:t xml:space="preserve">, which are known to </w:t>
      </w:r>
      <w:r w:rsidR="002F4582">
        <w:rPr>
          <w:lang w:val="en-US"/>
        </w:rPr>
        <w:t>cause structurally induced differences in</w:t>
      </w:r>
      <w:r w:rsidR="00AC4D4C">
        <w:rPr>
          <w:lang w:val="en-US"/>
        </w:rPr>
        <w:t xml:space="preserve"> intra- and intergroup</w:t>
      </w:r>
      <w:r w:rsidR="002F4582">
        <w:rPr>
          <w:lang w:val="en-US"/>
        </w:rPr>
        <w:t xml:space="preserve"> </w:t>
      </w:r>
      <w:r w:rsidR="002F4582" w:rsidRPr="00B92958">
        <w:rPr>
          <w:lang w:val="en-US"/>
        </w:rPr>
        <w:t xml:space="preserve">densities. </w:t>
      </w:r>
      <w:commentRangeStart w:id="4"/>
      <w:del w:id="5" w:author="Spierings, C.H.B.M. (Niels)" w:date="2022-09-17T12:00:00Z">
        <w:r w:rsidR="00965ED8" w:rsidRPr="00B92958" w:rsidDel="00E24712">
          <w:rPr>
            <w:lang w:val="en-US"/>
          </w:rPr>
          <w:delText>T</w:delText>
        </w:r>
        <w:r w:rsidR="00B92958" w:rsidRPr="00B92958" w:rsidDel="00E24712">
          <w:rPr>
            <w:lang w:val="en-US"/>
          </w:rPr>
          <w:delText>herefore</w:delText>
        </w:r>
      </w:del>
      <w:ins w:id="6" w:author="Spierings, C.H.B.M. (Niels)" w:date="2022-09-17T12:00:00Z">
        <w:r w:rsidR="00E24712">
          <w:rPr>
            <w:lang w:val="en-US"/>
          </w:rPr>
          <w:t>As</w:t>
        </w:r>
      </w:ins>
      <w:del w:id="7" w:author="Spierings, C.H.B.M. (Niels)" w:date="2022-09-17T12:00:00Z">
        <w:r w:rsidR="00B92958" w:rsidRPr="00B92958" w:rsidDel="00E24712">
          <w:rPr>
            <w:lang w:val="en-US"/>
          </w:rPr>
          <w:delText>, t</w:delText>
        </w:r>
        <w:r w:rsidR="00965ED8" w:rsidRPr="00B92958" w:rsidDel="00E24712">
          <w:rPr>
            <w:lang w:val="en-US"/>
          </w:rPr>
          <w:delText>he</w:delText>
        </w:r>
      </w:del>
      <w:ins w:id="8" w:author="Spierings, C.H.B.M. (Niels)" w:date="2022-09-17T12:00:00Z">
        <w:r w:rsidR="00E24712">
          <w:rPr>
            <w:lang w:val="en-US"/>
          </w:rPr>
          <w:t xml:space="preserve"> a</w:t>
        </w:r>
      </w:ins>
      <w:del w:id="9" w:author="Spierings, C.H.B.M. (Niels)" w:date="2022-09-17T12:04:00Z">
        <w:r w:rsidR="00965ED8" w:rsidRPr="00B92958" w:rsidDel="00E24712">
          <w:rPr>
            <w:lang w:val="en-US"/>
          </w:rPr>
          <w:delText xml:space="preserve"> </w:delText>
        </w:r>
      </w:del>
      <w:ins w:id="10" w:author="Spierings, C.H.B.M. (Niels)" w:date="2022-09-17T12:04:00Z">
        <w:r w:rsidR="00E24712" w:rsidRPr="00E24712">
          <w:rPr>
            <w:lang w:val="en-US"/>
          </w:rPr>
          <w:t xml:space="preserve"> </w:t>
        </w:r>
        <w:r w:rsidR="00E24712">
          <w:rPr>
            <w:lang w:val="en-US"/>
          </w:rPr>
          <w:t xml:space="preserve">singular </w:t>
        </w:r>
        <w:r w:rsidR="00E24712" w:rsidRPr="00E24712">
          <w:rPr>
            <w:lang w:val="en-US"/>
          </w:rPr>
          <w:t>measur</w:t>
        </w:r>
        <w:r w:rsidR="00E24712">
          <w:rPr>
            <w:lang w:val="en-US"/>
          </w:rPr>
          <w:t>e</w:t>
        </w:r>
        <w:r w:rsidR="00E24712" w:rsidRPr="00E24712">
          <w:rPr>
            <w:lang w:val="en-US"/>
          </w:rPr>
          <w:t xml:space="preserve"> o</w:t>
        </w:r>
        <w:r w:rsidR="00E24712">
          <w:rPr>
            <w:lang w:val="en-US"/>
          </w:rPr>
          <w:t xml:space="preserve">f network segregation we also report Newsman’s </w:t>
        </w:r>
        <w:proofErr w:type="spellStart"/>
        <w:r w:rsidR="00E24712">
          <w:rPr>
            <w:lang w:val="en-US"/>
          </w:rPr>
          <w:t>Assortativity</w:t>
        </w:r>
        <w:proofErr w:type="spellEnd"/>
        <w:r w:rsidR="00E24712">
          <w:rPr>
            <w:lang w:val="en-US"/>
          </w:rPr>
          <w:t xml:space="preserve"> Coefficient, which is 1 when all dyads are formed within-group and 0 when that within-group dyads are equal to proportionate mixing based on the MPs demography.</w:t>
        </w:r>
      </w:ins>
      <w:del w:id="11" w:author="Spierings, C.H.B.M. (Niels)" w:date="2022-09-17T12:04:00Z">
        <w:r w:rsidR="00B92958" w:rsidRPr="00B92958" w:rsidDel="00E24712">
          <w:rPr>
            <w:lang w:val="en-US"/>
          </w:rPr>
          <w:delText>second</w:delText>
        </w:r>
        <w:r w:rsidR="00965ED8" w:rsidRPr="00B92958" w:rsidDel="00E24712">
          <w:rPr>
            <w:lang w:val="en-US"/>
          </w:rPr>
          <w:delText xml:space="preserve"> measure of network</w:delText>
        </w:r>
        <w:r w:rsidR="00965ED8" w:rsidDel="00E24712">
          <w:rPr>
            <w:lang w:val="en-US"/>
          </w:rPr>
          <w:delText xml:space="preserve"> segregation we </w:delText>
        </w:r>
      </w:del>
      <w:del w:id="12" w:author="Spierings, C.H.B.M. (Niels)" w:date="2022-09-17T12:00:00Z">
        <w:r w:rsidR="00965ED8" w:rsidDel="00E24712">
          <w:rPr>
            <w:lang w:val="en-US"/>
          </w:rPr>
          <w:delText xml:space="preserve">will </w:delText>
        </w:r>
      </w:del>
      <w:del w:id="13" w:author="Spierings, C.H.B.M. (Niels)" w:date="2022-09-17T12:04:00Z">
        <w:r w:rsidR="00965ED8" w:rsidDel="00E24712">
          <w:rPr>
            <w:lang w:val="en-US"/>
          </w:rPr>
          <w:delText xml:space="preserve">use </w:delText>
        </w:r>
      </w:del>
      <w:del w:id="14" w:author="Spierings, C.H.B.M. (Niels)" w:date="2022-09-17T12:00:00Z">
        <w:r w:rsidR="003C1A68" w:rsidDel="00E24712">
          <w:rPr>
            <w:lang w:val="en-US"/>
          </w:rPr>
          <w:delText xml:space="preserve">is </w:delText>
        </w:r>
      </w:del>
      <w:del w:id="15" w:author="Spierings, C.H.B.M. (Niels)" w:date="2022-09-17T12:04:00Z">
        <w:r w:rsidR="00965ED8" w:rsidDel="00E24712">
          <w:rPr>
            <w:lang w:val="en-US"/>
          </w:rPr>
          <w:delText xml:space="preserve">Newman’s </w:delText>
        </w:r>
        <w:r w:rsidR="00230A99" w:rsidDel="00E24712">
          <w:rPr>
            <w:lang w:val="en-US"/>
          </w:rPr>
          <w:delText>A</w:delText>
        </w:r>
        <w:r w:rsidR="00965ED8" w:rsidDel="00E24712">
          <w:rPr>
            <w:lang w:val="en-US"/>
          </w:rPr>
          <w:delText xml:space="preserve">ssortativity </w:delText>
        </w:r>
        <w:r w:rsidR="00230A99" w:rsidDel="00E24712">
          <w:rPr>
            <w:lang w:val="en-US"/>
          </w:rPr>
          <w:delText>C</w:delText>
        </w:r>
        <w:r w:rsidR="00965ED8" w:rsidDel="00E24712">
          <w:rPr>
            <w:lang w:val="en-US"/>
          </w:rPr>
          <w:delText xml:space="preserve">oefficient. </w:delText>
        </w:r>
        <w:r w:rsidR="00302C9C" w:rsidDel="00E24712">
          <w:rPr>
            <w:lang w:val="en-US"/>
          </w:rPr>
          <w:delText xml:space="preserve">This </w:delText>
        </w:r>
      </w:del>
      <w:del w:id="16" w:author="Spierings, C.H.B.M. (Niels)" w:date="2022-09-17T12:01:00Z">
        <w:r w:rsidR="00302C9C" w:rsidDel="00E24712">
          <w:rPr>
            <w:lang w:val="en-US"/>
          </w:rPr>
          <w:delText>c</w:delText>
        </w:r>
        <w:r w:rsidR="00965ED8" w:rsidDel="00E24712">
          <w:rPr>
            <w:lang w:val="en-US"/>
          </w:rPr>
          <w:delText xml:space="preserve">oefficient </w:delText>
        </w:r>
      </w:del>
      <w:del w:id="17" w:author="Spierings, C.H.B.M. (Niels)" w:date="2022-09-17T12:04:00Z">
        <w:r w:rsidR="00965ED8" w:rsidDel="00E24712">
          <w:rPr>
            <w:lang w:val="en-US"/>
          </w:rPr>
          <w:delText xml:space="preserve">takes the maximum value 1 if all connected dyads are within-group dyads. When the probability to observe a within group dyad is </w:delText>
        </w:r>
        <w:r w:rsidR="00BF49DC" w:rsidDel="00E24712">
          <w:rPr>
            <w:lang w:val="en-US"/>
          </w:rPr>
          <w:delText>solely the result of proportionate mixing</w:delText>
        </w:r>
        <w:r w:rsidR="00EC4DD1" w:rsidDel="00E24712">
          <w:rPr>
            <w:lang w:val="en-US"/>
          </w:rPr>
          <w:delText xml:space="preserve"> (i.e., just depends on the proportions of in- and out-degree for each involved group)</w:delText>
        </w:r>
        <w:r w:rsidR="00BF49DC" w:rsidDel="00E24712">
          <w:rPr>
            <w:lang w:val="en-US"/>
          </w:rPr>
          <w:delText xml:space="preserve">, </w:delText>
        </w:r>
        <w:r w:rsidR="00965ED8" w:rsidDel="00E24712">
          <w:rPr>
            <w:lang w:val="en-US"/>
          </w:rPr>
          <w:delText>it takes the value 0</w:delText>
        </w:r>
      </w:del>
      <w:r w:rsidR="00965ED8">
        <w:rPr>
          <w:lang w:val="en-US"/>
        </w:rPr>
        <w:t xml:space="preserve">. </w:t>
      </w:r>
      <w:commentRangeEnd w:id="4"/>
      <w:r w:rsidR="00E24712">
        <w:rPr>
          <w:rStyle w:val="CommentReference"/>
        </w:rPr>
        <w:commentReference w:id="4"/>
      </w:r>
    </w:p>
    <w:p w14:paraId="0D6DFA22" w14:textId="046C11B6" w:rsidR="00A47350" w:rsidRDefault="00A47350" w:rsidP="00283711">
      <w:pPr>
        <w:spacing w:line="480" w:lineRule="auto"/>
        <w:ind w:firstLine="708"/>
        <w:jc w:val="both"/>
        <w:rPr>
          <w:lang w:val="en-US"/>
        </w:rPr>
      </w:pPr>
      <w:r>
        <w:rPr>
          <w:lang w:val="en-US"/>
        </w:rPr>
        <w:t>Although the descriptive part will inform us about the actual segregation in the network layers, they do not provide explanations for the found segregation</w:t>
      </w:r>
      <w:r w:rsidR="00E24712">
        <w:rPr>
          <w:lang w:val="en-US"/>
        </w:rPr>
        <w:t xml:space="preserve"> or the development therein</w:t>
      </w:r>
      <w:r>
        <w:rPr>
          <w:lang w:val="en-US"/>
        </w:rPr>
        <w:t xml:space="preserve">. For that we </w:t>
      </w:r>
      <w:r w:rsidR="00E24712">
        <w:rPr>
          <w:lang w:val="en-US"/>
        </w:rPr>
        <w:t>focus on</w:t>
      </w:r>
      <w:r>
        <w:rPr>
          <w:lang w:val="en-US"/>
        </w:rPr>
        <w:t xml:space="preserve"> how Twitter relations are formed and broken, </w:t>
      </w:r>
      <w:r w:rsidR="00E24712">
        <w:rPr>
          <w:lang w:val="en-US"/>
        </w:rPr>
        <w:t xml:space="preserve">controlling for </w:t>
      </w:r>
      <w:r>
        <w:rPr>
          <w:lang w:val="en-US"/>
        </w:rPr>
        <w:t xml:space="preserve">structural </w:t>
      </w:r>
      <w:r w:rsidR="00E24712">
        <w:rPr>
          <w:lang w:val="en-US"/>
        </w:rPr>
        <w:t xml:space="preserve">(or: endogenous) </w:t>
      </w:r>
      <w:r>
        <w:rPr>
          <w:lang w:val="en-US"/>
        </w:rPr>
        <w:t>network effects</w:t>
      </w:r>
      <w:r w:rsidR="00AC4D4C">
        <w:rPr>
          <w:lang w:val="en-US"/>
        </w:rPr>
        <w:t xml:space="preserve"> and for </w:t>
      </w:r>
      <w:r>
        <w:rPr>
          <w:lang w:val="en-US"/>
        </w:rPr>
        <w:t>ego, alter and dyad covariate effects</w:t>
      </w:r>
      <w:r w:rsidR="00AC4D4C">
        <w:rPr>
          <w:lang w:val="en-US"/>
        </w:rPr>
        <w:t xml:space="preserve"> (or: </w:t>
      </w:r>
      <w:r w:rsidR="00AC4D4C">
        <w:rPr>
          <w:lang w:val="en-US"/>
        </w:rPr>
        <w:t xml:space="preserve">network-exogenous </w:t>
      </w:r>
      <w:r w:rsidR="00AC4D4C">
        <w:rPr>
          <w:lang w:val="en-US"/>
        </w:rPr>
        <w:t xml:space="preserve"> effects). The latter capture the extent t</w:t>
      </w:r>
      <w:r>
        <w:rPr>
          <w:iCs/>
          <w:lang w:val="en-GB"/>
        </w:rPr>
        <w:t xml:space="preserve">o which ego, alter and dyad characteristics influence the likelihood that a </w:t>
      </w:r>
      <w:r w:rsidR="00F23CE4">
        <w:rPr>
          <w:iCs/>
          <w:lang w:val="en-GB"/>
        </w:rPr>
        <w:t>Twitter relation</w:t>
      </w:r>
      <w:r>
        <w:rPr>
          <w:iCs/>
          <w:lang w:val="en-GB"/>
        </w:rPr>
        <w:t xml:space="preserve"> is present</w:t>
      </w:r>
      <w:r>
        <w:rPr>
          <w:lang w:val="en-US"/>
        </w:rPr>
        <w:t xml:space="preserve">. </w:t>
      </w:r>
      <w:r>
        <w:rPr>
          <w:lang w:val="en-US"/>
        </w:rPr>
        <w:t>Our data refers to</w:t>
      </w:r>
      <w:r w:rsidR="00B83A4E">
        <w:rPr>
          <w:lang w:val="en-US"/>
        </w:rPr>
        <w:t xml:space="preserve"> three snap-shots of </w:t>
      </w:r>
      <w:r>
        <w:rPr>
          <w:lang w:val="en-US"/>
        </w:rPr>
        <w:t>complete networks on a fixed node set</w:t>
      </w:r>
      <w:r w:rsidR="00C65FE5">
        <w:rPr>
          <w:lang w:val="en-US"/>
        </w:rPr>
        <w:t xml:space="preserve">, </w:t>
      </w:r>
      <w:r>
        <w:rPr>
          <w:lang w:val="en-US"/>
        </w:rPr>
        <w:t>the MPs. For the statistical analysis of these network data we turn to the Stochastic Actor Oriented Model</w:t>
      </w:r>
      <w:r w:rsidR="00156D44">
        <w:rPr>
          <w:lang w:val="en-US"/>
        </w:rPr>
        <w:t xml:space="preserve"> (SAOM)</w:t>
      </w:r>
      <w:r>
        <w:rPr>
          <w:lang w:val="en-US"/>
        </w:rPr>
        <w:t xml:space="preserve"> as implemented in SIENA (</w:t>
      </w:r>
      <w:r w:rsidRPr="0086043E">
        <w:rPr>
          <w:lang w:val="en-GB"/>
        </w:rPr>
        <w:t>Simulation Investigation for Empirical Network Analysis</w:t>
      </w:r>
      <w:r>
        <w:rPr>
          <w:lang w:val="en-GB"/>
        </w:rPr>
        <w:t>), which we will estimate in R</w:t>
      </w:r>
      <w:r w:rsidR="00E3122C">
        <w:rPr>
          <w:lang w:val="en-GB"/>
        </w:rPr>
        <w:t xml:space="preserve"> </w:t>
      </w:r>
      <w:r w:rsidR="00E3122C">
        <w:rPr>
          <w:lang w:val="en-GB"/>
        </w:rPr>
        <w:fldChar w:fldCharType="begin"/>
      </w:r>
      <w:r w:rsidR="005356BA">
        <w:rPr>
          <w:lang w:val="en-GB"/>
        </w:rPr>
        <w:instrText xml:space="preserve"> ADDIN ZOTERO_ITEM CSL_CITATION {"citationID":"GzdjyTqJ","properties":{"formattedCitation":"(R Core Team 2021)","plainCitation":"(R Core Team 2021)","noteIndex":0},"citationItems":[{"id":6,"uris":["http://zotero.org/users/6814611/items/VNM2ATXG"],"itemData":{"id":6,"type":"book","event-place":"Vienna, Austria","publisher":"R Foundation for Statistical Computing","publisher-place":"Vienna, Austria","title":"R: A Language and Environment for Statistical Computing","URL":"https://www.R-project.org/","author":[{"literal":"R Core Team"}],"issued":{"date-parts":[["2021"]]}}}],"schema":"https://github.com/citation-style-language/schema/raw/master/csl-citation.json"} </w:instrText>
      </w:r>
      <w:r w:rsidR="00E3122C">
        <w:rPr>
          <w:lang w:val="en-GB"/>
        </w:rPr>
        <w:fldChar w:fldCharType="separate"/>
      </w:r>
      <w:r w:rsidR="00E3122C" w:rsidRPr="00E3122C">
        <w:rPr>
          <w:rFonts w:ascii="Calibri" w:hAnsi="Calibri" w:cs="Calibri"/>
          <w:lang w:val="en-GB"/>
        </w:rPr>
        <w:t>(R Core Team 2021)</w:t>
      </w:r>
      <w:r w:rsidR="00E3122C">
        <w:rPr>
          <w:lang w:val="en-GB"/>
        </w:rPr>
        <w:fldChar w:fldCharType="end"/>
      </w:r>
      <w:r w:rsidR="00D15107">
        <w:rPr>
          <w:lang w:val="en-GB"/>
        </w:rPr>
        <w:t xml:space="preserve"> with the package </w:t>
      </w:r>
      <w:proofErr w:type="spellStart"/>
      <w:r w:rsidR="00D15107">
        <w:rPr>
          <w:lang w:val="en-GB"/>
        </w:rPr>
        <w:t>RSiena</w:t>
      </w:r>
      <w:proofErr w:type="spellEnd"/>
      <w:r w:rsidR="00D15107">
        <w:rPr>
          <w:lang w:val="en-GB"/>
        </w:rPr>
        <w:t xml:space="preserve"> </w:t>
      </w:r>
      <w:r w:rsidR="00D15107">
        <w:rPr>
          <w:lang w:val="en-GB"/>
        </w:rPr>
        <w:fldChar w:fldCharType="begin"/>
      </w:r>
      <w:r w:rsidR="005356BA">
        <w:rPr>
          <w:lang w:val="en-GB"/>
        </w:rPr>
        <w:instrText xml:space="preserve"> ADDIN ZOTERO_ITEM CSL_CITATION {"citationID":"Rmz54FZP","properties":{"formattedCitation":"(Ripley et al. 2021)","plainCitation":"(Ripley et al. 2021)","noteIndex":0},"citationItems":[{"id":20,"uris":["http://zotero.org/users/6814611/items/H98HZKXT"],"itemData":{"id":20,"type":"report","publisher":"Oxford: University of Oxford, Department of Statistics; Nuffield College","title":"Manual for Siena version 4.0","author":[{"family":"Ripley","given":"Ruth M."},{"family":"Snijders","given":"Tom A. B."},{"family":"B'oda","given":"Zsofia"},{"family":"V\"or\"os","given":"Andr'as"},{"family":"Preciado","given":"Paulina"}],"issued":{"date-parts":[["2021"]]}}}],"schema":"https://github.com/citation-style-language/schema/raw/master/csl-citation.json"} </w:instrText>
      </w:r>
      <w:r w:rsidR="00D15107">
        <w:rPr>
          <w:lang w:val="en-GB"/>
        </w:rPr>
        <w:fldChar w:fldCharType="separate"/>
      </w:r>
      <w:r w:rsidR="00D15107" w:rsidRPr="00E3122C">
        <w:rPr>
          <w:rFonts w:ascii="Calibri" w:hAnsi="Calibri" w:cs="Calibri"/>
          <w:lang w:val="en-GB"/>
        </w:rPr>
        <w:t>(Ripley et al. 2021)</w:t>
      </w:r>
      <w:r w:rsidR="00D15107">
        <w:rPr>
          <w:lang w:val="en-GB"/>
        </w:rPr>
        <w:fldChar w:fldCharType="end"/>
      </w:r>
      <w:r>
        <w:rPr>
          <w:lang w:val="en-US"/>
        </w:rPr>
        <w:t xml:space="preserve">. </w:t>
      </w:r>
    </w:p>
    <w:p w14:paraId="5AAE2FA9" w14:textId="5269F55C" w:rsidR="00A47350" w:rsidRPr="00CA7A94" w:rsidRDefault="00A21807" w:rsidP="006F740D">
      <w:pPr>
        <w:spacing w:line="480" w:lineRule="auto"/>
        <w:ind w:firstLine="708"/>
        <w:jc w:val="both"/>
        <w:rPr>
          <w:lang w:val="en-GB"/>
        </w:rPr>
      </w:pPr>
      <w:r>
        <w:rPr>
          <w:rFonts w:ascii="CMSS10" w:hAnsi="CMSS10" w:cs="CMSS10"/>
          <w:lang w:val="en-GB"/>
        </w:rPr>
        <w:t xml:space="preserve">With </w:t>
      </w:r>
      <w:proofErr w:type="spellStart"/>
      <w:r>
        <w:rPr>
          <w:rFonts w:ascii="CMSS10" w:hAnsi="CMSS10" w:cs="CMSS10"/>
          <w:lang w:val="en-GB"/>
        </w:rPr>
        <w:t>RSiena</w:t>
      </w:r>
      <w:proofErr w:type="spellEnd"/>
      <w:r w:rsidR="00A47350">
        <w:rPr>
          <w:rFonts w:ascii="CMSS10" w:hAnsi="CMSS10" w:cs="CMSS10"/>
          <w:lang w:val="en-GB"/>
        </w:rPr>
        <w:t xml:space="preserve">, tie changes are modelled as resulting from actions by actors. An important </w:t>
      </w:r>
      <w:r w:rsidR="00A47350">
        <w:rPr>
          <w:lang w:val="en-US"/>
        </w:rPr>
        <w:t xml:space="preserve">assumption of the implemented SAOM is that of the so-called </w:t>
      </w:r>
      <w:proofErr w:type="spellStart"/>
      <w:r w:rsidR="00A47350">
        <w:rPr>
          <w:i/>
          <w:iCs/>
          <w:lang w:val="en-US"/>
        </w:rPr>
        <w:t>ministep</w:t>
      </w:r>
      <w:proofErr w:type="spellEnd"/>
      <w:r w:rsidR="00A47350">
        <w:rPr>
          <w:i/>
          <w:iCs/>
          <w:lang w:val="en-US"/>
        </w:rPr>
        <w:t xml:space="preserve">. </w:t>
      </w:r>
      <w:r w:rsidR="00A47350">
        <w:rPr>
          <w:lang w:val="en-US"/>
        </w:rPr>
        <w:t xml:space="preserve">Only one actor per time is </w:t>
      </w:r>
      <w:r w:rsidR="00A47350">
        <w:rPr>
          <w:lang w:val="en-US"/>
        </w:rPr>
        <w:lastRenderedPageBreak/>
        <w:t>allowed to make a tie change, and this actor can change only one tie at a time.</w:t>
      </w:r>
      <w:r w:rsidR="00263127">
        <w:rPr>
          <w:lang w:val="en-US"/>
        </w:rPr>
        <w:t xml:space="preserve"> W</w:t>
      </w:r>
      <w:r w:rsidR="003E6045">
        <w:rPr>
          <w:lang w:val="en-US"/>
        </w:rPr>
        <w:t>hich a</w:t>
      </w:r>
      <w:r w:rsidR="00263127">
        <w:rPr>
          <w:lang w:val="en-US"/>
        </w:rPr>
        <w:t>ctor</w:t>
      </w:r>
      <w:r w:rsidR="003E6045">
        <w:rPr>
          <w:lang w:val="en-US"/>
        </w:rPr>
        <w:t xml:space="preserve"> is allowed to change is determined by the rate-function but this is not </w:t>
      </w:r>
      <w:r w:rsidR="00263127">
        <w:rPr>
          <w:lang w:val="en-US"/>
        </w:rPr>
        <w:t>our</w:t>
      </w:r>
      <w:r w:rsidR="003E6045">
        <w:rPr>
          <w:lang w:val="en-US"/>
        </w:rPr>
        <w:t xml:space="preserve"> focus of interest. </w:t>
      </w:r>
      <w:r w:rsidR="00A47350">
        <w:rPr>
          <w:lang w:val="en-US"/>
        </w:rPr>
        <w:t>The decision on tie change</w:t>
      </w:r>
      <w:r>
        <w:rPr>
          <w:lang w:val="en-US"/>
        </w:rPr>
        <w:t>,</w:t>
      </w:r>
      <w:r w:rsidR="00A47350">
        <w:rPr>
          <w:lang w:val="en-US"/>
        </w:rPr>
        <w:t xml:space="preserve"> including the option of no change</w:t>
      </w:r>
      <w:r>
        <w:rPr>
          <w:lang w:val="en-US"/>
        </w:rPr>
        <w:t>,</w:t>
      </w:r>
      <w:r w:rsidR="00A47350">
        <w:rPr>
          <w:lang w:val="en-US"/>
        </w:rPr>
        <w:t xml:space="preserve"> is based on how the actor that is being allowed to change evaluates </w:t>
      </w:r>
      <w:r w:rsidR="002F4582">
        <w:rPr>
          <w:lang w:val="en-US"/>
        </w:rPr>
        <w:t>the</w:t>
      </w:r>
      <w:r w:rsidR="00A47350">
        <w:rPr>
          <w:lang w:val="en-US"/>
        </w:rPr>
        <w:t xml:space="preserve"> current and possible future network</w:t>
      </w:r>
      <w:r w:rsidR="002F4582">
        <w:rPr>
          <w:lang w:val="en-US"/>
        </w:rPr>
        <w:t xml:space="preserve"> structures in its direct vicinity</w:t>
      </w:r>
      <w:r w:rsidR="00A47350">
        <w:rPr>
          <w:lang w:val="en-US"/>
        </w:rPr>
        <w:t xml:space="preserve">. How these networks are evaluated is determined by the so-called evaluation function: </w:t>
      </w:r>
      <w:proofErr w:type="spellStart"/>
      <w:r w:rsidR="00A47350" w:rsidRPr="007F3504">
        <w:rPr>
          <w:rStyle w:val="Emphasis"/>
          <w:lang w:val="en-GB"/>
        </w:rPr>
        <w:t>f</w:t>
      </w:r>
      <w:r w:rsidR="00A47350" w:rsidRPr="007F3504">
        <w:rPr>
          <w:rStyle w:val="Emphasis"/>
          <w:vertAlign w:val="subscript"/>
          <w:lang w:val="en-GB"/>
        </w:rPr>
        <w:t>i</w:t>
      </w:r>
      <w:r w:rsidR="00A47350" w:rsidRPr="007F3504">
        <w:rPr>
          <w:rStyle w:val="Emphasis"/>
          <w:vertAlign w:val="superscript"/>
          <w:lang w:val="en-GB"/>
        </w:rPr>
        <w:t>net</w:t>
      </w:r>
      <w:proofErr w:type="spellEnd"/>
      <w:r w:rsidR="00A47350" w:rsidRPr="007F3504">
        <w:rPr>
          <w:rStyle w:val="math"/>
          <w:lang w:val="en-GB"/>
        </w:rPr>
        <w:t>(</w:t>
      </w:r>
      <w:r w:rsidR="00A47350" w:rsidRPr="007F3504">
        <w:rPr>
          <w:rStyle w:val="Emphasis"/>
          <w:lang w:val="en-GB"/>
        </w:rPr>
        <w:t>x</w:t>
      </w:r>
      <w:r w:rsidR="00A47350" w:rsidRPr="007F3504">
        <w:rPr>
          <w:rStyle w:val="math"/>
          <w:lang w:val="en-GB"/>
        </w:rPr>
        <w:t>) = </w:t>
      </w:r>
      <w:r w:rsidR="00A47350">
        <w:rPr>
          <w:rStyle w:val="Emphasis"/>
        </w:rPr>
        <w:t>Σ</w:t>
      </w:r>
      <w:r w:rsidR="00A47350" w:rsidRPr="007F3504">
        <w:rPr>
          <w:rStyle w:val="Emphasis"/>
          <w:vertAlign w:val="subscript"/>
          <w:lang w:val="en-GB"/>
        </w:rPr>
        <w:t>k</w:t>
      </w:r>
      <w:r w:rsidR="00A47350">
        <w:rPr>
          <w:rStyle w:val="Emphasis"/>
        </w:rPr>
        <w:t>β</w:t>
      </w:r>
      <w:proofErr w:type="spellStart"/>
      <w:r w:rsidR="00A47350" w:rsidRPr="007F3504">
        <w:rPr>
          <w:rStyle w:val="Emphasis"/>
          <w:vertAlign w:val="subscript"/>
          <w:lang w:val="en-GB"/>
        </w:rPr>
        <w:t>k</w:t>
      </w:r>
      <w:r w:rsidR="00A47350" w:rsidRPr="007F3504">
        <w:rPr>
          <w:rStyle w:val="Emphasis"/>
          <w:vertAlign w:val="superscript"/>
          <w:lang w:val="en-GB"/>
        </w:rPr>
        <w:t>net</w:t>
      </w:r>
      <w:r w:rsidR="00A47350" w:rsidRPr="007F3504">
        <w:rPr>
          <w:rStyle w:val="Emphasis"/>
          <w:lang w:val="en-GB"/>
        </w:rPr>
        <w:t>s</w:t>
      </w:r>
      <w:r w:rsidR="00A47350" w:rsidRPr="007F3504">
        <w:rPr>
          <w:rStyle w:val="Emphasis"/>
          <w:vertAlign w:val="subscript"/>
          <w:lang w:val="en-GB"/>
        </w:rPr>
        <w:t>ik</w:t>
      </w:r>
      <w:r w:rsidR="00A47350" w:rsidRPr="007F3504">
        <w:rPr>
          <w:rStyle w:val="Emphasis"/>
          <w:vertAlign w:val="superscript"/>
          <w:lang w:val="en-GB"/>
        </w:rPr>
        <w:t>net</w:t>
      </w:r>
      <w:proofErr w:type="spellEnd"/>
      <w:r w:rsidR="00A47350" w:rsidRPr="007F3504">
        <w:rPr>
          <w:rStyle w:val="math"/>
          <w:lang w:val="en-GB"/>
        </w:rPr>
        <w:t>(</w:t>
      </w:r>
      <w:r w:rsidR="00A47350" w:rsidRPr="007F3504">
        <w:rPr>
          <w:rStyle w:val="Emphasis"/>
          <w:lang w:val="en-GB"/>
        </w:rPr>
        <w:t>x</w:t>
      </w:r>
      <w:r w:rsidR="00A47350" w:rsidRPr="007F3504">
        <w:rPr>
          <w:rStyle w:val="math"/>
          <w:lang w:val="en-GB"/>
        </w:rPr>
        <w:t>)</w:t>
      </w:r>
      <w:r w:rsidR="006F740D">
        <w:rPr>
          <w:rStyle w:val="math"/>
          <w:lang w:val="en-GB"/>
        </w:rPr>
        <w:t>.</w:t>
      </w:r>
      <w:r w:rsidR="006F740D">
        <w:rPr>
          <w:lang w:val="en-US"/>
        </w:rPr>
        <w:t xml:space="preserve"> </w:t>
      </w:r>
      <w:r w:rsidR="00C53980">
        <w:rPr>
          <w:lang w:val="en-US"/>
        </w:rPr>
        <w:t>T</w:t>
      </w:r>
      <w:r w:rsidR="00A47350" w:rsidRPr="005112E8">
        <w:rPr>
          <w:lang w:val="en-GB"/>
        </w:rPr>
        <w:t xml:space="preserve">he evaluation function </w:t>
      </w:r>
      <w:r w:rsidR="00A47350">
        <w:rPr>
          <w:lang w:val="en-GB"/>
        </w:rPr>
        <w:t>maps</w:t>
      </w:r>
      <w:r w:rsidR="00A47350" w:rsidRPr="005112E8">
        <w:rPr>
          <w:lang w:val="en-GB"/>
        </w:rPr>
        <w:t xml:space="preserve"> a value to the </w:t>
      </w:r>
      <w:r w:rsidR="00A47350" w:rsidRPr="005112E8">
        <w:rPr>
          <w:rStyle w:val="Emphasis"/>
          <w:lang w:val="en-GB"/>
        </w:rPr>
        <w:t>attractiveness</w:t>
      </w:r>
      <w:r w:rsidR="00A47350" w:rsidRPr="005112E8">
        <w:rPr>
          <w:lang w:val="en-GB"/>
        </w:rPr>
        <w:t xml:space="preserve"> of the network, </w:t>
      </w:r>
      <w:r w:rsidR="00A47350" w:rsidRPr="005112E8">
        <w:rPr>
          <w:rStyle w:val="Emphasis"/>
          <w:lang w:val="en-GB"/>
        </w:rPr>
        <w:t>x</w:t>
      </w:r>
      <w:r w:rsidR="00A47350" w:rsidRPr="005112E8">
        <w:rPr>
          <w:lang w:val="en-GB"/>
        </w:rPr>
        <w:t xml:space="preserve">. </w:t>
      </w:r>
      <w:r w:rsidR="00A47350">
        <w:rPr>
          <w:rStyle w:val="Emphasis"/>
        </w:rPr>
        <w:t>β</w:t>
      </w:r>
      <w:proofErr w:type="spellStart"/>
      <w:r w:rsidR="00A47350" w:rsidRPr="005112E8">
        <w:rPr>
          <w:rStyle w:val="Emphasis"/>
          <w:vertAlign w:val="subscript"/>
          <w:lang w:val="en-GB"/>
        </w:rPr>
        <w:t>k</w:t>
      </w:r>
      <w:r w:rsidR="00A47350" w:rsidRPr="005112E8">
        <w:rPr>
          <w:rStyle w:val="Emphasis"/>
          <w:vertAlign w:val="superscript"/>
          <w:lang w:val="en-GB"/>
        </w:rPr>
        <w:t>net</w:t>
      </w:r>
      <w:proofErr w:type="spellEnd"/>
      <w:r w:rsidR="00A47350" w:rsidRPr="005112E8">
        <w:rPr>
          <w:lang w:val="en-GB"/>
        </w:rPr>
        <w:t xml:space="preserve"> refers to </w:t>
      </w:r>
      <w:r w:rsidR="00A47350">
        <w:rPr>
          <w:lang w:val="en-GB"/>
        </w:rPr>
        <w:t xml:space="preserve">the </w:t>
      </w:r>
      <w:r w:rsidR="00A47350" w:rsidRPr="005112E8">
        <w:rPr>
          <w:lang w:val="en-GB"/>
        </w:rPr>
        <w:t>estimated parameters</w:t>
      </w:r>
      <w:r w:rsidR="00A47350">
        <w:rPr>
          <w:lang w:val="en-GB"/>
        </w:rPr>
        <w:t xml:space="preserve"> of the model and these parameters of the evaluation function are what we are interested in</w:t>
      </w:r>
      <w:r w:rsidR="00A47350" w:rsidRPr="005112E8">
        <w:rPr>
          <w:lang w:val="en-GB"/>
        </w:rPr>
        <w:t xml:space="preserve">. </w:t>
      </w:r>
      <w:r w:rsidR="00A47350">
        <w:rPr>
          <w:lang w:val="en-GB"/>
        </w:rPr>
        <w:t>F</w:t>
      </w:r>
      <w:r w:rsidR="00A47350" w:rsidRPr="005112E8">
        <w:rPr>
          <w:lang w:val="en-GB"/>
        </w:rPr>
        <w:t xml:space="preserve">or each network effect </w:t>
      </w:r>
      <w:r w:rsidR="00A47350" w:rsidRPr="005112E8">
        <w:rPr>
          <w:rStyle w:val="Emphasis"/>
          <w:lang w:val="en-GB"/>
        </w:rPr>
        <w:t>k</w:t>
      </w:r>
      <w:r w:rsidR="00A47350" w:rsidRPr="005112E8">
        <w:rPr>
          <w:lang w:val="en-GB"/>
        </w:rPr>
        <w:t xml:space="preserve">, </w:t>
      </w:r>
      <w:proofErr w:type="spellStart"/>
      <w:r w:rsidR="00A47350" w:rsidRPr="005112E8">
        <w:rPr>
          <w:rStyle w:val="Emphasis"/>
          <w:lang w:val="en-GB"/>
        </w:rPr>
        <w:t>s</w:t>
      </w:r>
      <w:r w:rsidR="00A47350" w:rsidRPr="005112E8">
        <w:rPr>
          <w:rStyle w:val="Emphasis"/>
          <w:vertAlign w:val="subscript"/>
          <w:lang w:val="en-GB"/>
        </w:rPr>
        <w:t>ik</w:t>
      </w:r>
      <w:r w:rsidR="00A47350" w:rsidRPr="005112E8">
        <w:rPr>
          <w:rStyle w:val="Emphasis"/>
          <w:vertAlign w:val="superscript"/>
          <w:lang w:val="en-GB"/>
        </w:rPr>
        <w:t>net</w:t>
      </w:r>
      <w:proofErr w:type="spellEnd"/>
      <w:r w:rsidR="00A47350" w:rsidRPr="005112E8">
        <w:rPr>
          <w:lang w:val="en-GB"/>
        </w:rPr>
        <w:t xml:space="preserve">, we will obtain a separate </w:t>
      </w:r>
      <w:r w:rsidR="00A47350">
        <w:rPr>
          <w:lang w:val="en-GB"/>
        </w:rPr>
        <w:t xml:space="preserve">parameter </w:t>
      </w:r>
      <w:r w:rsidR="00A47350" w:rsidRPr="005112E8">
        <w:rPr>
          <w:lang w:val="en-GB"/>
        </w:rPr>
        <w:t>estimate</w:t>
      </w:r>
      <w:r w:rsidR="00A47350">
        <w:rPr>
          <w:lang w:val="en-GB"/>
        </w:rPr>
        <w:t xml:space="preserve"> indicating the strength of the network effect</w:t>
      </w:r>
      <w:r w:rsidR="00A47350" w:rsidRPr="005112E8">
        <w:rPr>
          <w:lang w:val="en-GB"/>
        </w:rPr>
        <w:t xml:space="preserve">. Each </w:t>
      </w:r>
      <w:r w:rsidR="00C53980">
        <w:rPr>
          <w:lang w:val="en-GB"/>
        </w:rPr>
        <w:t>actor</w:t>
      </w:r>
      <w:r w:rsidR="00A47350" w:rsidRPr="005112E8">
        <w:rPr>
          <w:lang w:val="en-GB"/>
        </w:rPr>
        <w:t xml:space="preserve"> evaluates the attractiveness of its</w:t>
      </w:r>
      <w:r w:rsidR="00156D44">
        <w:rPr>
          <w:lang w:val="en-GB"/>
        </w:rPr>
        <w:t xml:space="preserve"> own</w:t>
      </w:r>
      <w:r w:rsidR="00A47350" w:rsidRPr="005112E8">
        <w:rPr>
          <w:lang w:val="en-GB"/>
        </w:rPr>
        <w:t xml:space="preserve"> local network environment. This is why </w:t>
      </w:r>
      <w:proofErr w:type="spellStart"/>
      <w:r w:rsidR="00A47350" w:rsidRPr="005112E8">
        <w:rPr>
          <w:rStyle w:val="Emphasis"/>
          <w:lang w:val="en-GB"/>
        </w:rPr>
        <w:t>s</w:t>
      </w:r>
      <w:r w:rsidR="00A47350" w:rsidRPr="005112E8">
        <w:rPr>
          <w:rStyle w:val="Emphasis"/>
          <w:vertAlign w:val="subscript"/>
          <w:lang w:val="en-GB"/>
        </w:rPr>
        <w:t>i</w:t>
      </w:r>
      <w:proofErr w:type="spellEnd"/>
      <w:r w:rsidR="00A47350" w:rsidRPr="005112E8">
        <w:rPr>
          <w:lang w:val="en-GB"/>
        </w:rPr>
        <w:t xml:space="preserve"> has a subscript </w:t>
      </w:r>
      <w:proofErr w:type="spellStart"/>
      <w:r w:rsidR="00A47350" w:rsidRPr="005112E8">
        <w:rPr>
          <w:rStyle w:val="Emphasis"/>
          <w:lang w:val="en-GB"/>
        </w:rPr>
        <w:t>i</w:t>
      </w:r>
      <w:proofErr w:type="spellEnd"/>
      <w:r w:rsidR="00A47350" w:rsidRPr="005112E8">
        <w:rPr>
          <w:lang w:val="en-GB"/>
        </w:rPr>
        <w:t>. Based on the mathematical definition</w:t>
      </w:r>
      <w:r w:rsidR="00A47350">
        <w:rPr>
          <w:lang w:val="en-GB"/>
        </w:rPr>
        <w:t>s</w:t>
      </w:r>
      <w:r w:rsidR="00A47350" w:rsidRPr="005112E8">
        <w:rPr>
          <w:lang w:val="en-GB"/>
        </w:rPr>
        <w:t xml:space="preserve"> of</w:t>
      </w:r>
      <w:r w:rsidR="00A47350">
        <w:rPr>
          <w:lang w:val="en-GB"/>
        </w:rPr>
        <w:t xml:space="preserve"> the included network effects</w:t>
      </w:r>
      <w:r w:rsidR="00A47350" w:rsidRPr="005112E8">
        <w:rPr>
          <w:lang w:val="en-GB"/>
        </w:rPr>
        <w:t xml:space="preserve"> </w:t>
      </w:r>
      <w:proofErr w:type="spellStart"/>
      <w:r w:rsidR="00A47350" w:rsidRPr="005112E8">
        <w:rPr>
          <w:rStyle w:val="Emphasis"/>
          <w:lang w:val="en-GB"/>
        </w:rPr>
        <w:t>s</w:t>
      </w:r>
      <w:r w:rsidR="00A47350" w:rsidRPr="005112E8">
        <w:rPr>
          <w:rStyle w:val="Emphasis"/>
          <w:vertAlign w:val="subscript"/>
          <w:lang w:val="en-GB"/>
        </w:rPr>
        <w:t>ik</w:t>
      </w:r>
      <w:r w:rsidR="00A47350" w:rsidRPr="005112E8">
        <w:rPr>
          <w:rStyle w:val="Emphasis"/>
          <w:vertAlign w:val="superscript"/>
          <w:lang w:val="en-GB"/>
        </w:rPr>
        <w:t>net</w:t>
      </w:r>
      <w:proofErr w:type="spellEnd"/>
      <w:r w:rsidR="00A47350">
        <w:rPr>
          <w:lang w:val="en-GB"/>
        </w:rPr>
        <w:t>, a</w:t>
      </w:r>
      <w:r w:rsidR="00C53980">
        <w:rPr>
          <w:lang w:val="en-GB"/>
        </w:rPr>
        <w:t>ctor</w:t>
      </w:r>
      <w:r w:rsidR="00A47350">
        <w:rPr>
          <w:lang w:val="en-GB"/>
        </w:rPr>
        <w:t xml:space="preserve"> </w:t>
      </w:r>
      <w:proofErr w:type="spellStart"/>
      <w:r w:rsidR="00A47350">
        <w:rPr>
          <w:i/>
          <w:iCs/>
          <w:lang w:val="en-GB"/>
        </w:rPr>
        <w:t>i</w:t>
      </w:r>
      <w:proofErr w:type="spellEnd"/>
      <w:r w:rsidR="00A47350">
        <w:rPr>
          <w:lang w:val="en-GB"/>
        </w:rPr>
        <w:t xml:space="preserve"> will determine </w:t>
      </w:r>
      <w:r w:rsidR="00A47350" w:rsidRPr="005112E8">
        <w:rPr>
          <w:lang w:val="en-GB"/>
        </w:rPr>
        <w:t>the</w:t>
      </w:r>
      <w:r w:rsidR="00A47350">
        <w:rPr>
          <w:lang w:val="en-GB"/>
        </w:rPr>
        <w:t xml:space="preserve"> attractiveness of </w:t>
      </w:r>
      <w:r w:rsidR="00A47350" w:rsidRPr="005112E8">
        <w:rPr>
          <w:lang w:val="en-GB"/>
        </w:rPr>
        <w:t xml:space="preserve">the possible networks that may result </w:t>
      </w:r>
      <w:r w:rsidR="00A47350">
        <w:rPr>
          <w:lang w:val="en-GB"/>
        </w:rPr>
        <w:t xml:space="preserve">from </w:t>
      </w:r>
      <w:r w:rsidR="00A47350" w:rsidRPr="005112E8">
        <w:rPr>
          <w:lang w:val="en-GB"/>
        </w:rPr>
        <w:t xml:space="preserve">a </w:t>
      </w:r>
      <w:proofErr w:type="spellStart"/>
      <w:r w:rsidR="00A47350" w:rsidRPr="005112E8">
        <w:rPr>
          <w:lang w:val="en-GB"/>
        </w:rPr>
        <w:t>ministep</w:t>
      </w:r>
      <w:proofErr w:type="spellEnd"/>
      <w:r w:rsidR="00A47350" w:rsidRPr="005112E8">
        <w:rPr>
          <w:lang w:val="en-GB"/>
        </w:rPr>
        <w:t>. A</w:t>
      </w:r>
      <w:r w:rsidR="00C53980">
        <w:rPr>
          <w:lang w:val="en-GB"/>
        </w:rPr>
        <w:t>ctor</w:t>
      </w:r>
      <w:r w:rsidR="00A47350" w:rsidRPr="005112E8">
        <w:rPr>
          <w:lang w:val="en-GB"/>
        </w:rPr>
        <w:t xml:space="preserve"> </w:t>
      </w:r>
      <w:proofErr w:type="spellStart"/>
      <w:r w:rsidR="00A47350" w:rsidRPr="005112E8">
        <w:rPr>
          <w:rStyle w:val="Emphasis"/>
          <w:lang w:val="en-GB"/>
        </w:rPr>
        <w:t>i</w:t>
      </w:r>
      <w:proofErr w:type="spellEnd"/>
      <w:r w:rsidR="00A47350" w:rsidRPr="005112E8">
        <w:rPr>
          <w:lang w:val="en-GB"/>
        </w:rPr>
        <w:t xml:space="preserve"> is most likely to take </w:t>
      </w:r>
      <w:r w:rsidR="00A47350">
        <w:rPr>
          <w:lang w:val="en-GB"/>
        </w:rPr>
        <w:t>the</w:t>
      </w:r>
      <w:r w:rsidR="00A47350" w:rsidRPr="005112E8">
        <w:rPr>
          <w:lang w:val="en-GB"/>
        </w:rPr>
        <w:t xml:space="preserve"> </w:t>
      </w:r>
      <w:proofErr w:type="spellStart"/>
      <w:r w:rsidR="00A47350" w:rsidRPr="005112E8">
        <w:rPr>
          <w:lang w:val="en-GB"/>
        </w:rPr>
        <w:t>ministep</w:t>
      </w:r>
      <w:proofErr w:type="spellEnd"/>
      <w:r w:rsidR="00A47350" w:rsidRPr="005112E8">
        <w:rPr>
          <w:lang w:val="en-GB"/>
        </w:rPr>
        <w:t xml:space="preserve"> that will result in the network with the highest attractiveness value.</w:t>
      </w:r>
      <w:r w:rsidR="00A47350">
        <w:rPr>
          <w:lang w:val="en-GB"/>
        </w:rPr>
        <w:t xml:space="preserve"> </w:t>
      </w:r>
      <w:r w:rsidR="00A47350" w:rsidRPr="008A0CFB">
        <w:rPr>
          <w:lang w:val="en-GB"/>
        </w:rPr>
        <w:t xml:space="preserve">The interpretation of the parameters </w:t>
      </w:r>
      <w:r w:rsidR="00A47350">
        <w:rPr>
          <w:lang w:val="en-GB"/>
        </w:rPr>
        <w:t xml:space="preserve">of the evaluation function </w:t>
      </w:r>
      <w:r w:rsidR="00A47350" w:rsidRPr="008A0CFB">
        <w:rPr>
          <w:lang w:val="en-GB"/>
        </w:rPr>
        <w:t>resembles the interpretation of a logistic regression</w:t>
      </w:r>
      <w:r w:rsidR="00A47350">
        <w:rPr>
          <w:lang w:val="en-GB"/>
        </w:rPr>
        <w:t>: exp(</w:t>
      </w:r>
      <w:r w:rsidR="00A47350">
        <w:rPr>
          <w:rStyle w:val="Emphasis"/>
        </w:rPr>
        <w:t>β</w:t>
      </w:r>
      <w:proofErr w:type="spellStart"/>
      <w:r w:rsidR="00A47350" w:rsidRPr="005112E8">
        <w:rPr>
          <w:rStyle w:val="Emphasis"/>
          <w:vertAlign w:val="subscript"/>
          <w:lang w:val="en-GB"/>
        </w:rPr>
        <w:t>k</w:t>
      </w:r>
      <w:r w:rsidR="00A47350" w:rsidRPr="005112E8">
        <w:rPr>
          <w:rStyle w:val="Emphasis"/>
          <w:vertAlign w:val="superscript"/>
          <w:lang w:val="en-GB"/>
        </w:rPr>
        <w:t>net</w:t>
      </w:r>
      <w:proofErr w:type="spellEnd"/>
      <w:r w:rsidR="00A47350">
        <w:rPr>
          <w:lang w:val="en-GB"/>
        </w:rPr>
        <w:t xml:space="preserve">) is the ratio of the probabilities to observe network </w:t>
      </w:r>
      <w:proofErr w:type="spellStart"/>
      <w:r w:rsidR="00A47350" w:rsidRPr="008A0CFB">
        <w:rPr>
          <w:i/>
          <w:iCs/>
          <w:lang w:val="en-GB"/>
        </w:rPr>
        <w:t>x</w:t>
      </w:r>
      <w:r w:rsidR="00A47350" w:rsidRPr="008A0CFB">
        <w:rPr>
          <w:i/>
          <w:iCs/>
          <w:vertAlign w:val="subscript"/>
          <w:lang w:val="en-GB"/>
        </w:rPr>
        <w:t>a</w:t>
      </w:r>
      <w:proofErr w:type="spellEnd"/>
      <w:r w:rsidR="00A47350" w:rsidRPr="008A0CFB">
        <w:rPr>
          <w:lang w:val="en-GB"/>
        </w:rPr>
        <w:t xml:space="preserve"> </w:t>
      </w:r>
      <w:r w:rsidR="00A47350">
        <w:rPr>
          <w:lang w:val="en-GB"/>
        </w:rPr>
        <w:t xml:space="preserve">versus </w:t>
      </w:r>
      <w:proofErr w:type="spellStart"/>
      <w:r w:rsidR="00A47350" w:rsidRPr="008A0CFB">
        <w:rPr>
          <w:i/>
          <w:iCs/>
          <w:lang w:val="en-GB"/>
        </w:rPr>
        <w:t>x</w:t>
      </w:r>
      <w:r w:rsidR="00A47350">
        <w:rPr>
          <w:i/>
          <w:iCs/>
          <w:vertAlign w:val="subscript"/>
          <w:lang w:val="en-GB"/>
        </w:rPr>
        <w:t>b</w:t>
      </w:r>
      <w:proofErr w:type="spellEnd"/>
      <w:r w:rsidR="00A47350">
        <w:rPr>
          <w:lang w:val="en-GB"/>
        </w:rPr>
        <w:t xml:space="preserve">, under the ceteris paribus condition that the only difference between these networks is that </w:t>
      </w:r>
      <w:proofErr w:type="spellStart"/>
      <w:r w:rsidR="00A47350" w:rsidRPr="005112E8">
        <w:rPr>
          <w:rStyle w:val="Emphasis"/>
          <w:lang w:val="en-GB"/>
        </w:rPr>
        <w:t>s</w:t>
      </w:r>
      <w:r w:rsidR="00A47350" w:rsidRPr="005112E8">
        <w:rPr>
          <w:rStyle w:val="Emphasis"/>
          <w:vertAlign w:val="subscript"/>
          <w:lang w:val="en-GB"/>
        </w:rPr>
        <w:t>ik</w:t>
      </w:r>
      <w:r w:rsidR="00A47350" w:rsidRPr="005112E8">
        <w:rPr>
          <w:rStyle w:val="Emphasis"/>
          <w:vertAlign w:val="superscript"/>
          <w:lang w:val="en-GB"/>
        </w:rPr>
        <w:t>net</w:t>
      </w:r>
      <w:proofErr w:type="spellEnd"/>
      <w:r w:rsidR="00A47350">
        <w:rPr>
          <w:lang w:val="en-GB"/>
        </w:rPr>
        <w:t>(</w:t>
      </w:r>
      <w:proofErr w:type="spellStart"/>
      <w:r w:rsidR="00A47350" w:rsidRPr="008A0CFB">
        <w:rPr>
          <w:i/>
          <w:iCs/>
          <w:lang w:val="en-GB"/>
        </w:rPr>
        <w:t>x</w:t>
      </w:r>
      <w:r w:rsidR="00A47350" w:rsidRPr="008A0CFB">
        <w:rPr>
          <w:i/>
          <w:iCs/>
          <w:vertAlign w:val="subscript"/>
          <w:lang w:val="en-GB"/>
        </w:rPr>
        <w:t>a</w:t>
      </w:r>
      <w:proofErr w:type="spellEnd"/>
      <w:r w:rsidR="00A47350">
        <w:rPr>
          <w:lang w:val="en-GB"/>
        </w:rPr>
        <w:t xml:space="preserve">) - </w:t>
      </w:r>
      <w:proofErr w:type="spellStart"/>
      <w:r w:rsidR="00A47350" w:rsidRPr="005112E8">
        <w:rPr>
          <w:rStyle w:val="Emphasis"/>
          <w:lang w:val="en-GB"/>
        </w:rPr>
        <w:t>s</w:t>
      </w:r>
      <w:r w:rsidR="00A47350" w:rsidRPr="005112E8">
        <w:rPr>
          <w:rStyle w:val="Emphasis"/>
          <w:vertAlign w:val="subscript"/>
          <w:lang w:val="en-GB"/>
        </w:rPr>
        <w:t>ik</w:t>
      </w:r>
      <w:r w:rsidR="00A47350" w:rsidRPr="005112E8">
        <w:rPr>
          <w:rStyle w:val="Emphasis"/>
          <w:vertAlign w:val="superscript"/>
          <w:lang w:val="en-GB"/>
        </w:rPr>
        <w:t>net</w:t>
      </w:r>
      <w:proofErr w:type="spellEnd"/>
      <w:r w:rsidR="00A47350">
        <w:rPr>
          <w:lang w:val="en-GB"/>
        </w:rPr>
        <w:t>(</w:t>
      </w:r>
      <w:proofErr w:type="spellStart"/>
      <w:r w:rsidR="00A47350" w:rsidRPr="008A0CFB">
        <w:rPr>
          <w:i/>
          <w:iCs/>
          <w:lang w:val="en-GB"/>
        </w:rPr>
        <w:t>x</w:t>
      </w:r>
      <w:r w:rsidR="00A47350">
        <w:rPr>
          <w:i/>
          <w:iCs/>
          <w:vertAlign w:val="subscript"/>
          <w:lang w:val="en-GB"/>
        </w:rPr>
        <w:t>b</w:t>
      </w:r>
      <w:proofErr w:type="spellEnd"/>
      <w:r w:rsidR="00A47350">
        <w:rPr>
          <w:lang w:val="en-GB"/>
        </w:rPr>
        <w:t xml:space="preserve">) = 1. </w:t>
      </w:r>
    </w:p>
    <w:p w14:paraId="162DBC9E" w14:textId="043DAFAD" w:rsidR="00A329CE" w:rsidRDefault="00A47350" w:rsidP="00283711">
      <w:pPr>
        <w:spacing w:line="480" w:lineRule="auto"/>
        <w:ind w:firstLine="708"/>
        <w:jc w:val="both"/>
        <w:rPr>
          <w:iCs/>
          <w:lang w:val="en-GB"/>
        </w:rPr>
      </w:pPr>
      <w:r>
        <w:rPr>
          <w:iCs/>
          <w:lang w:val="en-GB"/>
        </w:rPr>
        <w:t xml:space="preserve">Following the </w:t>
      </w:r>
      <w:proofErr w:type="spellStart"/>
      <w:r>
        <w:rPr>
          <w:iCs/>
          <w:lang w:val="en-GB"/>
        </w:rPr>
        <w:t>R</w:t>
      </w:r>
      <w:r w:rsidR="0089400E">
        <w:rPr>
          <w:iCs/>
          <w:lang w:val="en-GB"/>
        </w:rPr>
        <w:t>S</w:t>
      </w:r>
      <w:r>
        <w:rPr>
          <w:iCs/>
          <w:lang w:val="en-GB"/>
        </w:rPr>
        <w:t>iena</w:t>
      </w:r>
      <w:proofErr w:type="spellEnd"/>
      <w:r>
        <w:rPr>
          <w:iCs/>
          <w:lang w:val="en-GB"/>
        </w:rPr>
        <w:t xml:space="preserve"> manual</w:t>
      </w:r>
      <w:r w:rsidR="006B5DAF">
        <w:rPr>
          <w:iCs/>
          <w:lang w:val="en-GB"/>
        </w:rPr>
        <w:t xml:space="preserve"> </w:t>
      </w:r>
      <w:r w:rsidR="006B5DAF">
        <w:rPr>
          <w:iCs/>
          <w:lang w:val="en-GB"/>
        </w:rPr>
        <w:fldChar w:fldCharType="begin"/>
      </w:r>
      <w:r w:rsidR="005356BA">
        <w:rPr>
          <w:iCs/>
          <w:lang w:val="en-GB"/>
        </w:rPr>
        <w:instrText xml:space="preserve"> ADDIN ZOTERO_ITEM CSL_CITATION {"citationID":"Y3Ua6GjE","properties":{"formattedCitation":"(Ripley et al. 2021)","plainCitation":"(Ripley et al. 2021)","noteIndex":0},"citationItems":[{"id":20,"uris":["http://zotero.org/users/6814611/items/H98HZKXT"],"itemData":{"id":20,"type":"report","publisher":"Oxford: University of Oxford, Department of Statistics; Nuffield College","title":"Manual for Siena version 4.0","author":[{"family":"Ripley","given":"Ruth M."},{"family":"Snijders","given":"Tom A. B."},{"family":"B'oda","given":"Zsofia"},{"family":"V\"or\"os","given":"Andr'as"},{"family":"Preciado","given":"Paulina"}],"issued":{"date-parts":[["2021"]]}}}],"schema":"https://github.com/citation-style-language/schema/raw/master/csl-citation.json"} </w:instrText>
      </w:r>
      <w:r w:rsidR="006B5DAF">
        <w:rPr>
          <w:iCs/>
          <w:lang w:val="en-GB"/>
        </w:rPr>
        <w:fldChar w:fldCharType="separate"/>
      </w:r>
      <w:r w:rsidR="006B5DAF" w:rsidRPr="006B5DAF">
        <w:rPr>
          <w:rFonts w:ascii="Calibri" w:hAnsi="Calibri" w:cs="Calibri"/>
          <w:lang w:val="en-GB"/>
        </w:rPr>
        <w:t>(Ripley et al. 2021)</w:t>
      </w:r>
      <w:r w:rsidR="006B5DAF">
        <w:rPr>
          <w:iCs/>
          <w:lang w:val="en-GB"/>
        </w:rPr>
        <w:fldChar w:fldCharType="end"/>
      </w:r>
      <w:r w:rsidR="006B5DAF">
        <w:rPr>
          <w:iCs/>
          <w:lang w:val="en-GB"/>
        </w:rPr>
        <w:t xml:space="preserve"> </w:t>
      </w:r>
      <w:r>
        <w:rPr>
          <w:iCs/>
          <w:lang w:val="en-GB"/>
        </w:rPr>
        <w:t>, we started with a preliminary model</w:t>
      </w:r>
      <w:r w:rsidR="00EA4593">
        <w:rPr>
          <w:iCs/>
          <w:lang w:val="en-GB"/>
        </w:rPr>
        <w:t xml:space="preserve"> </w:t>
      </w:r>
      <w:r>
        <w:rPr>
          <w:iCs/>
          <w:lang w:val="en-GB"/>
        </w:rPr>
        <w:t>for the three dependent network-variables (i.e.</w:t>
      </w:r>
      <w:r w:rsidR="006B5DAF">
        <w:rPr>
          <w:iCs/>
          <w:lang w:val="en-GB"/>
        </w:rPr>
        <w:t>,</w:t>
      </w:r>
      <w:r>
        <w:rPr>
          <w:iCs/>
          <w:lang w:val="en-GB"/>
        </w:rPr>
        <w:t xml:space="preserve"> follower</w:t>
      </w:r>
      <w:r w:rsidR="00E35B26">
        <w:rPr>
          <w:iCs/>
          <w:lang w:val="en-GB"/>
        </w:rPr>
        <w:t>s</w:t>
      </w:r>
      <w:r>
        <w:rPr>
          <w:iCs/>
          <w:lang w:val="en-GB"/>
        </w:rPr>
        <w:t>, retweet</w:t>
      </w:r>
      <w:r w:rsidR="00E35B26">
        <w:rPr>
          <w:iCs/>
          <w:lang w:val="en-GB"/>
        </w:rPr>
        <w:t>s</w:t>
      </w:r>
      <w:r>
        <w:rPr>
          <w:iCs/>
          <w:lang w:val="en-GB"/>
        </w:rPr>
        <w:t>, @</w:t>
      </w:r>
      <w:r w:rsidR="00156D44">
        <w:rPr>
          <w:iCs/>
          <w:lang w:val="en-GB"/>
        </w:rPr>
        <w:t>-</w:t>
      </w:r>
      <w:r>
        <w:rPr>
          <w:iCs/>
          <w:lang w:val="en-GB"/>
        </w:rPr>
        <w:t>mention</w:t>
      </w:r>
      <w:r w:rsidR="00E35B26">
        <w:rPr>
          <w:iCs/>
          <w:lang w:val="en-GB"/>
        </w:rPr>
        <w:t>s</w:t>
      </w:r>
      <w:r>
        <w:rPr>
          <w:iCs/>
          <w:lang w:val="en-GB"/>
        </w:rPr>
        <w:t>) in which we included (</w:t>
      </w:r>
      <w:proofErr w:type="spellStart"/>
      <w:r>
        <w:rPr>
          <w:iCs/>
          <w:lang w:val="en-GB"/>
        </w:rPr>
        <w:t>uniplex</w:t>
      </w:r>
      <w:proofErr w:type="spellEnd"/>
      <w:r>
        <w:rPr>
          <w:iCs/>
          <w:lang w:val="en-GB"/>
        </w:rPr>
        <w:t>) structural network effects</w:t>
      </w:r>
      <w:r w:rsidR="00B159F7" w:rsidRPr="00B159F7">
        <w:rPr>
          <w:iCs/>
          <w:lang w:val="en-GB"/>
        </w:rPr>
        <w:t xml:space="preserve"> </w:t>
      </w:r>
      <w:r w:rsidR="00B159F7">
        <w:rPr>
          <w:iCs/>
          <w:lang w:val="en-GB"/>
        </w:rPr>
        <w:t>(f</w:t>
      </w:r>
      <w:r w:rsidR="00B159F7">
        <w:rPr>
          <w:iCs/>
          <w:lang w:val="en-GB"/>
        </w:rPr>
        <w:t>or the mathematic</w:t>
      </w:r>
      <w:r w:rsidR="00B159F7">
        <w:rPr>
          <w:iCs/>
          <w:lang w:val="en-GB"/>
        </w:rPr>
        <w:t>s see</w:t>
      </w:r>
      <w:r w:rsidR="00B159F7">
        <w:rPr>
          <w:iCs/>
          <w:lang w:val="en-GB"/>
        </w:rPr>
        <w:t xml:space="preserve"> chapter 12 of the </w:t>
      </w:r>
      <w:proofErr w:type="spellStart"/>
      <w:r w:rsidR="00B159F7">
        <w:rPr>
          <w:iCs/>
          <w:lang w:val="en-GB"/>
        </w:rPr>
        <w:t>RSiena</w:t>
      </w:r>
      <w:proofErr w:type="spellEnd"/>
      <w:r w:rsidR="00B159F7">
        <w:rPr>
          <w:iCs/>
          <w:lang w:val="en-GB"/>
        </w:rPr>
        <w:t xml:space="preserve"> manual </w:t>
      </w:r>
      <w:r w:rsidR="00B159F7">
        <w:rPr>
          <w:iCs/>
          <w:lang w:val="en-GB"/>
        </w:rPr>
        <w:fldChar w:fldCharType="begin"/>
      </w:r>
      <w:r w:rsidR="00B159F7">
        <w:rPr>
          <w:iCs/>
          <w:lang w:val="en-GB"/>
        </w:rPr>
        <w:instrText xml:space="preserve"> ADDIN ZOTERO_ITEM CSL_CITATION {"citationID":"jQFg4nCw","properties":{"formattedCitation":"(Ripley et al. 2021)","plainCitation":"(Ripley et al. 2021)","noteIndex":0},"citationItems":[{"id":20,"uris":["http://zotero.org/users/6814611/items/H98HZKXT"],"itemData":{"id":20,"type":"report","publisher":"Oxford: University of Oxford, Department of Statistics; Nuffield College","title":"Manual for Siena version 4.0","author":[{"family":"Ripley","given":"Ruth M."},{"family":"Snijders","given":"Tom A. B."},{"family":"B'oda","given":"Zsofia"},{"family":"V\"or\"os","given":"Andr'as"},{"family":"Preciado","given":"Paulina"}],"issued":{"date-parts":[["2021"]]}}}],"schema":"https://github.com/citation-style-language/schema/raw/master/csl-citation.json"} </w:instrText>
      </w:r>
      <w:r w:rsidR="00B159F7">
        <w:rPr>
          <w:iCs/>
          <w:lang w:val="en-GB"/>
        </w:rPr>
        <w:fldChar w:fldCharType="separate"/>
      </w:r>
      <w:r w:rsidR="00656B95" w:rsidRPr="00656B95">
        <w:rPr>
          <w:rFonts w:ascii="Calibri" w:hAnsi="Calibri" w:cs="Calibri"/>
          <w:lang w:val="en-US"/>
        </w:rPr>
        <w:t>(Ripley et al. 2021)</w:t>
      </w:r>
      <w:r w:rsidR="00B159F7">
        <w:rPr>
          <w:iCs/>
          <w:lang w:val="en-GB"/>
        </w:rPr>
        <w:fldChar w:fldCharType="end"/>
      </w:r>
      <w:r w:rsidR="007B5AD7">
        <w:rPr>
          <w:iCs/>
          <w:lang w:val="en-GB"/>
        </w:rPr>
        <w:t>)</w:t>
      </w:r>
      <w:r w:rsidR="00B159F7">
        <w:rPr>
          <w:iCs/>
          <w:lang w:val="en-GB"/>
        </w:rPr>
        <w:t xml:space="preserve">: (a) the </w:t>
      </w:r>
      <w:r w:rsidRPr="007B5AD7">
        <w:rPr>
          <w:i/>
          <w:lang w:val="en-GB"/>
        </w:rPr>
        <w:t>out-degree effect</w:t>
      </w:r>
      <w:r w:rsidR="00B159F7">
        <w:rPr>
          <w:iCs/>
          <w:lang w:val="en-GB"/>
        </w:rPr>
        <w:t>:</w:t>
      </w:r>
      <w:r>
        <w:rPr>
          <w:iCs/>
          <w:lang w:val="en-GB"/>
        </w:rPr>
        <w:t xml:space="preserve"> the likelihood to observe a tie</w:t>
      </w:r>
      <w:r w:rsidR="00B159F7">
        <w:rPr>
          <w:iCs/>
          <w:lang w:val="en-GB"/>
        </w:rPr>
        <w:t>; (b) t</w:t>
      </w:r>
      <w:r>
        <w:rPr>
          <w:iCs/>
          <w:lang w:val="en-GB"/>
        </w:rPr>
        <w:t xml:space="preserve">he </w:t>
      </w:r>
      <w:r w:rsidRPr="007B5AD7">
        <w:rPr>
          <w:i/>
          <w:lang w:val="en-GB"/>
        </w:rPr>
        <w:t>reciprocity effect</w:t>
      </w:r>
      <w:r w:rsidR="00B159F7">
        <w:rPr>
          <w:iCs/>
          <w:lang w:val="en-GB"/>
        </w:rPr>
        <w:t>:</w:t>
      </w:r>
      <w:r>
        <w:rPr>
          <w:iCs/>
          <w:lang w:val="en-GB"/>
        </w:rPr>
        <w:t xml:space="preserve"> the extent to which forming a reciprocated tie is more likely than a non-reciprocated tie</w:t>
      </w:r>
      <w:r w:rsidR="00B159F7">
        <w:rPr>
          <w:iCs/>
          <w:lang w:val="en-GB"/>
        </w:rPr>
        <w:t>; (c)</w:t>
      </w:r>
      <w:r>
        <w:rPr>
          <w:iCs/>
          <w:lang w:val="en-GB"/>
        </w:rPr>
        <w:t xml:space="preserve"> </w:t>
      </w:r>
      <w:r w:rsidR="00B159F7" w:rsidRPr="007B5AD7">
        <w:rPr>
          <w:i/>
          <w:lang w:val="en-GB"/>
        </w:rPr>
        <w:t>i</w:t>
      </w:r>
      <w:r w:rsidRPr="007B5AD7">
        <w:rPr>
          <w:i/>
          <w:lang w:val="en-GB"/>
        </w:rPr>
        <w:t>n-degree popularity</w:t>
      </w:r>
      <w:r>
        <w:rPr>
          <w:iCs/>
          <w:lang w:val="en-GB"/>
        </w:rPr>
        <w:t xml:space="preserve"> and </w:t>
      </w:r>
      <w:r w:rsidR="00B159F7">
        <w:rPr>
          <w:iCs/>
          <w:lang w:val="en-GB"/>
        </w:rPr>
        <w:t xml:space="preserve">(d) </w:t>
      </w:r>
      <w:r w:rsidRPr="007B5AD7">
        <w:rPr>
          <w:i/>
          <w:lang w:val="en-GB"/>
        </w:rPr>
        <w:t>out-degree activity</w:t>
      </w:r>
      <w:r w:rsidR="00B159F7">
        <w:rPr>
          <w:iCs/>
          <w:lang w:val="en-GB"/>
        </w:rPr>
        <w:t xml:space="preserve"> b</w:t>
      </w:r>
      <w:r w:rsidR="00B159F7">
        <w:rPr>
          <w:iCs/>
          <w:lang w:val="en-GB"/>
        </w:rPr>
        <w:t>ecause</w:t>
      </w:r>
      <w:r>
        <w:rPr>
          <w:iCs/>
          <w:lang w:val="en-GB"/>
        </w:rPr>
        <w:t xml:space="preserve"> MPs who receive/send many ties at time T </w:t>
      </w:r>
      <w:r w:rsidR="007B5AD7">
        <w:rPr>
          <w:iCs/>
          <w:lang w:val="en-GB"/>
        </w:rPr>
        <w:t xml:space="preserve">may </w:t>
      </w:r>
      <w:r>
        <w:rPr>
          <w:iCs/>
          <w:lang w:val="en-GB"/>
        </w:rPr>
        <w:t>also receive/send many ties at time T + 1</w:t>
      </w:r>
      <w:r w:rsidR="00B159F7">
        <w:rPr>
          <w:iCs/>
          <w:lang w:val="en-GB"/>
        </w:rPr>
        <w:t>; (e)</w:t>
      </w:r>
      <w:r>
        <w:rPr>
          <w:iCs/>
          <w:lang w:val="en-GB"/>
        </w:rPr>
        <w:t xml:space="preserve"> </w:t>
      </w:r>
      <w:r w:rsidR="00B159F7">
        <w:rPr>
          <w:iCs/>
          <w:lang w:val="en-GB"/>
        </w:rPr>
        <w:t>t</w:t>
      </w:r>
      <w:r>
        <w:rPr>
          <w:iCs/>
          <w:lang w:val="en-GB"/>
        </w:rPr>
        <w:t>he</w:t>
      </w:r>
      <w:r w:rsidRPr="007B5AD7">
        <w:rPr>
          <w:i/>
          <w:lang w:val="en-GB"/>
        </w:rPr>
        <w:t xml:space="preserve"> out-degree popularity</w:t>
      </w:r>
      <w:r>
        <w:rPr>
          <w:iCs/>
          <w:lang w:val="en-GB"/>
        </w:rPr>
        <w:t xml:space="preserve"> effect</w:t>
      </w:r>
      <w:r w:rsidR="00B159F7">
        <w:rPr>
          <w:iCs/>
          <w:lang w:val="en-GB"/>
        </w:rPr>
        <w:t>: th</w:t>
      </w:r>
      <w:r>
        <w:rPr>
          <w:iCs/>
          <w:lang w:val="en-GB"/>
        </w:rPr>
        <w:t>e covariance between indegrees and out-degrees</w:t>
      </w:r>
      <w:r w:rsidR="00B159F7">
        <w:rPr>
          <w:iCs/>
          <w:lang w:val="en-GB"/>
        </w:rPr>
        <w:t>; (f)</w:t>
      </w:r>
      <w:r>
        <w:rPr>
          <w:iCs/>
          <w:lang w:val="en-GB"/>
        </w:rPr>
        <w:t xml:space="preserve"> </w:t>
      </w:r>
      <w:r w:rsidR="00B159F7">
        <w:rPr>
          <w:iCs/>
          <w:lang w:val="en-GB"/>
        </w:rPr>
        <w:t xml:space="preserve">the </w:t>
      </w:r>
      <w:r w:rsidRPr="007B5AD7">
        <w:rPr>
          <w:i/>
          <w:lang w:val="en-GB"/>
        </w:rPr>
        <w:t>transitive triplets effect</w:t>
      </w:r>
      <w:r w:rsidR="00B159F7">
        <w:rPr>
          <w:i/>
          <w:lang w:val="en-GB"/>
        </w:rPr>
        <w:t xml:space="preserve"> </w:t>
      </w:r>
      <w:r w:rsidR="00B159F7" w:rsidRPr="007B5AD7">
        <w:rPr>
          <w:iCs/>
          <w:lang w:val="en-GB"/>
        </w:rPr>
        <w:t>to</w:t>
      </w:r>
      <w:r>
        <w:rPr>
          <w:iCs/>
          <w:lang w:val="en-GB"/>
        </w:rPr>
        <w:t xml:space="preserve"> test network closure </w:t>
      </w:r>
      <w:r w:rsidR="00B159F7">
        <w:rPr>
          <w:iCs/>
          <w:lang w:val="en-GB"/>
        </w:rPr>
        <w:t>(i.e.</w:t>
      </w:r>
      <w:r>
        <w:rPr>
          <w:iCs/>
          <w:lang w:val="en-GB"/>
        </w:rPr>
        <w:t xml:space="preserve"> “friends of friends are my friends”</w:t>
      </w:r>
      <w:r w:rsidR="00B159F7">
        <w:rPr>
          <w:iCs/>
          <w:lang w:val="en-GB"/>
        </w:rPr>
        <w:t>)</w:t>
      </w:r>
      <w:r w:rsidR="00B159F7">
        <w:rPr>
          <w:iCs/>
          <w:lang w:val="en-GB"/>
        </w:rPr>
        <w:t>,</w:t>
      </w:r>
      <w:r w:rsidR="00B159F7">
        <w:rPr>
          <w:iCs/>
          <w:lang w:val="en-GB"/>
        </w:rPr>
        <w:t xml:space="preserve"> and (g)</w:t>
      </w:r>
      <w:r w:rsidR="00B159F7">
        <w:rPr>
          <w:iCs/>
          <w:lang w:val="en-GB"/>
        </w:rPr>
        <w:t xml:space="preserve"> </w:t>
      </w:r>
      <w:r w:rsidR="00764DF5" w:rsidRPr="008C72E1">
        <w:rPr>
          <w:iCs/>
          <w:lang w:val="en-GB"/>
        </w:rPr>
        <w:t xml:space="preserve">the </w:t>
      </w:r>
      <w:r w:rsidR="00764DF5" w:rsidRPr="007B5AD7">
        <w:rPr>
          <w:i/>
          <w:lang w:val="en-GB"/>
        </w:rPr>
        <w:t xml:space="preserve">shared </w:t>
      </w:r>
      <w:r w:rsidRPr="007B5AD7">
        <w:rPr>
          <w:i/>
          <w:lang w:val="en-GB"/>
        </w:rPr>
        <w:t>popularity effect</w:t>
      </w:r>
      <w:r w:rsidR="00B159F7">
        <w:rPr>
          <w:iCs/>
          <w:lang w:val="en-GB"/>
        </w:rPr>
        <w:t xml:space="preserve">, </w:t>
      </w:r>
      <w:r w:rsidR="00764DF5" w:rsidRPr="008C72E1">
        <w:rPr>
          <w:iCs/>
          <w:lang w:val="en-GB"/>
        </w:rPr>
        <w:t>captur</w:t>
      </w:r>
      <w:r w:rsidR="00B159F7">
        <w:rPr>
          <w:iCs/>
          <w:lang w:val="en-GB"/>
        </w:rPr>
        <w:t>ing</w:t>
      </w:r>
      <w:r w:rsidR="00764DF5" w:rsidRPr="008C72E1">
        <w:rPr>
          <w:iCs/>
          <w:lang w:val="en-GB"/>
        </w:rPr>
        <w:t xml:space="preserve"> complex contagion processes</w:t>
      </w:r>
      <w:r w:rsidR="00BD52AD" w:rsidRPr="008C72E1">
        <w:rPr>
          <w:iCs/>
          <w:lang w:val="en-GB"/>
        </w:rPr>
        <w:t>, whereby</w:t>
      </w:r>
      <w:r w:rsidR="00BD52AD">
        <w:rPr>
          <w:iCs/>
          <w:lang w:val="en-GB"/>
        </w:rPr>
        <w:t xml:space="preserve"> MPs are more likely to form a new (follower, @-menti</w:t>
      </w:r>
      <w:r w:rsidR="00156D44">
        <w:rPr>
          <w:iCs/>
          <w:lang w:val="en-GB"/>
        </w:rPr>
        <w:t>o</w:t>
      </w:r>
      <w:r w:rsidR="00BD52AD">
        <w:rPr>
          <w:iCs/>
          <w:lang w:val="en-GB"/>
        </w:rPr>
        <w:t xml:space="preserve">n, retweet) relation </w:t>
      </w:r>
      <w:r w:rsidR="00AB43CB">
        <w:rPr>
          <w:iCs/>
          <w:lang w:val="en-GB"/>
        </w:rPr>
        <w:t xml:space="preserve">to a specific MP </w:t>
      </w:r>
      <w:r w:rsidR="00AB43CB">
        <w:rPr>
          <w:iCs/>
          <w:lang w:val="en-GB"/>
        </w:rPr>
        <w:lastRenderedPageBreak/>
        <w:t xml:space="preserve">when they observe that other MPs </w:t>
      </w:r>
      <w:r w:rsidR="001A0F1F">
        <w:rPr>
          <w:iCs/>
          <w:lang w:val="en-GB"/>
        </w:rPr>
        <w:t xml:space="preserve">with similar relations as oneself </w:t>
      </w:r>
      <w:r w:rsidR="00AB43CB">
        <w:rPr>
          <w:iCs/>
          <w:lang w:val="en-GB"/>
        </w:rPr>
        <w:t xml:space="preserve">also have a relation to this specific MP </w:t>
      </w:r>
      <w:r w:rsidR="00BD52AD">
        <w:rPr>
          <w:iCs/>
          <w:lang w:val="en-GB"/>
        </w:rPr>
        <w:t xml:space="preserve">(c.f., </w:t>
      </w:r>
      <w:r w:rsidR="000E333F">
        <w:rPr>
          <w:iCs/>
          <w:lang w:val="en-GB"/>
        </w:rPr>
        <w:fldChar w:fldCharType="begin"/>
      </w:r>
      <w:r w:rsidR="005356BA">
        <w:rPr>
          <w:iCs/>
          <w:lang w:val="en-GB"/>
        </w:rPr>
        <w:instrText xml:space="preserve"> ADDIN ZOTERO_ITEM CSL_CITATION {"citationID":"iJb7a0Po","properties":{"formattedCitation":"(Harrigan, Achananuparp, and Lim 2012)","plainCitation":"(Harrigan, Achananuparp, and Lim 2012)","dontUpdate":true,"noteIndex":0},"citationItems":[{"id":1,"uris":["http://zotero.org/users/6814611/items/NCMQFHVX"],"itemData":{"id":1,"type":"article-journal","abstract":"What is the effect of (1) popular individuals, and (2) community structures on the retransmission of socially contagious behavior? We examine a community of Twitter users over a five month period, operationalizing social contagion as ‘retweeting’, and social structure as the count of subgraphs (small patterns of ties and nodes) between users in the follower/following network. We find that popular individuals act as ‘inefficient hubs’ for social contagion: they have limited attention, are overloaded with inputs, and therefore display limited responsiveness to viral messages. We argue this contradicts the ‘law of the few’ and ‘influentials hypothesis’. We find that community structures, particularly reciprocal ties and certain triadic structures, substantially increase social contagion. This contradicts the theory that communities display lower internal contagion because of the inherent redundancy and lack of novelty of messages within a community. Instead, we speculate that the reasons community structures show increased social contagion are, first, that members of communities have higher similarity (reflecting shared interests and characteristics, increasing the relevance of messages), and second, that communities amplify the social bonding effect of retransmitted messages.","container-title":"Social Networks","DOI":"10.1016/j.socnet.2012.02.005","ISSN":"0378-8733","issue":"4","journalAbbreviation":"Social Networks","language":"en","page":"470-480","source":"ScienceDirect","title":"Influentials, novelty, and social contagion: The viral power of average friends, close communities, and old news","title-short":"Influentials, novelty, and social contagion","volume":"34","author":[{"family":"Harrigan","given":"Nicholas"},{"family":"Achananuparp","given":"Palakorn"},{"family":"Lim","given":"Ee-Peng"}],"issued":{"date-parts":[["2012",10,1]]}}}],"schema":"https://github.com/citation-style-language/schema/raw/master/csl-citation.json"} </w:instrText>
      </w:r>
      <w:r w:rsidR="000E333F">
        <w:rPr>
          <w:iCs/>
          <w:lang w:val="en-GB"/>
        </w:rPr>
        <w:fldChar w:fldCharType="separate"/>
      </w:r>
      <w:r w:rsidR="000E333F" w:rsidRPr="008C72E1">
        <w:rPr>
          <w:rFonts w:ascii="Calibri" w:hAnsi="Calibri" w:cs="Calibri"/>
          <w:lang w:val="en-GB"/>
        </w:rPr>
        <w:t>Harrigan, Achananuparp, and Lim 2012)</w:t>
      </w:r>
      <w:r w:rsidR="000E333F">
        <w:rPr>
          <w:iCs/>
          <w:lang w:val="en-GB"/>
        </w:rPr>
        <w:fldChar w:fldCharType="end"/>
      </w:r>
      <w:r w:rsidR="00BD52AD">
        <w:rPr>
          <w:iCs/>
          <w:lang w:val="en-GB"/>
        </w:rPr>
        <w:t xml:space="preserve">. </w:t>
      </w:r>
    </w:p>
    <w:p w14:paraId="00FDD99E" w14:textId="4CEAE9CE" w:rsidR="00A47350" w:rsidRDefault="00025D0A" w:rsidP="00283711">
      <w:pPr>
        <w:spacing w:line="480" w:lineRule="auto"/>
        <w:ind w:firstLine="708"/>
        <w:jc w:val="both"/>
        <w:rPr>
          <w:iCs/>
          <w:lang w:val="en-GB"/>
        </w:rPr>
      </w:pPr>
      <w:r>
        <w:rPr>
          <w:iCs/>
          <w:lang w:val="en-GB"/>
        </w:rPr>
        <w:t>In Model 1, w</w:t>
      </w:r>
      <w:r w:rsidR="00A47350">
        <w:rPr>
          <w:iCs/>
          <w:lang w:val="en-GB"/>
        </w:rPr>
        <w:t xml:space="preserve">e subsequently included controls for MPs activity and MPs popularity: </w:t>
      </w:r>
      <w:r w:rsidR="00A47350" w:rsidRPr="00D85D8B">
        <w:rPr>
          <w:i/>
          <w:lang w:val="en-GB"/>
        </w:rPr>
        <w:t>political party</w:t>
      </w:r>
      <w:r w:rsidR="00A47350">
        <w:rPr>
          <w:iCs/>
          <w:lang w:val="en-GB"/>
        </w:rPr>
        <w:t xml:space="preserve">, </w:t>
      </w:r>
      <w:r w:rsidR="00A47350" w:rsidRPr="00D85D8B">
        <w:rPr>
          <w:i/>
          <w:lang w:val="en-GB"/>
        </w:rPr>
        <w:t>party-leadership</w:t>
      </w:r>
      <w:r w:rsidR="00A47350">
        <w:rPr>
          <w:iCs/>
          <w:lang w:val="en-GB"/>
        </w:rPr>
        <w:t xml:space="preserve">, </w:t>
      </w:r>
      <w:r w:rsidR="00A47350" w:rsidRPr="00D85D8B">
        <w:rPr>
          <w:i/>
          <w:lang w:val="en-GB"/>
        </w:rPr>
        <w:t>position on ballot</w:t>
      </w:r>
      <w:r w:rsidR="00A47350">
        <w:rPr>
          <w:iCs/>
          <w:lang w:val="en-GB"/>
        </w:rPr>
        <w:t xml:space="preserve">, and </w:t>
      </w:r>
      <w:r w:rsidR="00A47350" w:rsidRPr="00D85D8B">
        <w:rPr>
          <w:i/>
          <w:lang w:val="en-GB"/>
        </w:rPr>
        <w:t>incumbency status</w:t>
      </w:r>
      <w:r w:rsidR="00A47350">
        <w:rPr>
          <w:iCs/>
          <w:lang w:val="en-GB"/>
        </w:rPr>
        <w:t xml:space="preserve">. The dyadic control covariates were: </w:t>
      </w:r>
      <w:r w:rsidR="00A47350" w:rsidRPr="00D85D8B">
        <w:rPr>
          <w:iCs/>
          <w:lang w:val="en-GB"/>
        </w:rPr>
        <w:t>MPs</w:t>
      </w:r>
      <w:r w:rsidR="00A47350" w:rsidRPr="00D85D8B">
        <w:rPr>
          <w:i/>
          <w:lang w:val="en-GB"/>
        </w:rPr>
        <w:t xml:space="preserve"> similarity in incumbency status</w:t>
      </w:r>
      <w:r w:rsidR="00A47350">
        <w:rPr>
          <w:iCs/>
          <w:lang w:val="en-GB"/>
        </w:rPr>
        <w:t xml:space="preserve"> and the </w:t>
      </w:r>
      <w:r w:rsidR="00A47350" w:rsidRPr="00D85D8B">
        <w:rPr>
          <w:i/>
          <w:lang w:val="en-GB"/>
        </w:rPr>
        <w:t>seating distance</w:t>
      </w:r>
      <w:r w:rsidR="00A47350">
        <w:rPr>
          <w:iCs/>
          <w:lang w:val="en-GB"/>
        </w:rPr>
        <w:t xml:space="preserve"> between MPs. Moreover, this model also includes our main variable of interest, namely the dyadic </w:t>
      </w:r>
      <w:r w:rsidR="00A47350" w:rsidRPr="00D85D8B">
        <w:rPr>
          <w:i/>
          <w:lang w:val="en-GB"/>
        </w:rPr>
        <w:t xml:space="preserve">similarity in </w:t>
      </w:r>
      <w:r w:rsidR="00165849">
        <w:rPr>
          <w:i/>
          <w:lang w:val="en-GB"/>
        </w:rPr>
        <w:t xml:space="preserve">MPs’ </w:t>
      </w:r>
      <w:r w:rsidR="00A47350" w:rsidRPr="00D85D8B">
        <w:rPr>
          <w:i/>
          <w:lang w:val="en-GB"/>
        </w:rPr>
        <w:t>party membership</w:t>
      </w:r>
      <w:r w:rsidR="00A47350">
        <w:rPr>
          <w:i/>
          <w:lang w:val="en-GB"/>
        </w:rPr>
        <w:t xml:space="preserve"> </w:t>
      </w:r>
      <w:r w:rsidR="00A47350">
        <w:rPr>
          <w:iCs/>
          <w:lang w:val="en-GB"/>
        </w:rPr>
        <w:t xml:space="preserve">with which we intend to test </w:t>
      </w:r>
      <w:r w:rsidR="00A329CE">
        <w:rPr>
          <w:iCs/>
          <w:lang w:val="en-GB"/>
        </w:rPr>
        <w:t>H</w:t>
      </w:r>
      <w:r w:rsidR="00A47350">
        <w:rPr>
          <w:iCs/>
          <w:lang w:val="en-GB"/>
        </w:rPr>
        <w:t xml:space="preserve">ypotheses 1. </w:t>
      </w:r>
      <w:r w:rsidR="007D5915">
        <w:rPr>
          <w:iCs/>
          <w:lang w:val="en-GB"/>
        </w:rPr>
        <w:t xml:space="preserve">Positive values indicate that MPs are more likely to form ties with co-party members than with MPs from a different political party. </w:t>
      </w:r>
    </w:p>
    <w:p w14:paraId="25922F82" w14:textId="19B56CB0" w:rsidR="00A47350" w:rsidRDefault="00A47350" w:rsidP="00283711">
      <w:pPr>
        <w:spacing w:line="480" w:lineRule="auto"/>
        <w:ind w:firstLine="708"/>
        <w:jc w:val="both"/>
        <w:rPr>
          <w:iCs/>
          <w:lang w:val="en-GB"/>
        </w:rPr>
      </w:pPr>
      <w:r>
        <w:rPr>
          <w:iCs/>
          <w:lang w:val="en-GB"/>
        </w:rPr>
        <w:t xml:space="preserve">To assess the degree of segregation </w:t>
      </w:r>
      <w:r w:rsidRPr="00D85D8B">
        <w:rPr>
          <w:iCs/>
          <w:lang w:val="en-GB"/>
        </w:rPr>
        <w:t>along sex, age</w:t>
      </w:r>
      <w:r>
        <w:rPr>
          <w:iCs/>
          <w:lang w:val="en-GB"/>
        </w:rPr>
        <w:t>,</w:t>
      </w:r>
      <w:r w:rsidRPr="00D85D8B">
        <w:rPr>
          <w:iCs/>
          <w:lang w:val="en-GB"/>
        </w:rPr>
        <w:t xml:space="preserve"> and ethnic</w:t>
      </w:r>
      <w:r>
        <w:rPr>
          <w:iCs/>
          <w:lang w:val="en-GB"/>
        </w:rPr>
        <w:t xml:space="preserve"> lines and the extent to which segregation along party division lines is a by-product of online social inbreeding homophily (Hypotheses 2a and 2b)</w:t>
      </w:r>
      <w:r w:rsidR="00165849">
        <w:rPr>
          <w:iCs/>
          <w:lang w:val="en-GB"/>
        </w:rPr>
        <w:t xml:space="preserve">, Model 2 </w:t>
      </w:r>
      <w:r>
        <w:rPr>
          <w:iCs/>
          <w:lang w:val="en-GB"/>
        </w:rPr>
        <w:t>include</w:t>
      </w:r>
      <w:r w:rsidR="00165849">
        <w:rPr>
          <w:iCs/>
          <w:lang w:val="en-GB"/>
        </w:rPr>
        <w:t>s</w:t>
      </w:r>
      <w:r>
        <w:rPr>
          <w:iCs/>
          <w:lang w:val="en-GB"/>
        </w:rPr>
        <w:t xml:space="preserve"> </w:t>
      </w:r>
      <w:r w:rsidRPr="00385718">
        <w:rPr>
          <w:i/>
          <w:lang w:val="en-GB"/>
        </w:rPr>
        <w:t>same sex</w:t>
      </w:r>
      <w:r>
        <w:rPr>
          <w:iCs/>
          <w:lang w:val="en-GB"/>
        </w:rPr>
        <w:t xml:space="preserve">, </w:t>
      </w:r>
      <w:r w:rsidR="001A0F1F">
        <w:rPr>
          <w:iCs/>
          <w:lang w:val="en-GB"/>
        </w:rPr>
        <w:t xml:space="preserve">absolute </w:t>
      </w:r>
      <w:r w:rsidRPr="00385718">
        <w:rPr>
          <w:i/>
          <w:lang w:val="en-GB"/>
        </w:rPr>
        <w:t>age difference</w:t>
      </w:r>
      <w:r>
        <w:rPr>
          <w:iCs/>
          <w:lang w:val="en-GB"/>
        </w:rPr>
        <w:t xml:space="preserve">, </w:t>
      </w:r>
      <w:r w:rsidRPr="00385718">
        <w:rPr>
          <w:i/>
          <w:lang w:val="en-GB"/>
        </w:rPr>
        <w:t>s</w:t>
      </w:r>
      <w:r>
        <w:rPr>
          <w:i/>
          <w:lang w:val="en-GB"/>
        </w:rPr>
        <w:t>ame</w:t>
      </w:r>
      <w:r w:rsidRPr="00385718">
        <w:rPr>
          <w:i/>
          <w:lang w:val="en-GB"/>
        </w:rPr>
        <w:t xml:space="preserve"> visible </w:t>
      </w:r>
      <w:r w:rsidR="00165849">
        <w:rPr>
          <w:i/>
          <w:lang w:val="en-GB"/>
        </w:rPr>
        <w:t xml:space="preserve">ethnic </w:t>
      </w:r>
      <w:r w:rsidRPr="00385718">
        <w:rPr>
          <w:i/>
          <w:lang w:val="en-GB"/>
        </w:rPr>
        <w:t>minority</w:t>
      </w:r>
      <w:r>
        <w:rPr>
          <w:i/>
          <w:lang w:val="en-GB"/>
        </w:rPr>
        <w:t xml:space="preserve"> status</w:t>
      </w:r>
      <w:r>
        <w:rPr>
          <w:iCs/>
          <w:lang w:val="en-GB"/>
        </w:rPr>
        <w:t xml:space="preserve">. </w:t>
      </w:r>
      <w:r w:rsidR="00165849">
        <w:rPr>
          <w:iCs/>
          <w:lang w:val="en-GB"/>
        </w:rPr>
        <w:t>To filter out ego and alter effect biases,</w:t>
      </w:r>
      <w:r w:rsidR="00165849" w:rsidDel="00165849">
        <w:rPr>
          <w:iCs/>
          <w:lang w:val="en-GB"/>
        </w:rPr>
        <w:t xml:space="preserve"> </w:t>
      </w:r>
      <w:r w:rsidR="00165849">
        <w:rPr>
          <w:iCs/>
          <w:lang w:val="en-GB"/>
        </w:rPr>
        <w:t>Model 2</w:t>
      </w:r>
      <w:r>
        <w:rPr>
          <w:iCs/>
          <w:lang w:val="en-GB"/>
        </w:rPr>
        <w:t xml:space="preserve"> also included the corresponding covariates at the ego and alter level (</w:t>
      </w:r>
      <w:r w:rsidRPr="00D85D8B">
        <w:rPr>
          <w:i/>
          <w:lang w:val="en-GB"/>
        </w:rPr>
        <w:t>sex</w:t>
      </w:r>
      <w:r>
        <w:rPr>
          <w:iCs/>
          <w:lang w:val="en-GB"/>
        </w:rPr>
        <w:t xml:space="preserve">, </w:t>
      </w:r>
      <w:r w:rsidRPr="00D85D8B">
        <w:rPr>
          <w:i/>
          <w:lang w:val="en-GB"/>
        </w:rPr>
        <w:t>age</w:t>
      </w:r>
      <w:r>
        <w:rPr>
          <w:iCs/>
          <w:lang w:val="en-GB"/>
        </w:rPr>
        <w:t xml:space="preserve">, </w:t>
      </w:r>
      <w:r w:rsidRPr="00D85D8B">
        <w:rPr>
          <w:i/>
          <w:lang w:val="en-GB"/>
        </w:rPr>
        <w:t xml:space="preserve">visible </w:t>
      </w:r>
      <w:r w:rsidR="00165849">
        <w:rPr>
          <w:i/>
          <w:lang w:val="en-GB"/>
        </w:rPr>
        <w:t xml:space="preserve">ethnic </w:t>
      </w:r>
      <w:r w:rsidRPr="00D85D8B">
        <w:rPr>
          <w:i/>
          <w:lang w:val="en-GB"/>
        </w:rPr>
        <w:t>minority</w:t>
      </w:r>
      <w:r>
        <w:rPr>
          <w:iCs/>
          <w:lang w:val="en-GB"/>
        </w:rPr>
        <w:t xml:space="preserve">). </w:t>
      </w:r>
      <w:r w:rsidR="005B26E5">
        <w:rPr>
          <w:iCs/>
          <w:lang w:val="en-GB"/>
        </w:rPr>
        <w:t xml:space="preserve">With </w:t>
      </w:r>
      <w:r w:rsidR="00165849">
        <w:rPr>
          <w:iCs/>
          <w:lang w:val="en-GB"/>
        </w:rPr>
        <w:t>Model 2</w:t>
      </w:r>
      <w:r w:rsidR="005B26E5">
        <w:rPr>
          <w:iCs/>
          <w:lang w:val="en-GB"/>
        </w:rPr>
        <w:t>we also compare</w:t>
      </w:r>
      <w:r>
        <w:rPr>
          <w:iCs/>
          <w:lang w:val="en-GB"/>
        </w:rPr>
        <w:t xml:space="preserve"> the remaining degree of </w:t>
      </w:r>
      <w:r w:rsidR="00165849">
        <w:rPr>
          <w:iCs/>
          <w:lang w:val="en-GB"/>
        </w:rPr>
        <w:t xml:space="preserve">party </w:t>
      </w:r>
      <w:r>
        <w:rPr>
          <w:iCs/>
          <w:lang w:val="en-GB"/>
        </w:rPr>
        <w:t xml:space="preserve">segregation across the three dependent variables </w:t>
      </w:r>
      <w:r w:rsidR="00165849">
        <w:rPr>
          <w:iCs/>
          <w:lang w:val="en-GB"/>
        </w:rPr>
        <w:t>(H</w:t>
      </w:r>
      <w:r>
        <w:rPr>
          <w:iCs/>
          <w:lang w:val="en-GB"/>
        </w:rPr>
        <w:t>ypothesis 3</w:t>
      </w:r>
      <w:r w:rsidR="00165849">
        <w:rPr>
          <w:iCs/>
          <w:lang w:val="en-GB"/>
        </w:rPr>
        <w:t>)</w:t>
      </w:r>
      <w:r>
        <w:rPr>
          <w:iCs/>
          <w:lang w:val="en-GB"/>
        </w:rPr>
        <w:t xml:space="preserve">. </w:t>
      </w:r>
    </w:p>
    <w:p w14:paraId="74354F0A" w14:textId="4E1D5C1E" w:rsidR="00A47350" w:rsidRDefault="00A47350" w:rsidP="00283711">
      <w:pPr>
        <w:spacing w:line="480" w:lineRule="auto"/>
        <w:ind w:firstLine="708"/>
        <w:jc w:val="both"/>
        <w:rPr>
          <w:iCs/>
          <w:lang w:val="en-GB"/>
        </w:rPr>
      </w:pPr>
      <w:r>
        <w:rPr>
          <w:iCs/>
          <w:lang w:val="en-GB"/>
        </w:rPr>
        <w:t xml:space="preserve">In Model 3, we </w:t>
      </w:r>
      <w:r w:rsidR="00165849">
        <w:rPr>
          <w:iCs/>
          <w:lang w:val="en-GB"/>
        </w:rPr>
        <w:t xml:space="preserve">model Twitter’s digital architecture consequences by </w:t>
      </w:r>
      <w:r>
        <w:rPr>
          <w:iCs/>
          <w:lang w:val="en-GB"/>
        </w:rPr>
        <w:t>add</w:t>
      </w:r>
      <w:r w:rsidR="00165849">
        <w:rPr>
          <w:iCs/>
          <w:lang w:val="en-GB"/>
        </w:rPr>
        <w:t>ing</w:t>
      </w:r>
      <w:r>
        <w:rPr>
          <w:iCs/>
          <w:lang w:val="en-GB"/>
        </w:rPr>
        <w:t xml:space="preserve"> structural multiplex effects</w:t>
      </w:r>
      <w:r w:rsidR="00165849">
        <w:rPr>
          <w:iCs/>
          <w:lang w:val="en-GB"/>
        </w:rPr>
        <w:t>,</w:t>
      </w:r>
      <w:r>
        <w:rPr>
          <w:iCs/>
          <w:lang w:val="en-GB"/>
        </w:rPr>
        <w:t xml:space="preserve"> between on the one hand the follow</w:t>
      </w:r>
      <w:r w:rsidR="005D01C9">
        <w:rPr>
          <w:iCs/>
          <w:lang w:val="en-GB"/>
        </w:rPr>
        <w:t xml:space="preserve"> </w:t>
      </w:r>
      <w:r>
        <w:rPr>
          <w:iCs/>
          <w:lang w:val="en-GB"/>
        </w:rPr>
        <w:t xml:space="preserve">layer and on the other hand the retweet and </w:t>
      </w:r>
      <w:r w:rsidRPr="007F0C7F">
        <w:rPr>
          <w:iCs/>
          <w:highlight w:val="yellow"/>
          <w:lang w:val="en-GB"/>
        </w:rPr>
        <w:t>@</w:t>
      </w:r>
      <w:r w:rsidR="00EF310A" w:rsidRPr="007F0C7F">
        <w:rPr>
          <w:iCs/>
          <w:highlight w:val="yellow"/>
          <w:lang w:val="en-GB"/>
        </w:rPr>
        <w:t>-</w:t>
      </w:r>
      <w:r w:rsidRPr="007F0C7F">
        <w:rPr>
          <w:iCs/>
          <w:highlight w:val="yellow"/>
          <w:lang w:val="en-GB"/>
        </w:rPr>
        <w:t xml:space="preserve">mention layer: </w:t>
      </w:r>
      <w:proofErr w:type="spellStart"/>
      <w:r w:rsidRPr="007F0C7F">
        <w:rPr>
          <w:i/>
          <w:highlight w:val="yellow"/>
          <w:lang w:val="en-GB"/>
        </w:rPr>
        <w:t>crprod</w:t>
      </w:r>
      <w:proofErr w:type="spellEnd"/>
      <w:r w:rsidRPr="007F0C7F">
        <w:rPr>
          <w:i/>
          <w:highlight w:val="yellow"/>
          <w:lang w:val="en-GB"/>
        </w:rPr>
        <w:t xml:space="preserve"> </w:t>
      </w:r>
      <w:r w:rsidRPr="007F0C7F">
        <w:rPr>
          <w:iCs/>
          <w:highlight w:val="yellow"/>
          <w:lang w:val="en-GB"/>
        </w:rPr>
        <w:t xml:space="preserve">and </w:t>
      </w:r>
      <w:proofErr w:type="spellStart"/>
      <w:r w:rsidRPr="007F0C7F">
        <w:rPr>
          <w:i/>
          <w:highlight w:val="yellow"/>
          <w:lang w:val="en-GB"/>
        </w:rPr>
        <w:t>crprodRecip</w:t>
      </w:r>
      <w:proofErr w:type="spellEnd"/>
      <w:r w:rsidR="00165849" w:rsidRPr="007F0C7F">
        <w:rPr>
          <w:i/>
          <w:highlight w:val="yellow"/>
          <w:lang w:val="en-GB"/>
        </w:rPr>
        <w:t xml:space="preserve">. </w:t>
      </w:r>
      <w:r w:rsidR="00EF310A" w:rsidRPr="007F0C7F">
        <w:rPr>
          <w:iCs/>
          <w:highlight w:val="yellow"/>
          <w:lang w:val="en-GB"/>
        </w:rPr>
        <w:t xml:space="preserve">With the </w:t>
      </w:r>
      <w:proofErr w:type="spellStart"/>
      <w:r w:rsidR="00EF310A" w:rsidRPr="007F0C7F">
        <w:rPr>
          <w:iCs/>
          <w:highlight w:val="yellow"/>
          <w:lang w:val="en-GB"/>
        </w:rPr>
        <w:t>crprod</w:t>
      </w:r>
      <w:proofErr w:type="spellEnd"/>
      <w:r w:rsidR="00EF310A" w:rsidRPr="007F0C7F">
        <w:rPr>
          <w:iCs/>
          <w:highlight w:val="yellow"/>
          <w:lang w:val="en-GB"/>
        </w:rPr>
        <w:t xml:space="preserve"> effect we assess the likelihood for an MP who has a </w:t>
      </w:r>
      <w:r w:rsidR="00165849" w:rsidRPr="007F0C7F">
        <w:rPr>
          <w:iCs/>
          <w:highlight w:val="yellow"/>
          <w:lang w:val="en-GB"/>
        </w:rPr>
        <w:t xml:space="preserve">follow </w:t>
      </w:r>
      <w:r w:rsidR="00EF310A" w:rsidRPr="007F0C7F">
        <w:rPr>
          <w:iCs/>
          <w:highlight w:val="yellow"/>
          <w:lang w:val="en-GB"/>
        </w:rPr>
        <w:t xml:space="preserve">relation with another MP </w:t>
      </w:r>
      <w:r w:rsidR="007F0C7F" w:rsidRPr="007F0C7F">
        <w:rPr>
          <w:iCs/>
          <w:highlight w:val="yellow"/>
          <w:lang w:val="en-GB"/>
        </w:rPr>
        <w:t xml:space="preserve">at time T will </w:t>
      </w:r>
      <w:r w:rsidR="00EF310A" w:rsidRPr="007F0C7F">
        <w:rPr>
          <w:iCs/>
          <w:highlight w:val="yellow"/>
          <w:lang w:val="en-GB"/>
        </w:rPr>
        <w:t xml:space="preserve">also ‘send’ a </w:t>
      </w:r>
      <w:r w:rsidR="00165849" w:rsidRPr="007F0C7F">
        <w:rPr>
          <w:iCs/>
          <w:highlight w:val="yellow"/>
          <w:lang w:val="en-GB"/>
        </w:rPr>
        <w:t xml:space="preserve">retweet or @-mention </w:t>
      </w:r>
      <w:r w:rsidR="00EF310A" w:rsidRPr="007F0C7F">
        <w:rPr>
          <w:iCs/>
          <w:highlight w:val="yellow"/>
          <w:lang w:val="en-GB"/>
        </w:rPr>
        <w:t>relation to this MP</w:t>
      </w:r>
      <w:r w:rsidR="007F0C7F" w:rsidRPr="007F0C7F">
        <w:rPr>
          <w:iCs/>
          <w:highlight w:val="yellow"/>
          <w:lang w:val="en-GB"/>
        </w:rPr>
        <w:t xml:space="preserve"> at time T + 1</w:t>
      </w:r>
      <w:r w:rsidR="00EF310A" w:rsidRPr="007F0C7F">
        <w:rPr>
          <w:iCs/>
          <w:highlight w:val="yellow"/>
          <w:lang w:val="en-GB"/>
        </w:rPr>
        <w:t xml:space="preserve">. The </w:t>
      </w:r>
      <w:proofErr w:type="spellStart"/>
      <w:r w:rsidR="00EF310A" w:rsidRPr="007F0C7F">
        <w:rPr>
          <w:iCs/>
          <w:highlight w:val="yellow"/>
          <w:lang w:val="en-GB"/>
        </w:rPr>
        <w:t>crprodRecip</w:t>
      </w:r>
      <w:proofErr w:type="spellEnd"/>
      <w:r w:rsidR="00EF310A" w:rsidRPr="007F0C7F">
        <w:rPr>
          <w:iCs/>
          <w:highlight w:val="yellow"/>
          <w:lang w:val="en-GB"/>
        </w:rPr>
        <w:t xml:space="preserve"> effect </w:t>
      </w:r>
      <w:r w:rsidR="00EF310A" w:rsidRPr="007F0C7F">
        <w:rPr>
          <w:iCs/>
          <w:highlight w:val="yellow"/>
          <w:lang w:val="en-GB"/>
        </w:rPr>
        <w:t>captures the effect that if an MP has a specific relation with another MP (e.g., follow</w:t>
      </w:r>
      <w:r w:rsidR="005B26E5" w:rsidRPr="007F0C7F">
        <w:rPr>
          <w:iCs/>
          <w:highlight w:val="yellow"/>
          <w:lang w:val="en-GB"/>
        </w:rPr>
        <w:t xml:space="preserve"> relation</w:t>
      </w:r>
      <w:r w:rsidR="00EF310A" w:rsidRPr="007F0C7F">
        <w:rPr>
          <w:iCs/>
          <w:highlight w:val="yellow"/>
          <w:lang w:val="en-GB"/>
        </w:rPr>
        <w:t xml:space="preserve">) </w:t>
      </w:r>
      <w:r w:rsidR="007F0C7F" w:rsidRPr="007F0C7F">
        <w:rPr>
          <w:iCs/>
          <w:highlight w:val="yellow"/>
          <w:lang w:val="en-GB"/>
        </w:rPr>
        <w:t xml:space="preserve">at time T, </w:t>
      </w:r>
      <w:r w:rsidR="00EF310A" w:rsidRPr="007F0C7F">
        <w:rPr>
          <w:iCs/>
          <w:highlight w:val="yellow"/>
          <w:lang w:val="en-GB"/>
        </w:rPr>
        <w:t xml:space="preserve">this MP will ‘receive’ a different relation from this </w:t>
      </w:r>
      <w:r w:rsidR="001A0F1F" w:rsidRPr="007F0C7F">
        <w:rPr>
          <w:iCs/>
          <w:highlight w:val="yellow"/>
          <w:lang w:val="en-GB"/>
        </w:rPr>
        <w:t xml:space="preserve">other </w:t>
      </w:r>
      <w:r w:rsidR="00EF310A" w:rsidRPr="007F0C7F">
        <w:rPr>
          <w:iCs/>
          <w:highlight w:val="yellow"/>
          <w:lang w:val="en-GB"/>
        </w:rPr>
        <w:t>MP (e.g., retweet or @-mention)</w:t>
      </w:r>
      <w:r w:rsidR="007F0C7F" w:rsidRPr="007F0C7F">
        <w:rPr>
          <w:iCs/>
          <w:highlight w:val="yellow"/>
          <w:lang w:val="en-GB"/>
        </w:rPr>
        <w:t xml:space="preserve"> at time T + 1</w:t>
      </w:r>
      <w:r w:rsidR="00EF310A" w:rsidRPr="007F0C7F">
        <w:rPr>
          <w:iCs/>
          <w:highlight w:val="yellow"/>
          <w:lang w:val="en-GB"/>
        </w:rPr>
        <w:t xml:space="preserve">. </w:t>
      </w:r>
      <w:r w:rsidR="00165849" w:rsidRPr="007F0C7F">
        <w:rPr>
          <w:iCs/>
          <w:highlight w:val="yellow"/>
          <w:lang w:val="en-GB"/>
        </w:rPr>
        <w:t xml:space="preserve">This model allows us to </w:t>
      </w:r>
      <w:r w:rsidRPr="007F0C7F">
        <w:rPr>
          <w:iCs/>
          <w:highlight w:val="yellow"/>
          <w:lang w:val="en-GB"/>
        </w:rPr>
        <w:t>investigate whether</w:t>
      </w:r>
      <w:r>
        <w:rPr>
          <w:iCs/>
          <w:lang w:val="en-GB"/>
        </w:rPr>
        <w:t xml:space="preserve"> segregation in one layer of Twittersphere causes segregation in another layer (</w:t>
      </w:r>
      <w:r w:rsidR="00165849">
        <w:rPr>
          <w:iCs/>
          <w:lang w:val="en-GB"/>
        </w:rPr>
        <w:t>H</w:t>
      </w:r>
      <w:r>
        <w:rPr>
          <w:iCs/>
          <w:lang w:val="en-GB"/>
        </w:rPr>
        <w:t xml:space="preserve">ypothesis 4). </w:t>
      </w:r>
    </w:p>
    <w:p w14:paraId="0F116DF2" w14:textId="5A1F3021" w:rsidR="00C25BA0" w:rsidRDefault="005D01C9" w:rsidP="00283711">
      <w:pPr>
        <w:spacing w:line="480" w:lineRule="auto"/>
        <w:ind w:firstLine="708"/>
        <w:jc w:val="both"/>
        <w:rPr>
          <w:iCs/>
          <w:lang w:val="en-GB"/>
        </w:rPr>
      </w:pPr>
      <w:r>
        <w:rPr>
          <w:iCs/>
          <w:lang w:val="en-GB"/>
        </w:rPr>
        <w:t>F</w:t>
      </w:r>
      <w:r w:rsidR="00A329CE">
        <w:rPr>
          <w:iCs/>
          <w:lang w:val="en-GB"/>
        </w:rPr>
        <w:t xml:space="preserve">inally, </w:t>
      </w:r>
      <w:r w:rsidR="00165849">
        <w:rPr>
          <w:iCs/>
          <w:lang w:val="en-GB"/>
        </w:rPr>
        <w:t xml:space="preserve">to answer Research </w:t>
      </w:r>
      <w:commentRangeStart w:id="18"/>
      <w:r w:rsidR="00165849">
        <w:rPr>
          <w:iCs/>
          <w:lang w:val="en-GB"/>
        </w:rPr>
        <w:t>question</w:t>
      </w:r>
      <w:commentRangeEnd w:id="18"/>
      <w:r w:rsidR="005B26E5">
        <w:rPr>
          <w:rStyle w:val="CommentReference"/>
        </w:rPr>
        <w:commentReference w:id="18"/>
      </w:r>
      <w:r w:rsidR="00165849">
        <w:rPr>
          <w:iCs/>
          <w:lang w:val="en-GB"/>
        </w:rPr>
        <w:t xml:space="preserve"> 1 on the development of networks </w:t>
      </w:r>
      <w:r w:rsidR="005B26E5">
        <w:rPr>
          <w:iCs/>
          <w:lang w:val="en-GB"/>
        </w:rPr>
        <w:t>and t</w:t>
      </w:r>
      <w:r w:rsidR="005B26E5">
        <w:rPr>
          <w:iCs/>
          <w:lang w:val="en-GB"/>
        </w:rPr>
        <w:t xml:space="preserve">o assess whether similarity in party memberships between MPs becomes more or less important in explaining changes in the Twitter layers over time, </w:t>
      </w:r>
      <w:r>
        <w:rPr>
          <w:iCs/>
          <w:lang w:val="en-GB"/>
        </w:rPr>
        <w:t xml:space="preserve">we included an interaction between </w:t>
      </w:r>
      <w:r w:rsidR="00324BE5">
        <w:rPr>
          <w:iCs/>
          <w:lang w:val="en-GB"/>
        </w:rPr>
        <w:t xml:space="preserve">on the one hand </w:t>
      </w:r>
      <w:r w:rsidR="00FD50A8">
        <w:rPr>
          <w:iCs/>
          <w:lang w:val="en-GB"/>
        </w:rPr>
        <w:t>period</w:t>
      </w:r>
      <w:r w:rsidR="00165849">
        <w:rPr>
          <w:iCs/>
          <w:lang w:val="en-GB"/>
        </w:rPr>
        <w:t xml:space="preserve"> 1 (</w:t>
      </w:r>
      <w:r w:rsidR="00324BE5">
        <w:rPr>
          <w:iCs/>
          <w:lang w:val="en-GB"/>
        </w:rPr>
        <w:t>April</w:t>
      </w:r>
      <w:r w:rsidR="00165849">
        <w:rPr>
          <w:iCs/>
          <w:lang w:val="en-GB"/>
        </w:rPr>
        <w:t xml:space="preserve"> to </w:t>
      </w:r>
      <w:r w:rsidR="00324BE5">
        <w:rPr>
          <w:iCs/>
          <w:lang w:val="en-GB"/>
        </w:rPr>
        <w:lastRenderedPageBreak/>
        <w:t>June</w:t>
      </w:r>
      <w:r w:rsidR="00165849">
        <w:rPr>
          <w:iCs/>
          <w:lang w:val="en-GB"/>
        </w:rPr>
        <w:t xml:space="preserve">) </w:t>
      </w:r>
      <w:r w:rsidR="00324BE5">
        <w:rPr>
          <w:iCs/>
          <w:lang w:val="en-GB"/>
        </w:rPr>
        <w:t xml:space="preserve">and period 2 (June to September) </w:t>
      </w:r>
      <w:r>
        <w:rPr>
          <w:iCs/>
          <w:lang w:val="en-GB"/>
        </w:rPr>
        <w:t>and</w:t>
      </w:r>
      <w:r w:rsidR="00324BE5">
        <w:rPr>
          <w:iCs/>
          <w:lang w:val="en-GB"/>
        </w:rPr>
        <w:t xml:space="preserve"> on the other hand</w:t>
      </w:r>
      <w:r>
        <w:rPr>
          <w:iCs/>
          <w:lang w:val="en-GB"/>
        </w:rPr>
        <w:t xml:space="preserve"> </w:t>
      </w:r>
      <w:r w:rsidR="00AF386C">
        <w:rPr>
          <w:iCs/>
          <w:lang w:val="en-GB"/>
        </w:rPr>
        <w:t xml:space="preserve">our dyadic variable </w:t>
      </w:r>
      <w:r w:rsidR="00536E67" w:rsidRPr="005B26E5">
        <w:rPr>
          <w:i/>
          <w:lang w:val="en-GB"/>
        </w:rPr>
        <w:t>same party</w:t>
      </w:r>
      <w:r w:rsidR="00536E67">
        <w:rPr>
          <w:iCs/>
          <w:lang w:val="en-GB"/>
        </w:rPr>
        <w:t xml:space="preserve"> in Model 4</w:t>
      </w:r>
      <w:r w:rsidRPr="00AF386C">
        <w:rPr>
          <w:iCs/>
          <w:lang w:val="en-GB"/>
        </w:rPr>
        <w:t xml:space="preserve">. </w:t>
      </w:r>
    </w:p>
    <w:p w14:paraId="52B499B9" w14:textId="6631D8C9" w:rsidR="00A47350" w:rsidRPr="00AE3ABD" w:rsidRDefault="00324BE5" w:rsidP="00283711">
      <w:pPr>
        <w:spacing w:line="480" w:lineRule="auto"/>
        <w:ind w:firstLine="708"/>
        <w:jc w:val="both"/>
        <w:rPr>
          <w:bCs/>
          <w:lang w:val="en-US"/>
        </w:rPr>
      </w:pPr>
      <w:r>
        <w:rPr>
          <w:bCs/>
          <w:lang w:val="en-US"/>
        </w:rPr>
        <w:t>A</w:t>
      </w:r>
      <w:r w:rsidR="00A47350">
        <w:rPr>
          <w:bCs/>
          <w:lang w:val="en-US"/>
        </w:rPr>
        <w:t xml:space="preserve">ll reported findings </w:t>
      </w:r>
      <w:r>
        <w:rPr>
          <w:bCs/>
          <w:lang w:val="en-US"/>
        </w:rPr>
        <w:t>can be found a</w:t>
      </w:r>
      <w:r w:rsidR="00A47350">
        <w:rPr>
          <w:bCs/>
          <w:lang w:val="en-US"/>
        </w:rPr>
        <w:t xml:space="preserve">t the replication website, accompanying this paper </w:t>
      </w:r>
      <w:r w:rsidR="005B26E5">
        <w:rPr>
          <w:bCs/>
          <w:lang w:val="en-US"/>
        </w:rPr>
        <w:t>(***</w:t>
      </w:r>
      <w:r w:rsidR="00A47350">
        <w:rPr>
          <w:bCs/>
          <w:lang w:val="en-US"/>
        </w:rPr>
        <w:t>)</w:t>
      </w:r>
      <w:r>
        <w:rPr>
          <w:bCs/>
          <w:lang w:val="en-US"/>
        </w:rPr>
        <w:t>, which also allows to assess our findings robustness for alternative modelling strategies</w:t>
      </w:r>
      <w:r w:rsidR="00A47350">
        <w:rPr>
          <w:bCs/>
          <w:lang w:val="en-US"/>
        </w:rPr>
        <w:t xml:space="preserve">. </w:t>
      </w:r>
    </w:p>
    <w:p w14:paraId="109E2646" w14:textId="77777777" w:rsidR="00283711" w:rsidRDefault="00283711" w:rsidP="00283711">
      <w:pPr>
        <w:spacing w:line="480" w:lineRule="auto"/>
        <w:ind w:firstLine="0"/>
        <w:jc w:val="both"/>
        <w:rPr>
          <w:b/>
          <w:lang w:val="en-US"/>
        </w:rPr>
      </w:pPr>
    </w:p>
    <w:p w14:paraId="7242D8A3" w14:textId="50C42A78" w:rsidR="000074BC" w:rsidRPr="00333C70" w:rsidRDefault="000074BC" w:rsidP="00283711">
      <w:pPr>
        <w:spacing w:line="480" w:lineRule="auto"/>
        <w:ind w:firstLine="0"/>
        <w:jc w:val="both"/>
        <w:rPr>
          <w:b/>
          <w:lang w:val="en-US"/>
        </w:rPr>
      </w:pPr>
      <w:r>
        <w:rPr>
          <w:b/>
          <w:lang w:val="en-US"/>
        </w:rPr>
        <w:t>4. R</w:t>
      </w:r>
      <w:r w:rsidRPr="00333C70">
        <w:rPr>
          <w:b/>
          <w:lang w:val="en-US"/>
        </w:rPr>
        <w:t>esults</w:t>
      </w:r>
    </w:p>
    <w:p w14:paraId="097DCD4B" w14:textId="77777777" w:rsidR="000074BC" w:rsidRPr="003F0BAF" w:rsidRDefault="000074BC" w:rsidP="00283711">
      <w:pPr>
        <w:spacing w:line="480" w:lineRule="auto"/>
        <w:ind w:firstLine="0"/>
        <w:jc w:val="both"/>
        <w:rPr>
          <w:b/>
          <w:i/>
          <w:iCs/>
          <w:lang w:val="en-US"/>
        </w:rPr>
      </w:pPr>
      <w:r>
        <w:rPr>
          <w:b/>
          <w:i/>
          <w:iCs/>
          <w:lang w:val="en-US"/>
        </w:rPr>
        <w:t>Observed segregation</w:t>
      </w:r>
    </w:p>
    <w:p w14:paraId="4916C219" w14:textId="3BACCC26" w:rsidR="0064417C" w:rsidRDefault="000074BC" w:rsidP="00125C8F">
      <w:pPr>
        <w:spacing w:line="480" w:lineRule="auto"/>
        <w:ind w:firstLine="0"/>
        <w:jc w:val="both"/>
        <w:rPr>
          <w:lang w:val="en-US"/>
        </w:rPr>
      </w:pPr>
      <w:r>
        <w:rPr>
          <w:bCs/>
          <w:lang w:val="en-US"/>
        </w:rPr>
        <w:t xml:space="preserve">The networks that existed in April 2017 are summarized in Figure 1. The node positions reflect the actual seating positions within parliament. It becomes apparent immediately that the density </w:t>
      </w:r>
      <w:r>
        <w:rPr>
          <w:lang w:val="en-US"/>
        </w:rPr>
        <w:t xml:space="preserve">– the number of observed ties divided by all possible ties – is much higher in the follower network </w:t>
      </w:r>
      <w:r w:rsidRPr="00B828B6">
        <w:rPr>
          <w:lang w:val="en-US"/>
        </w:rPr>
        <w:t>than</w:t>
      </w:r>
      <w:r>
        <w:rPr>
          <w:lang w:val="en-US"/>
        </w:rPr>
        <w:t xml:space="preserve"> in the @-mention or retweet layer. This means that MPs are more likely to be connected as follower-</w:t>
      </w:r>
      <w:proofErr w:type="spellStart"/>
      <w:r>
        <w:rPr>
          <w:lang w:val="en-US"/>
        </w:rPr>
        <w:t>followee</w:t>
      </w:r>
      <w:proofErr w:type="spellEnd"/>
      <w:r>
        <w:rPr>
          <w:lang w:val="en-US"/>
        </w:rPr>
        <w:t xml:space="preserve"> than that they regularly retweet or @-mention each other, which is logical given the architecture of the platform, with the following connections being permanent (unless actively broken)</w:t>
      </w:r>
      <w:r w:rsidR="0064417C">
        <w:rPr>
          <w:lang w:val="en-US"/>
        </w:rPr>
        <w:t xml:space="preserve"> </w:t>
      </w:r>
      <w:r w:rsidR="0064417C">
        <w:rPr>
          <w:lang w:val="en-US"/>
        </w:rPr>
        <w:t>in addition to focusing on a periods outside election campaigns, in which activity is much higher</w:t>
      </w:r>
      <w:r>
        <w:rPr>
          <w:lang w:val="en-US"/>
        </w:rPr>
        <w:t xml:space="preserve">. </w:t>
      </w:r>
    </w:p>
    <w:p w14:paraId="5A4520BE" w14:textId="1C38C629" w:rsidR="00D3646C" w:rsidRDefault="000074BC" w:rsidP="00A5347C">
      <w:pPr>
        <w:spacing w:line="480" w:lineRule="auto"/>
        <w:ind w:firstLine="708"/>
        <w:jc w:val="both"/>
        <w:rPr>
          <w:lang w:val="en-US"/>
        </w:rPr>
      </w:pPr>
      <w:r>
        <w:rPr>
          <w:lang w:val="en-US"/>
        </w:rPr>
        <w:t>The node</w:t>
      </w:r>
      <w:r w:rsidR="00125C8F">
        <w:rPr>
          <w:lang w:val="en-US"/>
        </w:rPr>
        <w:t xml:space="preserve"> size </w:t>
      </w:r>
      <w:r w:rsidR="0024676D">
        <w:rPr>
          <w:lang w:val="en-US"/>
        </w:rPr>
        <w:t xml:space="preserve">in Figure 1 </w:t>
      </w:r>
      <w:r w:rsidR="00125C8F">
        <w:rPr>
          <w:lang w:val="en-US"/>
        </w:rPr>
        <w:t xml:space="preserve">is based on </w:t>
      </w:r>
      <w:r>
        <w:rPr>
          <w:lang w:val="en-US"/>
        </w:rPr>
        <w:t xml:space="preserve">outdegree. In each layer of the Twitter network, we observe quite some variation across MPs in outdegree to which we already alluded to in the introduction. However, the figure also shows that it are not necessarily the same MPs who have a relative high outdegree in each network layer. For example, Pieter </w:t>
      </w:r>
      <w:proofErr w:type="spellStart"/>
      <w:r>
        <w:rPr>
          <w:lang w:val="en-US"/>
        </w:rPr>
        <w:t>Heerma</w:t>
      </w:r>
      <w:proofErr w:type="spellEnd"/>
      <w:r>
        <w:rPr>
          <w:lang w:val="en-US"/>
        </w:rPr>
        <w:t xml:space="preserve"> (Christian Democrats) follows most other MPs, Peter </w:t>
      </w:r>
      <w:proofErr w:type="spellStart"/>
      <w:r>
        <w:rPr>
          <w:lang w:val="en-US"/>
        </w:rPr>
        <w:t>Kwint</w:t>
      </w:r>
      <w:proofErr w:type="spellEnd"/>
      <w:r>
        <w:rPr>
          <w:lang w:val="en-US"/>
        </w:rPr>
        <w:t xml:space="preserve">, (Socialists) </w:t>
      </w:r>
      <w:r w:rsidR="008F144F">
        <w:rPr>
          <w:lang w:val="en-US"/>
        </w:rPr>
        <w:t>@-mention</w:t>
      </w:r>
      <w:r>
        <w:rPr>
          <w:lang w:val="en-US"/>
        </w:rPr>
        <w:t xml:space="preserve">s most other MPs, and </w:t>
      </w:r>
      <w:r w:rsidRPr="004C36D6">
        <w:rPr>
          <w:lang w:val="en-US"/>
        </w:rPr>
        <w:t xml:space="preserve">Dilan </w:t>
      </w:r>
      <w:proofErr w:type="spellStart"/>
      <w:r w:rsidRPr="004C36D6">
        <w:rPr>
          <w:lang w:val="en-US"/>
        </w:rPr>
        <w:t>Yesilgöz-Zegerius</w:t>
      </w:r>
      <w:proofErr w:type="spellEnd"/>
      <w:r>
        <w:rPr>
          <w:lang w:val="en-US"/>
        </w:rPr>
        <w:t xml:space="preserve"> (Conservative Liberals) retweets other MPs’ posts most. That MPs hold different network positions in each layer, is not just based on anecdotal or visual evidence, it is also evidenced by the modest Spearman’s rank order correlation between follower outdegree and @-mention outdegree (.39) and between the @-mention outdegree and retweet outdegree (.53). These observations underscore the importance to investigate the degree of segregation and underlying mechanism in the three network layers separately but interdependently.</w:t>
      </w:r>
    </w:p>
    <w:p w14:paraId="49545BF6" w14:textId="1B874F20" w:rsidR="000074BC" w:rsidRPr="003F0BAF" w:rsidRDefault="00D3646C" w:rsidP="00125C8F">
      <w:pPr>
        <w:spacing w:line="480" w:lineRule="auto"/>
        <w:ind w:firstLine="0"/>
        <w:jc w:val="both"/>
        <w:rPr>
          <w:bCs/>
          <w:lang w:val="en-US"/>
        </w:rPr>
      </w:pPr>
      <w:r>
        <w:rPr>
          <w:lang w:val="en-US"/>
        </w:rPr>
        <w:lastRenderedPageBreak/>
        <w:tab/>
        <w:t>While Figure 1 provides insight in the layers of the Twitter network, they do not (easily) show whether twitter division lines run across the different political parties in the House of Parliament</w:t>
      </w:r>
      <w:r w:rsidR="0064417C">
        <w:rPr>
          <w:lang w:val="en-US"/>
        </w:rPr>
        <w:t>, although i</w:t>
      </w:r>
      <w:r>
        <w:rPr>
          <w:lang w:val="en-US"/>
        </w:rPr>
        <w:t xml:space="preserve">t seems that, as expected, especially @-mention relations go across party boundaries, while retweet relations predominantly exist between MPs of the same party. </w:t>
      </w:r>
      <w:r w:rsidR="000D2629">
        <w:rPr>
          <w:lang w:val="en-US"/>
        </w:rPr>
        <w:t>The picture becomes sharper would we look at reciprocated ties</w:t>
      </w:r>
      <w:r w:rsidR="0064417C">
        <w:rPr>
          <w:lang w:val="en-US"/>
        </w:rPr>
        <w:t xml:space="preserve"> only</w:t>
      </w:r>
      <w:r w:rsidR="000D2629">
        <w:rPr>
          <w:lang w:val="en-US"/>
        </w:rPr>
        <w:t xml:space="preserve"> (Supplementary Material </w:t>
      </w:r>
      <w:r w:rsidR="00333A74">
        <w:rPr>
          <w:lang w:val="en-US"/>
        </w:rPr>
        <w:t xml:space="preserve">B). </w:t>
      </w:r>
    </w:p>
    <w:p w14:paraId="44714889" w14:textId="5FFBB87F" w:rsidR="00936782" w:rsidRDefault="00936782" w:rsidP="00B51947">
      <w:pPr>
        <w:spacing w:line="480" w:lineRule="auto"/>
        <w:ind w:firstLine="0"/>
        <w:rPr>
          <w:b/>
          <w:lang w:val="en-US"/>
        </w:rPr>
      </w:pPr>
    </w:p>
    <w:p w14:paraId="56E1C417" w14:textId="32F7FDCE" w:rsidR="0012706C" w:rsidRPr="00663BCF" w:rsidRDefault="0012706C" w:rsidP="00B51947">
      <w:pPr>
        <w:spacing w:line="480" w:lineRule="auto"/>
        <w:ind w:firstLine="0"/>
        <w:rPr>
          <w:bCs/>
          <w:lang w:val="en-US"/>
        </w:rPr>
      </w:pPr>
      <w:r w:rsidRPr="00663BCF">
        <w:rPr>
          <w:bCs/>
          <w:lang w:val="en-US"/>
        </w:rPr>
        <w:t>&lt;&lt;&lt;Figure 1&gt;&gt;&gt;</w:t>
      </w:r>
    </w:p>
    <w:p w14:paraId="6ED09276" w14:textId="77777777" w:rsidR="0012706C" w:rsidRDefault="0012706C" w:rsidP="00B51947">
      <w:pPr>
        <w:spacing w:line="480" w:lineRule="auto"/>
        <w:ind w:firstLine="0"/>
        <w:rPr>
          <w:b/>
          <w:lang w:val="en-US"/>
        </w:rPr>
      </w:pPr>
    </w:p>
    <w:p w14:paraId="48F886C3" w14:textId="77777777" w:rsidR="00936782" w:rsidRDefault="00936782" w:rsidP="00936782">
      <w:pPr>
        <w:spacing w:line="480" w:lineRule="auto"/>
        <w:ind w:firstLine="0"/>
        <w:jc w:val="both"/>
        <w:rPr>
          <w:b/>
          <w:bCs/>
          <w:i/>
          <w:iCs/>
          <w:lang w:val="en-US"/>
        </w:rPr>
      </w:pPr>
      <w:r>
        <w:rPr>
          <w:b/>
          <w:bCs/>
          <w:i/>
          <w:iCs/>
          <w:lang w:val="en-US"/>
        </w:rPr>
        <w:t xml:space="preserve">Segregation indices </w:t>
      </w:r>
    </w:p>
    <w:p w14:paraId="0156BC43" w14:textId="30C35DB4" w:rsidR="00936782" w:rsidRDefault="00936782" w:rsidP="00936782">
      <w:pPr>
        <w:spacing w:line="480" w:lineRule="auto"/>
        <w:ind w:firstLine="0"/>
        <w:jc w:val="both"/>
        <w:rPr>
          <w:lang w:val="en-US"/>
        </w:rPr>
      </w:pPr>
      <w:r>
        <w:rPr>
          <w:lang w:val="en-US"/>
        </w:rPr>
        <w:t xml:space="preserve">We observe that Twitter relations with MPs of the same political party are substantially more common than with MPs of other parties (e.g., 0.71 over 0.19 for follower networks at T1; Table 1). This holds true for all network layers within Twitter and all three time points. Also based on </w:t>
      </w:r>
      <w:r w:rsidR="00D3646C">
        <w:rPr>
          <w:lang w:val="en-US"/>
        </w:rPr>
        <w:t xml:space="preserve">Newman’s </w:t>
      </w:r>
      <w:proofErr w:type="spellStart"/>
      <w:r w:rsidR="00D3646C">
        <w:rPr>
          <w:lang w:val="en-US"/>
        </w:rPr>
        <w:t>Assortativity</w:t>
      </w:r>
      <w:proofErr w:type="spellEnd"/>
      <w:r w:rsidR="00D3646C">
        <w:rPr>
          <w:lang w:val="en-US"/>
        </w:rPr>
        <w:t xml:space="preserve"> Coefficient, we conclude there is segregation </w:t>
      </w:r>
      <w:r>
        <w:rPr>
          <w:lang w:val="en-US"/>
        </w:rPr>
        <w:t>along party lines</w:t>
      </w:r>
      <w:r w:rsidR="00D3646C">
        <w:rPr>
          <w:lang w:val="en-US"/>
        </w:rPr>
        <w:t>: a</w:t>
      </w:r>
      <w:r>
        <w:rPr>
          <w:lang w:val="en-US"/>
        </w:rPr>
        <w:t>ll respective values are positive (</w:t>
      </w:r>
      <w:r w:rsidR="00F6440F">
        <w:rPr>
          <w:lang w:val="en-US"/>
        </w:rPr>
        <w:t xml:space="preserve">Table 2: </w:t>
      </w:r>
      <w:r>
        <w:rPr>
          <w:lang w:val="en-US"/>
        </w:rPr>
        <w:t xml:space="preserve">row </w:t>
      </w:r>
      <w:r w:rsidR="00F6440F">
        <w:rPr>
          <w:lang w:val="en-US"/>
        </w:rPr>
        <w:t>‘</w:t>
      </w:r>
      <w:r>
        <w:rPr>
          <w:lang w:val="en-US"/>
        </w:rPr>
        <w:t>party</w:t>
      </w:r>
      <w:r w:rsidR="00F6440F">
        <w:rPr>
          <w:lang w:val="en-US"/>
        </w:rPr>
        <w:t>’</w:t>
      </w:r>
      <w:r>
        <w:rPr>
          <w:lang w:val="en-US"/>
        </w:rPr>
        <w:t xml:space="preserve">). </w:t>
      </w:r>
      <w:r w:rsidR="00BC2FAD">
        <w:rPr>
          <w:lang w:val="en-US"/>
        </w:rPr>
        <w:t>Wh</w:t>
      </w:r>
      <w:r w:rsidR="00BC2FAD">
        <w:rPr>
          <w:lang w:val="en-US"/>
        </w:rPr>
        <w:t xml:space="preserve">ile in line with </w:t>
      </w:r>
      <w:r w:rsidR="00BC2FAD">
        <w:rPr>
          <w:lang w:val="en-US"/>
        </w:rPr>
        <w:t>our expectations and most of the</w:t>
      </w:r>
      <w:r w:rsidR="00F6440F">
        <w:rPr>
          <w:lang w:val="en-US"/>
        </w:rPr>
        <w:t xml:space="preserve"> international</w:t>
      </w:r>
      <w:r w:rsidR="00BC2FAD">
        <w:rPr>
          <w:lang w:val="en-US"/>
        </w:rPr>
        <w:t xml:space="preserve"> literature on party-based seg</w:t>
      </w:r>
      <w:r w:rsidR="00BC2FAD">
        <w:rPr>
          <w:lang w:val="en-US"/>
        </w:rPr>
        <w:t xml:space="preserve">regation, they do not replicate the results of </w:t>
      </w:r>
      <w:proofErr w:type="spellStart"/>
      <w:r w:rsidR="00BC2FAD">
        <w:rPr>
          <w:lang w:val="en-US"/>
        </w:rPr>
        <w:t>Praet</w:t>
      </w:r>
      <w:proofErr w:type="spellEnd"/>
      <w:r w:rsidR="00BC2FAD">
        <w:rPr>
          <w:lang w:val="en-US"/>
        </w:rPr>
        <w:t xml:space="preserve"> et al. (2021) </w:t>
      </w:r>
      <w:r w:rsidR="00BC2FAD">
        <w:rPr>
          <w:lang w:val="en-US"/>
        </w:rPr>
        <w:t xml:space="preserve">for the Netherlands. </w:t>
      </w:r>
      <w:commentRangeStart w:id="19"/>
      <w:r w:rsidR="00BC2FAD">
        <w:rPr>
          <w:lang w:val="en-US"/>
        </w:rPr>
        <w:t>Most likely b</w:t>
      </w:r>
      <w:r w:rsidR="00BC2FAD">
        <w:rPr>
          <w:lang w:val="en-US"/>
        </w:rPr>
        <w:t xml:space="preserve">ecause in the latter study </w:t>
      </w:r>
      <w:r w:rsidR="00FB6C11">
        <w:rPr>
          <w:lang w:val="en-US"/>
        </w:rPr>
        <w:t>the members  of both</w:t>
      </w:r>
      <w:r w:rsidR="00FB6C11">
        <w:rPr>
          <w:lang w:val="en-US"/>
        </w:rPr>
        <w:t xml:space="preserve"> the Lower and </w:t>
      </w:r>
      <w:r w:rsidR="00BC2FAD">
        <w:rPr>
          <w:lang w:val="en-US"/>
        </w:rPr>
        <w:t>Upper</w:t>
      </w:r>
      <w:r w:rsidR="00FB6C11">
        <w:rPr>
          <w:lang w:val="en-US"/>
        </w:rPr>
        <w:t xml:space="preserve"> house</w:t>
      </w:r>
      <w:r w:rsidR="00FB6C11">
        <w:rPr>
          <w:lang w:val="en-US"/>
        </w:rPr>
        <w:t xml:space="preserve"> are </w:t>
      </w:r>
      <w:r w:rsidR="00FB6C11">
        <w:rPr>
          <w:lang w:val="en-US"/>
        </w:rPr>
        <w:t>included</w:t>
      </w:r>
      <w:r w:rsidR="00FB6C11">
        <w:rPr>
          <w:lang w:val="en-US"/>
        </w:rPr>
        <w:t xml:space="preserve"> </w:t>
      </w:r>
      <w:r w:rsidR="00FB6C11">
        <w:rPr>
          <w:lang w:val="en-US"/>
        </w:rPr>
        <w:t>and</w:t>
      </w:r>
      <w:r w:rsidR="00BC2FAD">
        <w:rPr>
          <w:lang w:val="en-US"/>
        </w:rPr>
        <w:t xml:space="preserve"> analyzed as one</w:t>
      </w:r>
      <w:commentRangeEnd w:id="19"/>
      <w:r w:rsidR="00FB6C11">
        <w:rPr>
          <w:rStyle w:val="CommentReference"/>
        </w:rPr>
        <w:commentReference w:id="19"/>
      </w:r>
      <w:r w:rsidR="00FB6C11">
        <w:rPr>
          <w:lang w:val="en-US"/>
        </w:rPr>
        <w:t xml:space="preserve"> network</w:t>
      </w:r>
      <w:r w:rsidR="00BC2FAD">
        <w:rPr>
          <w:lang w:val="en-US"/>
        </w:rPr>
        <w:t>.</w:t>
      </w:r>
      <w:r w:rsidR="00FB6C11">
        <w:rPr>
          <w:rStyle w:val="FootnoteReference"/>
          <w:lang w:val="en-US"/>
        </w:rPr>
        <w:footnoteReference w:id="2"/>
      </w:r>
      <w:r w:rsidR="00BC2FAD">
        <w:rPr>
          <w:lang w:val="en-US"/>
        </w:rPr>
        <w:t xml:space="preserve">  </w:t>
      </w:r>
    </w:p>
    <w:p w14:paraId="06E76EFD" w14:textId="5939CEFC" w:rsidR="00A13D9E" w:rsidRDefault="00EF5DBC" w:rsidP="00A13D9E">
      <w:pPr>
        <w:spacing w:line="480" w:lineRule="auto"/>
        <w:ind w:firstLine="708"/>
        <w:jc w:val="both"/>
        <w:rPr>
          <w:lang w:val="en-US"/>
        </w:rPr>
      </w:pPr>
      <w:r>
        <w:rPr>
          <w:lang w:val="en-US"/>
        </w:rPr>
        <w:t xml:space="preserve">Turning to </w:t>
      </w:r>
      <w:r w:rsidR="00A13D9E">
        <w:rPr>
          <w:lang w:val="en-US"/>
        </w:rPr>
        <w:t>the different socio-demographic axis of segregation, Twitter relations with same-sex MPs are not substantially more common than different-sex relations. MPs who have a similar age (i.e., less than a 6-year difference) are more likely to have twitter ties than MPs with a dissimilar age</w:t>
      </w:r>
      <w:r>
        <w:rPr>
          <w:lang w:val="en-US"/>
        </w:rPr>
        <w:t>, and f</w:t>
      </w:r>
      <w:r w:rsidR="00A13D9E">
        <w:rPr>
          <w:lang w:val="en-US"/>
        </w:rPr>
        <w:t>ollower relations on Twitter between MPs with the same ethnic background are more common than follower relations between MPs with a different ethnic background. But</w:t>
      </w:r>
      <w:r>
        <w:rPr>
          <w:lang w:val="en-US"/>
        </w:rPr>
        <w:t>,</w:t>
      </w:r>
      <w:r w:rsidR="00A13D9E">
        <w:rPr>
          <w:lang w:val="en-US"/>
        </w:rPr>
        <w:t xml:space="preserve"> all in all, for these social </w:t>
      </w:r>
      <w:r w:rsidR="00A13D9E">
        <w:rPr>
          <w:lang w:val="en-US"/>
        </w:rPr>
        <w:lastRenderedPageBreak/>
        <w:t>dimensions differences in within</w:t>
      </w:r>
      <w:r>
        <w:rPr>
          <w:lang w:val="en-US"/>
        </w:rPr>
        <w:t>-</w:t>
      </w:r>
      <w:r w:rsidR="00A13D9E">
        <w:rPr>
          <w:lang w:val="en-US"/>
        </w:rPr>
        <w:t>group and between</w:t>
      </w:r>
      <w:r>
        <w:rPr>
          <w:lang w:val="en-US"/>
        </w:rPr>
        <w:t>-</w:t>
      </w:r>
      <w:r w:rsidR="00A13D9E">
        <w:rPr>
          <w:lang w:val="en-US"/>
        </w:rPr>
        <w:t>group densities are relatively small</w:t>
      </w:r>
      <w:r>
        <w:rPr>
          <w:lang w:val="en-US"/>
        </w:rPr>
        <w:t xml:space="preserve">, as </w:t>
      </w:r>
      <w:r w:rsidR="00A13D9E">
        <w:rPr>
          <w:lang w:val="en-US"/>
        </w:rPr>
        <w:t>s</w:t>
      </w:r>
      <w:r>
        <w:rPr>
          <w:lang w:val="en-US"/>
        </w:rPr>
        <w:t xml:space="preserve"> </w:t>
      </w:r>
      <w:r w:rsidR="00A13D9E">
        <w:rPr>
          <w:lang w:val="en-US"/>
        </w:rPr>
        <w:t xml:space="preserve">confirmed by </w:t>
      </w:r>
      <w:r>
        <w:rPr>
          <w:lang w:val="en-US"/>
        </w:rPr>
        <w:t xml:space="preserve">the </w:t>
      </w:r>
      <w:r w:rsidR="00A13D9E">
        <w:rPr>
          <w:lang w:val="en-US"/>
        </w:rPr>
        <w:t xml:space="preserve">Newman’s </w:t>
      </w:r>
      <w:proofErr w:type="spellStart"/>
      <w:r w:rsidR="00A13D9E">
        <w:rPr>
          <w:lang w:val="en-US"/>
        </w:rPr>
        <w:t>Assortativity</w:t>
      </w:r>
      <w:proofErr w:type="spellEnd"/>
      <w:r w:rsidR="00A13D9E">
        <w:rPr>
          <w:lang w:val="en-US"/>
        </w:rPr>
        <w:t xml:space="preserve"> Coefficient</w:t>
      </w:r>
      <w:r>
        <w:rPr>
          <w:lang w:val="en-US"/>
        </w:rPr>
        <w:t>s</w:t>
      </w:r>
      <w:r w:rsidR="00A13D9E">
        <w:rPr>
          <w:lang w:val="en-US"/>
        </w:rPr>
        <w:t xml:space="preserve"> (Table 2)</w:t>
      </w:r>
      <w:r>
        <w:rPr>
          <w:lang w:val="en-US"/>
        </w:rPr>
        <w:t>:</w:t>
      </w:r>
      <w:r w:rsidR="00E079B1">
        <w:rPr>
          <w:lang w:val="en-US"/>
        </w:rPr>
        <w:t xml:space="preserve"> </w:t>
      </w:r>
      <w:r w:rsidR="00A13D9E">
        <w:rPr>
          <w:lang w:val="en-US"/>
        </w:rPr>
        <w:t xml:space="preserve">segregation scores are close to zero and not consistently observed across the three twitter layers and time points. </w:t>
      </w:r>
    </w:p>
    <w:p w14:paraId="47E2D834" w14:textId="5245B231" w:rsidR="000074BC" w:rsidRDefault="00EF5DBC" w:rsidP="00237B54">
      <w:pPr>
        <w:spacing w:line="480" w:lineRule="auto"/>
        <w:ind w:firstLine="708"/>
        <w:jc w:val="both"/>
        <w:rPr>
          <w:lang w:val="en-US"/>
        </w:rPr>
      </w:pPr>
      <w:r>
        <w:rPr>
          <w:lang w:val="en-US"/>
        </w:rPr>
        <w:t xml:space="preserve">Based on </w:t>
      </w:r>
      <w:r w:rsidR="000074BC">
        <w:rPr>
          <w:lang w:val="en-US"/>
        </w:rPr>
        <w:t xml:space="preserve">to Newman’s </w:t>
      </w:r>
      <w:proofErr w:type="spellStart"/>
      <w:r w:rsidR="000074BC">
        <w:rPr>
          <w:lang w:val="en-US"/>
        </w:rPr>
        <w:t>Assortativity</w:t>
      </w:r>
      <w:proofErr w:type="spellEnd"/>
      <w:r w:rsidR="000074BC">
        <w:rPr>
          <w:lang w:val="en-US"/>
        </w:rPr>
        <w:t xml:space="preserve"> Coefficient, </w:t>
      </w:r>
      <w:r>
        <w:rPr>
          <w:lang w:val="en-US"/>
        </w:rPr>
        <w:t>our c</w:t>
      </w:r>
      <w:r w:rsidR="000074BC">
        <w:rPr>
          <w:lang w:val="en-US"/>
        </w:rPr>
        <w:t>onclu</w:t>
      </w:r>
      <w:r>
        <w:rPr>
          <w:lang w:val="en-US"/>
        </w:rPr>
        <w:t>sion is</w:t>
      </w:r>
      <w:r w:rsidR="000074BC">
        <w:rPr>
          <w:lang w:val="en-US"/>
        </w:rPr>
        <w:t xml:space="preserve"> that party division lines are </w:t>
      </w:r>
      <w:r>
        <w:rPr>
          <w:lang w:val="en-US"/>
        </w:rPr>
        <w:t xml:space="preserve">present across network and </w:t>
      </w:r>
      <w:r w:rsidR="000074BC">
        <w:rPr>
          <w:lang w:val="en-US"/>
        </w:rPr>
        <w:t>most pronounced within the retweet network</w:t>
      </w:r>
      <w:r w:rsidR="000074BC">
        <w:rPr>
          <w:lang w:val="en-GB"/>
        </w:rPr>
        <w:t xml:space="preserve">. </w:t>
      </w:r>
      <w:r w:rsidR="000074BC">
        <w:rPr>
          <w:lang w:val="en-US"/>
        </w:rPr>
        <w:t xml:space="preserve">This is in line with </w:t>
      </w:r>
      <w:r>
        <w:rPr>
          <w:lang w:val="en-US"/>
        </w:rPr>
        <w:t xml:space="preserve">our </w:t>
      </w:r>
      <w:proofErr w:type="spellStart"/>
      <w:r>
        <w:rPr>
          <w:lang w:val="en-US"/>
        </w:rPr>
        <w:t>descriptives</w:t>
      </w:r>
      <w:proofErr w:type="spellEnd"/>
      <w:r>
        <w:rPr>
          <w:lang w:val="en-US"/>
        </w:rPr>
        <w:t xml:space="preserve"> above and </w:t>
      </w:r>
      <w:r w:rsidR="000074BC">
        <w:rPr>
          <w:lang w:val="en-US"/>
        </w:rPr>
        <w:t>the architectural reasoning that retweets are generally endorsements of the original tweet</w:t>
      </w:r>
      <w:r w:rsidR="005F6A4B">
        <w:rPr>
          <w:lang w:val="en-US"/>
        </w:rPr>
        <w:t xml:space="preserve"> </w:t>
      </w:r>
      <w:r w:rsidR="005F6A4B">
        <w:rPr>
          <w:lang w:val="en-US"/>
        </w:rPr>
        <w:fldChar w:fldCharType="begin"/>
      </w:r>
      <w:r w:rsidR="001F42E3">
        <w:rPr>
          <w:lang w:val="en-US"/>
        </w:rPr>
        <w:instrText xml:space="preserve"> ADDIN ZOTERO_ITEM CSL_CITATION {"citationID":"dxOYRB89","properties":{"formattedCitation":"(cf. Praet et al. 2021)","plainCitation":"(cf. Praet et al. 2021)","noteIndex":0},"citationItems":[{"id":90,"uris":["http://zotero.org/users/6814611/items/KCNAM2H6"],"itemData":{"id":90,"type":"article-journal","abstract":"Social media networks have revolutionized social science research. Yet, a lack of comparative empirical analysis of these networks leave social scientists with little knowledge on the role that contextual factors play in the formation of social relations. In this paper we perform a large-scale comparison of parliamentary Twitter networks in 12 countries to improve our understanding of the influence of the country’s democratic system on network behavior and elite polarization. One year of Twitter data was collected from all members of the parliament and government in these countries, which resulted in around two million tweets by almost 6000 politicians. Social network analysis of the Twitter interactions indicates that consensual democracies are characterized by more dense parliamentary relations but also higher hierarchy and fragmentation compared to majoritarian systems. Secondly, parliaments with a high effective number of parties are more cooperative, which results in higher inter-party relations. Next to that, we show differences in the followers, mentions, and retweets networks that hold across all countries and political systems. Our empirical results correspond to established theoretical insights and highlight the relevance of institutional context as well as the platform characteristics when conducting social media research. With this research we demonstrate the importance and the opportunities of social network analysis for comparative research.","container-title":"Online Social Networks and Media","DOI":"https://doi.org/10.1016/j.osnem.2021.100154","ISSN":"2468-6964","page":"100154","title":"Patterns of democracy? Social network analysis of parliamentary Twitter networks in 12 countries","volume":"24","author":[{"family":"Praet","given":"Stiene"},{"family":"Martens","given":"David"},{"family":"Aelst","given":"Peter Van"}],"issued":{"date-parts":[["2021"]]}},"prefix":"cf. "}],"schema":"https://github.com/citation-style-language/schema/raw/master/csl-citation.json"} </w:instrText>
      </w:r>
      <w:r w:rsidR="005F6A4B">
        <w:rPr>
          <w:lang w:val="en-US"/>
        </w:rPr>
        <w:fldChar w:fldCharType="separate"/>
      </w:r>
      <w:r w:rsidR="001F42E3" w:rsidRPr="001F42E3">
        <w:rPr>
          <w:rFonts w:ascii="Calibri" w:hAnsi="Calibri" w:cs="Calibri"/>
          <w:lang w:val="en-US"/>
        </w:rPr>
        <w:t>(cf. Praet et al. 2021)</w:t>
      </w:r>
      <w:r w:rsidR="005F6A4B">
        <w:rPr>
          <w:lang w:val="en-US"/>
        </w:rPr>
        <w:fldChar w:fldCharType="end"/>
      </w:r>
      <w:r w:rsidR="000074BC">
        <w:rPr>
          <w:lang w:val="en-US"/>
        </w:rPr>
        <w:t>. In contrast to our expectation, party segregation is weakest within the follower layer</w:t>
      </w:r>
      <w:r w:rsidR="00E079B1">
        <w:rPr>
          <w:lang w:val="en-US"/>
        </w:rPr>
        <w:t xml:space="preserve"> (but see bel</w:t>
      </w:r>
      <w:r w:rsidR="00E079B1">
        <w:rPr>
          <w:lang w:val="en-US"/>
        </w:rPr>
        <w:t xml:space="preserve">ow the </w:t>
      </w:r>
      <w:proofErr w:type="spellStart"/>
      <w:r w:rsidR="00E079B1">
        <w:rPr>
          <w:lang w:val="en-US"/>
        </w:rPr>
        <w:t>RSiena</w:t>
      </w:r>
      <w:proofErr w:type="spellEnd"/>
      <w:r w:rsidR="00E079B1">
        <w:rPr>
          <w:lang w:val="en-US"/>
        </w:rPr>
        <w:t xml:space="preserve"> analyses)</w:t>
      </w:r>
      <w:r w:rsidR="000074BC">
        <w:rPr>
          <w:lang w:val="en-US"/>
        </w:rPr>
        <w:t xml:space="preserve">. </w:t>
      </w:r>
    </w:p>
    <w:p w14:paraId="26CF6E2C" w14:textId="22AC2005" w:rsidR="000074BC" w:rsidRDefault="00EF5DBC" w:rsidP="00237B54">
      <w:pPr>
        <w:spacing w:line="480" w:lineRule="auto"/>
        <w:ind w:firstLine="708"/>
        <w:jc w:val="both"/>
        <w:rPr>
          <w:lang w:val="en-US"/>
        </w:rPr>
      </w:pPr>
      <w:r>
        <w:rPr>
          <w:lang w:val="en-US"/>
        </w:rPr>
        <w:t xml:space="preserve">Finally, considering how networks develop, we see that the </w:t>
      </w:r>
      <w:r w:rsidR="000074BC">
        <w:rPr>
          <w:lang w:val="en-US"/>
        </w:rPr>
        <w:t xml:space="preserve">density of the follower network has increased over time, which is not a real surprise because ‘unfriending’ someone on Twitter is a rare event </w:t>
      </w:r>
      <w:r>
        <w:rPr>
          <w:lang w:val="en-US"/>
        </w:rPr>
        <w:t>and the elections introdu</w:t>
      </w:r>
      <w:r>
        <w:rPr>
          <w:lang w:val="en-US"/>
        </w:rPr>
        <w:t>ced new members to parliament just before our first measurement</w:t>
      </w:r>
      <w:r w:rsidR="000074BC">
        <w:rPr>
          <w:lang w:val="en-US"/>
        </w:rPr>
        <w:t xml:space="preserve">. </w:t>
      </w:r>
      <w:r>
        <w:rPr>
          <w:lang w:val="en-US"/>
        </w:rPr>
        <w:t>In contrast</w:t>
      </w:r>
      <w:r w:rsidR="000074BC">
        <w:rPr>
          <w:lang w:val="en-US"/>
        </w:rPr>
        <w:t>, the densit</w:t>
      </w:r>
      <w:r>
        <w:rPr>
          <w:lang w:val="en-US"/>
        </w:rPr>
        <w:t>ies</w:t>
      </w:r>
      <w:r w:rsidR="000074BC">
        <w:rPr>
          <w:lang w:val="en-US"/>
        </w:rPr>
        <w:t xml:space="preserve"> of the retweet and @-mentioning network ha</w:t>
      </w:r>
      <w:r>
        <w:rPr>
          <w:lang w:val="en-US"/>
        </w:rPr>
        <w:t>ve</w:t>
      </w:r>
      <w:r w:rsidR="000074BC">
        <w:rPr>
          <w:lang w:val="en-US"/>
        </w:rPr>
        <w:t xml:space="preserve"> decreased over time. </w:t>
      </w:r>
      <w:r>
        <w:rPr>
          <w:lang w:val="en-US"/>
        </w:rPr>
        <w:t>Thus the more we</w:t>
      </w:r>
      <w:r w:rsidR="000074BC">
        <w:rPr>
          <w:lang w:val="en-US"/>
        </w:rPr>
        <w:t xml:space="preserve"> moved away from the elections</w:t>
      </w:r>
      <w:r>
        <w:rPr>
          <w:lang w:val="en-US"/>
        </w:rPr>
        <w:t xml:space="preserve"> and during</w:t>
      </w:r>
      <w:r w:rsidR="000074BC">
        <w:rPr>
          <w:lang w:val="en-US"/>
        </w:rPr>
        <w:t xml:space="preserve"> government formation, politicians feel less of an urge to be visible and take it a notch back. </w:t>
      </w:r>
    </w:p>
    <w:p w14:paraId="339CC7A2" w14:textId="77773326" w:rsidR="00B2261B" w:rsidRDefault="00B2261B" w:rsidP="000D2629">
      <w:pPr>
        <w:spacing w:line="480" w:lineRule="auto"/>
        <w:ind w:firstLine="708"/>
        <w:jc w:val="both"/>
        <w:rPr>
          <w:lang w:val="en-US"/>
        </w:rPr>
      </w:pPr>
      <w:r>
        <w:rPr>
          <w:lang w:val="en-US"/>
        </w:rPr>
        <w:t xml:space="preserve">Moreover, over time relatively more </w:t>
      </w:r>
      <w:r w:rsidR="000074BC">
        <w:rPr>
          <w:lang w:val="en-US"/>
        </w:rPr>
        <w:t>different</w:t>
      </w:r>
      <w:r>
        <w:rPr>
          <w:lang w:val="en-US"/>
        </w:rPr>
        <w:t>-</w:t>
      </w:r>
      <w:r w:rsidR="000074BC">
        <w:rPr>
          <w:lang w:val="en-US"/>
        </w:rPr>
        <w:t>party ties</w:t>
      </w:r>
      <w:r>
        <w:rPr>
          <w:lang w:val="en-US"/>
        </w:rPr>
        <w:t xml:space="preserve"> were forge</w:t>
      </w:r>
      <w:r w:rsidR="000074BC">
        <w:rPr>
          <w:lang w:val="en-US"/>
        </w:rPr>
        <w:t xml:space="preserve"> </w:t>
      </w:r>
      <w:r>
        <w:rPr>
          <w:lang w:val="en-US"/>
        </w:rPr>
        <w:t>in both</w:t>
      </w:r>
      <w:r w:rsidR="000074BC">
        <w:rPr>
          <w:lang w:val="en-US"/>
        </w:rPr>
        <w:t xml:space="preserve"> the following (</w:t>
      </w:r>
      <w:r>
        <w:rPr>
          <w:lang w:val="en-US"/>
        </w:rPr>
        <w:t xml:space="preserve">ratio same party to different party at </w:t>
      </w:r>
      <w:r w:rsidR="000074BC">
        <w:rPr>
          <w:lang w:val="en-US"/>
        </w:rPr>
        <w:t>T1: 0.71/0.19=3.74</w:t>
      </w:r>
      <w:r>
        <w:rPr>
          <w:lang w:val="en-US"/>
        </w:rPr>
        <w:t xml:space="preserve"> and at</w:t>
      </w:r>
      <w:r w:rsidR="000074BC">
        <w:rPr>
          <w:lang w:val="en-US"/>
        </w:rPr>
        <w:t xml:space="preserve"> T3: 0.74/0.22=3.36; Table 1) and retweet (from 34 in T1 to 25 in T3, Table 1)</w:t>
      </w:r>
      <w:r>
        <w:rPr>
          <w:lang w:val="en-US"/>
        </w:rPr>
        <w:t xml:space="preserve"> layer</w:t>
      </w:r>
      <w:r w:rsidR="000074BC">
        <w:rPr>
          <w:lang w:val="en-US"/>
        </w:rPr>
        <w:t>. For the following layer</w:t>
      </w:r>
      <w:r>
        <w:rPr>
          <w:lang w:val="en-US"/>
        </w:rPr>
        <w:t>,</w:t>
      </w:r>
      <w:r w:rsidR="000074BC">
        <w:rPr>
          <w:lang w:val="en-US"/>
        </w:rPr>
        <w:t xml:space="preserve"> Newman’s </w:t>
      </w:r>
      <w:proofErr w:type="spellStart"/>
      <w:r w:rsidR="000074BC">
        <w:rPr>
          <w:lang w:val="en-US"/>
        </w:rPr>
        <w:t>Assortativity</w:t>
      </w:r>
      <w:proofErr w:type="spellEnd"/>
      <w:r w:rsidR="000074BC">
        <w:rPr>
          <w:lang w:val="en-US"/>
        </w:rPr>
        <w:t xml:space="preserve"> Coefficient has decreased over time as well. </w:t>
      </w:r>
      <w:r>
        <w:rPr>
          <w:lang w:val="en-US"/>
        </w:rPr>
        <w:t>Conversely, in the @-mention layer</w:t>
      </w:r>
      <w:r w:rsidR="000074BC">
        <w:rPr>
          <w:lang w:val="en-US"/>
        </w:rPr>
        <w:t xml:space="preserve"> the ratio of same-party and different</w:t>
      </w:r>
      <w:r>
        <w:rPr>
          <w:lang w:val="en-US"/>
        </w:rPr>
        <w:t>-</w:t>
      </w:r>
      <w:r w:rsidR="000074BC">
        <w:rPr>
          <w:lang w:val="en-US"/>
        </w:rPr>
        <w:t>party ties has increased and we also observe increasing</w:t>
      </w:r>
      <w:r w:rsidR="0012706C">
        <w:rPr>
          <w:lang w:val="en-US"/>
        </w:rPr>
        <w:t xml:space="preserve">  values for Newman’s </w:t>
      </w:r>
      <w:proofErr w:type="spellStart"/>
      <w:r w:rsidR="0012706C">
        <w:rPr>
          <w:lang w:val="en-US"/>
        </w:rPr>
        <w:t>Assortativity</w:t>
      </w:r>
      <w:proofErr w:type="spellEnd"/>
      <w:r w:rsidR="0012706C">
        <w:rPr>
          <w:lang w:val="en-US"/>
        </w:rPr>
        <w:t xml:space="preserve"> Coefficient </w:t>
      </w:r>
      <w:r w:rsidR="000074BC">
        <w:rPr>
          <w:lang w:val="en-US"/>
        </w:rPr>
        <w:t>over time in this layer (e.g. from 0.39 in T1 to 0.4</w:t>
      </w:r>
      <w:r w:rsidR="0012706C">
        <w:rPr>
          <w:lang w:val="en-US"/>
        </w:rPr>
        <w:t>7</w:t>
      </w:r>
      <w:r w:rsidR="000074BC">
        <w:rPr>
          <w:lang w:val="en-US"/>
        </w:rPr>
        <w:t xml:space="preserve"> in T3</w:t>
      </w:r>
      <w:r w:rsidR="0012706C">
        <w:rPr>
          <w:lang w:val="en-US"/>
        </w:rPr>
        <w:t xml:space="preserve">; </w:t>
      </w:r>
      <w:r w:rsidR="000074BC">
        <w:rPr>
          <w:lang w:val="en-US"/>
        </w:rPr>
        <w:t>Table 2).</w:t>
      </w:r>
      <w:r>
        <w:rPr>
          <w:lang w:val="en-US"/>
        </w:rPr>
        <w:t xml:space="preserve"> Following the architecture reasoning, this signifies that after the elections MPs are seeking less cross-party debate.</w:t>
      </w:r>
      <w:r w:rsidR="000074BC">
        <w:rPr>
          <w:lang w:val="en-US"/>
        </w:rPr>
        <w:t xml:space="preserve"> </w:t>
      </w:r>
    </w:p>
    <w:p w14:paraId="0AEE69A4" w14:textId="77777777" w:rsidR="00663BCF" w:rsidRDefault="00663BCF" w:rsidP="000D2629">
      <w:pPr>
        <w:spacing w:line="480" w:lineRule="auto"/>
        <w:ind w:firstLine="0"/>
        <w:jc w:val="both"/>
        <w:rPr>
          <w:lang w:val="en-US"/>
        </w:rPr>
      </w:pPr>
    </w:p>
    <w:p w14:paraId="35F1EFD4" w14:textId="785C607C" w:rsidR="000D2629" w:rsidRPr="00A5347C" w:rsidRDefault="00663BCF" w:rsidP="000D2629">
      <w:pPr>
        <w:spacing w:line="480" w:lineRule="auto"/>
        <w:ind w:firstLine="0"/>
        <w:jc w:val="both"/>
      </w:pPr>
      <w:r w:rsidRPr="00A5347C">
        <w:t>&lt;&lt;&lt;</w:t>
      </w:r>
      <w:proofErr w:type="spellStart"/>
      <w:r w:rsidRPr="00A5347C">
        <w:t>Table</w:t>
      </w:r>
      <w:proofErr w:type="spellEnd"/>
      <w:r w:rsidRPr="00A5347C">
        <w:t xml:space="preserve"> 1 &amp; 2&gt;&gt;&gt;</w:t>
      </w:r>
    </w:p>
    <w:p w14:paraId="126A26BD" w14:textId="77777777" w:rsidR="006B1929" w:rsidRDefault="006B1929" w:rsidP="000D2629">
      <w:pPr>
        <w:spacing w:line="480" w:lineRule="auto"/>
        <w:ind w:firstLine="0"/>
        <w:jc w:val="both"/>
        <w:rPr>
          <w:b/>
          <w:bCs/>
          <w:i/>
          <w:lang w:val="en-US"/>
        </w:rPr>
      </w:pPr>
    </w:p>
    <w:p w14:paraId="50692BC2" w14:textId="7FBD0B5F" w:rsidR="003F0BAF" w:rsidRPr="00B663E2" w:rsidRDefault="00B663E2" w:rsidP="000D2629">
      <w:pPr>
        <w:spacing w:line="480" w:lineRule="auto"/>
        <w:ind w:firstLine="0"/>
        <w:jc w:val="both"/>
        <w:rPr>
          <w:b/>
          <w:bCs/>
          <w:i/>
          <w:lang w:val="en-US"/>
        </w:rPr>
      </w:pPr>
      <w:r w:rsidRPr="00B663E2">
        <w:rPr>
          <w:b/>
          <w:bCs/>
          <w:i/>
          <w:lang w:val="en-US"/>
        </w:rPr>
        <w:t>N</w:t>
      </w:r>
      <w:r>
        <w:rPr>
          <w:b/>
          <w:bCs/>
          <w:i/>
          <w:lang w:val="en-US"/>
        </w:rPr>
        <w:t>etwork dynamics</w:t>
      </w:r>
    </w:p>
    <w:p w14:paraId="07E65249" w14:textId="57297473" w:rsidR="001343BD" w:rsidRDefault="001343BD" w:rsidP="00283711">
      <w:pPr>
        <w:spacing w:line="480" w:lineRule="auto"/>
        <w:ind w:firstLine="0"/>
        <w:jc w:val="both"/>
        <w:rPr>
          <w:iCs/>
          <w:lang w:val="en-GB"/>
        </w:rPr>
      </w:pPr>
      <w:r>
        <w:rPr>
          <w:iCs/>
          <w:lang w:val="en-GB"/>
        </w:rPr>
        <w:lastRenderedPageBreak/>
        <w:t xml:space="preserve">Before we delve deeper into our core results derived from the </w:t>
      </w:r>
      <w:proofErr w:type="spellStart"/>
      <w:r>
        <w:rPr>
          <w:iCs/>
          <w:lang w:val="en-GB"/>
        </w:rPr>
        <w:t>RSiena</w:t>
      </w:r>
      <w:proofErr w:type="spellEnd"/>
      <w:r>
        <w:rPr>
          <w:iCs/>
          <w:lang w:val="en-GB"/>
        </w:rPr>
        <w:t xml:space="preserve"> models, we briefly describe</w:t>
      </w:r>
      <w:r w:rsidR="00645AA6">
        <w:rPr>
          <w:iCs/>
          <w:lang w:val="en-GB"/>
        </w:rPr>
        <w:t xml:space="preserve"> some noteworthy</w:t>
      </w:r>
      <w:r>
        <w:rPr>
          <w:iCs/>
          <w:lang w:val="en-GB"/>
        </w:rPr>
        <w:t xml:space="preserve"> structural effects </w:t>
      </w:r>
      <w:r w:rsidR="00645AA6">
        <w:rPr>
          <w:iCs/>
          <w:lang w:val="en-GB"/>
        </w:rPr>
        <w:t xml:space="preserve">observed </w:t>
      </w:r>
      <w:r>
        <w:rPr>
          <w:iCs/>
          <w:lang w:val="en-GB"/>
        </w:rPr>
        <w:t xml:space="preserve">and the estimated </w:t>
      </w:r>
      <w:r w:rsidR="00645AA6">
        <w:rPr>
          <w:iCs/>
          <w:lang w:val="en-GB"/>
        </w:rPr>
        <w:t>covariate</w:t>
      </w:r>
      <w:r>
        <w:rPr>
          <w:iCs/>
          <w:lang w:val="en-GB"/>
        </w:rPr>
        <w:t xml:space="preserve"> effects as summarised in Supplementary Material C. </w:t>
      </w:r>
    </w:p>
    <w:p w14:paraId="63302C3A" w14:textId="77777777" w:rsidR="001343BD" w:rsidRDefault="001343BD" w:rsidP="00283711">
      <w:pPr>
        <w:spacing w:line="480" w:lineRule="auto"/>
        <w:ind w:firstLine="0"/>
        <w:jc w:val="both"/>
        <w:rPr>
          <w:iCs/>
          <w:lang w:val="en-GB"/>
        </w:rPr>
      </w:pPr>
    </w:p>
    <w:p w14:paraId="4ABD8700" w14:textId="7F7B73B3" w:rsidR="001A1D45" w:rsidRPr="007E08C9" w:rsidRDefault="001A1D45" w:rsidP="00283711">
      <w:pPr>
        <w:spacing w:line="480" w:lineRule="auto"/>
        <w:ind w:firstLine="0"/>
        <w:jc w:val="both"/>
        <w:rPr>
          <w:i/>
          <w:lang w:val="en-GB"/>
        </w:rPr>
      </w:pPr>
      <w:r>
        <w:rPr>
          <w:i/>
          <w:lang w:val="en-GB"/>
        </w:rPr>
        <w:t>Structural</w:t>
      </w:r>
      <w:r w:rsidR="00645AA6">
        <w:rPr>
          <w:i/>
          <w:lang w:val="en-GB"/>
        </w:rPr>
        <w:t xml:space="preserve"> and cov</w:t>
      </w:r>
      <w:r w:rsidR="005D730A">
        <w:rPr>
          <w:i/>
          <w:lang w:val="en-GB"/>
        </w:rPr>
        <w:t>a</w:t>
      </w:r>
      <w:r w:rsidR="00645AA6">
        <w:rPr>
          <w:i/>
          <w:lang w:val="en-GB"/>
        </w:rPr>
        <w:t>riate</w:t>
      </w:r>
      <w:r>
        <w:rPr>
          <w:i/>
          <w:lang w:val="en-GB"/>
        </w:rPr>
        <w:t xml:space="preserve"> effects</w:t>
      </w:r>
    </w:p>
    <w:p w14:paraId="0F50E8C6" w14:textId="6D71C5F4" w:rsidR="006409BE" w:rsidRDefault="00275B89" w:rsidP="00BD63B2">
      <w:pPr>
        <w:spacing w:line="480" w:lineRule="auto"/>
        <w:ind w:firstLine="0"/>
        <w:jc w:val="both"/>
        <w:rPr>
          <w:iCs/>
          <w:lang w:val="en-GB"/>
        </w:rPr>
      </w:pPr>
      <w:r>
        <w:rPr>
          <w:iCs/>
          <w:lang w:val="en-GB"/>
        </w:rPr>
        <w:t>In all three network</w:t>
      </w:r>
      <w:r w:rsidR="00907CF8">
        <w:rPr>
          <w:iCs/>
          <w:lang w:val="en-GB"/>
        </w:rPr>
        <w:t xml:space="preserve"> layers</w:t>
      </w:r>
      <w:r>
        <w:rPr>
          <w:iCs/>
          <w:lang w:val="en-GB"/>
        </w:rPr>
        <w:t xml:space="preserve"> we observe positive significant reciprocity effects</w:t>
      </w:r>
      <w:r w:rsidR="00645AA6">
        <w:rPr>
          <w:iCs/>
          <w:lang w:val="en-GB"/>
        </w:rPr>
        <w:t>, and they</w:t>
      </w:r>
      <w:r w:rsidR="006409BE">
        <w:rPr>
          <w:iCs/>
          <w:lang w:val="en-GB"/>
        </w:rPr>
        <w:t xml:space="preserve"> are strongest </w:t>
      </w:r>
      <w:r w:rsidR="00645AA6">
        <w:rPr>
          <w:iCs/>
          <w:lang w:val="en-GB"/>
        </w:rPr>
        <w:t>for</w:t>
      </w:r>
      <w:r>
        <w:rPr>
          <w:iCs/>
          <w:lang w:val="en-GB"/>
        </w:rPr>
        <w:t xml:space="preserve"> </w:t>
      </w:r>
      <w:r w:rsidR="008F144F">
        <w:rPr>
          <w:iCs/>
          <w:lang w:val="en-GB"/>
        </w:rPr>
        <w:t>@-mention</w:t>
      </w:r>
      <w:r w:rsidR="00645AA6">
        <w:rPr>
          <w:iCs/>
          <w:lang w:val="en-GB"/>
        </w:rPr>
        <w:t>s</w:t>
      </w:r>
      <w:r>
        <w:rPr>
          <w:iCs/>
          <w:lang w:val="en-GB"/>
        </w:rPr>
        <w:t xml:space="preserve"> </w:t>
      </w:r>
      <w:r w:rsidR="000D511A">
        <w:rPr>
          <w:iCs/>
          <w:lang w:val="en-GB"/>
        </w:rPr>
        <w:t>(b=1.402, se</w:t>
      </w:r>
      <w:r w:rsidR="00493BC2">
        <w:rPr>
          <w:iCs/>
          <w:lang w:val="en-GB"/>
        </w:rPr>
        <w:t>=0.</w:t>
      </w:r>
      <w:r w:rsidR="000D511A">
        <w:rPr>
          <w:iCs/>
          <w:lang w:val="en-GB"/>
        </w:rPr>
        <w:t>090)</w:t>
      </w:r>
      <w:r w:rsidR="00DA2633">
        <w:rPr>
          <w:iCs/>
          <w:lang w:val="en-GB"/>
        </w:rPr>
        <w:t>,</w:t>
      </w:r>
      <w:r>
        <w:rPr>
          <w:iCs/>
          <w:lang w:val="en-GB"/>
        </w:rPr>
        <w:t xml:space="preserve"> </w:t>
      </w:r>
      <w:r w:rsidR="00DA2633">
        <w:rPr>
          <w:iCs/>
          <w:lang w:val="en-GB"/>
        </w:rPr>
        <w:t>likely</w:t>
      </w:r>
      <w:r>
        <w:rPr>
          <w:iCs/>
          <w:lang w:val="en-GB"/>
        </w:rPr>
        <w:t xml:space="preserve"> </w:t>
      </w:r>
      <w:r w:rsidR="00320558">
        <w:rPr>
          <w:iCs/>
          <w:lang w:val="en-GB"/>
        </w:rPr>
        <w:t xml:space="preserve">reflecting </w:t>
      </w:r>
      <w:r>
        <w:rPr>
          <w:iCs/>
          <w:lang w:val="en-GB"/>
        </w:rPr>
        <w:t xml:space="preserve">that MPs </w:t>
      </w:r>
      <w:r w:rsidR="00320558">
        <w:rPr>
          <w:iCs/>
          <w:lang w:val="en-GB"/>
        </w:rPr>
        <w:t xml:space="preserve">hold small back-and-forth conversations or discussions via </w:t>
      </w:r>
      <w:r w:rsidR="00DA2633">
        <w:rPr>
          <w:iCs/>
          <w:lang w:val="en-GB"/>
        </w:rPr>
        <w:t>Twitter</w:t>
      </w:r>
      <w:r w:rsidR="00752104">
        <w:rPr>
          <w:iCs/>
          <w:lang w:val="en-GB"/>
        </w:rPr>
        <w:t xml:space="preserve">. </w:t>
      </w:r>
      <w:r w:rsidR="00645AA6">
        <w:rPr>
          <w:iCs/>
          <w:lang w:val="en-GB"/>
        </w:rPr>
        <w:t xml:space="preserve">Second, </w:t>
      </w:r>
      <w:r w:rsidR="00752104">
        <w:rPr>
          <w:iCs/>
          <w:lang w:val="en-GB"/>
        </w:rPr>
        <w:t>mo</w:t>
      </w:r>
      <w:r w:rsidR="00DA2633">
        <w:rPr>
          <w:iCs/>
          <w:lang w:val="en-GB"/>
        </w:rPr>
        <w:t>re</w:t>
      </w:r>
      <w:r w:rsidR="00752104">
        <w:rPr>
          <w:iCs/>
          <w:lang w:val="en-GB"/>
        </w:rPr>
        <w:t xml:space="preserve"> active MPs </w:t>
      </w:r>
      <w:r w:rsidR="00DA2633">
        <w:rPr>
          <w:iCs/>
          <w:lang w:val="en-GB"/>
        </w:rPr>
        <w:t xml:space="preserve">are </w:t>
      </w:r>
      <w:r w:rsidR="00752104">
        <w:rPr>
          <w:iCs/>
          <w:lang w:val="en-GB"/>
        </w:rPr>
        <w:t>significantly less popular</w:t>
      </w:r>
      <w:r w:rsidR="0090412A">
        <w:rPr>
          <w:iCs/>
          <w:lang w:val="en-GB"/>
        </w:rPr>
        <w:t>, as indicated by the negative outdegree-</w:t>
      </w:r>
      <w:r w:rsidR="006409BE">
        <w:rPr>
          <w:iCs/>
          <w:lang w:val="en-GB"/>
        </w:rPr>
        <w:t>popularity</w:t>
      </w:r>
      <w:r w:rsidR="0090412A">
        <w:rPr>
          <w:iCs/>
          <w:lang w:val="en-GB"/>
        </w:rPr>
        <w:t xml:space="preserve"> </w:t>
      </w:r>
      <w:r w:rsidR="006409BE">
        <w:rPr>
          <w:iCs/>
          <w:lang w:val="en-GB"/>
        </w:rPr>
        <w:t>parameters</w:t>
      </w:r>
      <w:r w:rsidR="000D511A">
        <w:rPr>
          <w:iCs/>
          <w:lang w:val="en-GB"/>
        </w:rPr>
        <w:t xml:space="preserve"> (b</w:t>
      </w:r>
      <w:r w:rsidR="00493BC2">
        <w:rPr>
          <w:iCs/>
          <w:lang w:val="en-GB"/>
        </w:rPr>
        <w:t>=-0.</w:t>
      </w:r>
      <w:r w:rsidR="000D511A">
        <w:rPr>
          <w:iCs/>
          <w:lang w:val="en-GB"/>
        </w:rPr>
        <w:t>186; b=-0.096; b</w:t>
      </w:r>
      <w:r w:rsidR="00493BC2">
        <w:rPr>
          <w:iCs/>
          <w:lang w:val="en-GB"/>
        </w:rPr>
        <w:t>=-0.</w:t>
      </w:r>
      <w:r w:rsidR="000D511A">
        <w:rPr>
          <w:iCs/>
          <w:lang w:val="en-GB"/>
        </w:rPr>
        <w:t>271, respectively for following, @-mentions and retweets)</w:t>
      </w:r>
      <w:r w:rsidR="00752104">
        <w:rPr>
          <w:iCs/>
          <w:lang w:val="en-GB"/>
        </w:rPr>
        <w:t>.</w:t>
      </w:r>
      <w:r w:rsidR="00DA2633">
        <w:rPr>
          <w:iCs/>
          <w:lang w:val="en-GB"/>
        </w:rPr>
        <w:t xml:space="preserve"> </w:t>
      </w:r>
      <w:r w:rsidR="00645AA6">
        <w:rPr>
          <w:iCs/>
          <w:lang w:val="en-GB"/>
        </w:rPr>
        <w:t>M</w:t>
      </w:r>
      <w:r w:rsidR="00320558">
        <w:rPr>
          <w:iCs/>
          <w:lang w:val="en-GB"/>
        </w:rPr>
        <w:t xml:space="preserve">ore prominent politicians </w:t>
      </w:r>
      <w:r w:rsidR="00645AA6">
        <w:rPr>
          <w:iCs/>
          <w:lang w:val="en-GB"/>
        </w:rPr>
        <w:t>seem to have less time to invest on Twitter but are still called upon mo</w:t>
      </w:r>
      <w:r w:rsidR="00645AA6">
        <w:rPr>
          <w:iCs/>
          <w:lang w:val="en-GB"/>
        </w:rPr>
        <w:t>re by others</w:t>
      </w:r>
      <w:r w:rsidR="00DA2633">
        <w:rPr>
          <w:iCs/>
          <w:lang w:val="en-GB"/>
        </w:rPr>
        <w:t xml:space="preserve">. </w:t>
      </w:r>
      <w:r w:rsidR="00645AA6">
        <w:rPr>
          <w:iCs/>
          <w:lang w:val="en-GB"/>
        </w:rPr>
        <w:t xml:space="preserve">Third, </w:t>
      </w:r>
      <w:r w:rsidR="00645AA6">
        <w:rPr>
          <w:iCs/>
          <w:lang w:val="en-GB"/>
        </w:rPr>
        <w:t>a</w:t>
      </w:r>
      <w:r w:rsidR="00DA2633">
        <w:rPr>
          <w:iCs/>
          <w:lang w:val="en-GB"/>
        </w:rPr>
        <w:t>ll network</w:t>
      </w:r>
      <w:r w:rsidR="00645AA6">
        <w:rPr>
          <w:iCs/>
          <w:lang w:val="en-GB"/>
        </w:rPr>
        <w:t xml:space="preserve"> layers</w:t>
      </w:r>
      <w:r w:rsidR="00DA2633">
        <w:rPr>
          <w:iCs/>
          <w:lang w:val="en-GB"/>
        </w:rPr>
        <w:t xml:space="preserve"> show transitive closure</w:t>
      </w:r>
      <w:r w:rsidR="006409BE">
        <w:rPr>
          <w:iCs/>
          <w:lang w:val="en-GB"/>
        </w:rPr>
        <w:t xml:space="preserve"> (e.g.</w:t>
      </w:r>
      <w:r w:rsidR="009E798D">
        <w:rPr>
          <w:iCs/>
          <w:lang w:val="en-GB"/>
        </w:rPr>
        <w:t>,</w:t>
      </w:r>
      <w:r w:rsidR="006409BE">
        <w:rPr>
          <w:iCs/>
          <w:lang w:val="en-GB"/>
        </w:rPr>
        <w:t xml:space="preserve"> MPs are likely to follow MPs who are followed by MPs already being followed)</w:t>
      </w:r>
      <w:r w:rsidR="00DA2633">
        <w:rPr>
          <w:iCs/>
          <w:lang w:val="en-GB"/>
        </w:rPr>
        <w:t>.</w:t>
      </w:r>
      <w:r w:rsidR="004C68E6">
        <w:rPr>
          <w:iCs/>
          <w:lang w:val="en-GB"/>
        </w:rPr>
        <w:t xml:space="preserve"> </w:t>
      </w:r>
      <w:r w:rsidR="007E08C9">
        <w:rPr>
          <w:iCs/>
          <w:lang w:val="en-GB"/>
        </w:rPr>
        <w:t>T</w:t>
      </w:r>
      <w:r w:rsidR="00DA2633">
        <w:rPr>
          <w:iCs/>
          <w:lang w:val="en-GB"/>
        </w:rPr>
        <w:t>he shared popularity effect was negative in all three layers but only reached significance in the retweet layer</w:t>
      </w:r>
      <w:r w:rsidR="000D511A">
        <w:rPr>
          <w:iCs/>
          <w:lang w:val="en-GB"/>
        </w:rPr>
        <w:t xml:space="preserve"> (b=-0.014, se=0.005)</w:t>
      </w:r>
      <w:r w:rsidR="00DA2633">
        <w:rPr>
          <w:iCs/>
          <w:lang w:val="en-GB"/>
        </w:rPr>
        <w:t xml:space="preserve">. </w:t>
      </w:r>
      <w:r w:rsidR="009E798D">
        <w:rPr>
          <w:iCs/>
          <w:lang w:val="en-GB"/>
        </w:rPr>
        <w:t xml:space="preserve">This finding is in line with the theory that social contagion is lower within a community because of </w:t>
      </w:r>
      <w:r w:rsidR="009E798D" w:rsidRPr="009E798D">
        <w:rPr>
          <w:lang w:val="en-GB"/>
        </w:rPr>
        <w:t>the inherent redundancy and lack of novelty of messages within a community</w:t>
      </w:r>
      <w:r w:rsidR="009E798D">
        <w:rPr>
          <w:lang w:val="en-GB"/>
        </w:rPr>
        <w:t xml:space="preserve"> but contradicts the idea that tweets spread via complex social contagion </w:t>
      </w:r>
      <w:commentRangeStart w:id="20"/>
      <w:r w:rsidR="009E798D">
        <w:rPr>
          <w:lang w:val="en-GB"/>
        </w:rPr>
        <w:fldChar w:fldCharType="begin"/>
      </w:r>
      <w:r w:rsidR="005356BA">
        <w:rPr>
          <w:lang w:val="en-GB"/>
        </w:rPr>
        <w:instrText xml:space="preserve"> ADDIN ZOTERO_ITEM CSL_CITATION {"citationID":"OoT12y6b","properties":{"formattedCitation":"(Harrigan et al. 2012)","plainCitation":"(Harrigan et al. 2012)","noteIndex":0},"citationItems":[{"id":1,"uris":["http://zotero.org/users/6814611/items/NCMQFHVX"],"itemData":{"id":1,"type":"article-journal","abstract":"What is the effect of (1) popular individuals, and (2) community structures on the retransmission of socially contagious behavior? We examine a community of Twitter users over a five month period, operationalizing social contagion as ‘retweeting’, and social structure as the count of subgraphs (small patterns of ties and nodes) between users in the follower/following network. We find that popular individuals act as ‘inefficient hubs’ for social contagion: they have limited attention, are overloaded with inputs, and therefore display limited responsiveness to viral messages. We argue this contradicts the ‘law of the few’ and ‘influentials hypothesis’. We find that community structures, particularly reciprocal ties and certain triadic structures, substantially increase social contagion. This contradicts the theory that communities display lower internal contagion because of the inherent redundancy and lack of novelty of messages within a community. Instead, we speculate that the reasons community structures show increased social contagion are, first, that members of communities have higher similarity (reflecting shared interests and characteristics, increasing the relevance of messages), and second, that communities amplify the social bonding effect of retransmitted messages.","container-title":"Social Networks","DOI":"10.1016/j.socnet.2012.02.005","ISSN":"0378-8733","issue":"4","journalAbbreviation":"Social Networks","language":"en","page":"470-480","source":"ScienceDirect","title":"Influentials, novelty, and social contagion: The viral power of average friends, close communities, and old news","title-short":"Influentials, novelty, and social contagion","volume":"34","author":[{"family":"Harrigan","given":"Nicholas"},{"family":"Achananuparp","given":"Palakorn"},{"family":"Lim","given":"Ee-Peng"}],"issued":{"date-parts":[["2012",10,1]]}}}],"schema":"https://github.com/citation-style-language/schema/raw/master/csl-citation.json"} </w:instrText>
      </w:r>
      <w:r w:rsidR="009E798D">
        <w:rPr>
          <w:lang w:val="en-GB"/>
        </w:rPr>
        <w:fldChar w:fldCharType="separate"/>
      </w:r>
      <w:r w:rsidR="009E798D" w:rsidRPr="0035514A">
        <w:rPr>
          <w:rFonts w:ascii="Calibri" w:hAnsi="Calibri" w:cs="Calibri"/>
          <w:lang w:val="en-GB"/>
        </w:rPr>
        <w:t>(Harrigan et al. 2012)</w:t>
      </w:r>
      <w:r w:rsidR="009E798D">
        <w:rPr>
          <w:lang w:val="en-GB"/>
        </w:rPr>
        <w:fldChar w:fldCharType="end"/>
      </w:r>
      <w:commentRangeEnd w:id="20"/>
      <w:r w:rsidR="007E08C9">
        <w:rPr>
          <w:rStyle w:val="CommentReference"/>
        </w:rPr>
        <w:commentReference w:id="20"/>
      </w:r>
      <w:r w:rsidR="002016A0">
        <w:rPr>
          <w:iCs/>
          <w:lang w:val="en-GB"/>
        </w:rPr>
        <w:t xml:space="preserve">. </w:t>
      </w:r>
    </w:p>
    <w:p w14:paraId="033E4E82" w14:textId="40016580" w:rsidR="00E5726A" w:rsidRDefault="00645AA6" w:rsidP="00283711">
      <w:pPr>
        <w:spacing w:line="480" w:lineRule="auto"/>
        <w:ind w:firstLine="708"/>
        <w:jc w:val="both"/>
        <w:rPr>
          <w:iCs/>
          <w:lang w:val="en-GB"/>
        </w:rPr>
      </w:pPr>
      <w:r>
        <w:rPr>
          <w:iCs/>
          <w:lang w:val="en-GB"/>
        </w:rPr>
        <w:t>For our covariates,</w:t>
      </w:r>
      <w:r w:rsidR="00442362">
        <w:rPr>
          <w:iCs/>
          <w:lang w:val="en-GB"/>
        </w:rPr>
        <w:t xml:space="preserve"> f</w:t>
      </w:r>
      <w:r>
        <w:rPr>
          <w:iCs/>
          <w:lang w:val="en-GB"/>
        </w:rPr>
        <w:t xml:space="preserve">irst, </w:t>
      </w:r>
      <w:r w:rsidR="00111936">
        <w:rPr>
          <w:iCs/>
          <w:lang w:val="en-GB"/>
        </w:rPr>
        <w:t xml:space="preserve">MPs with a </w:t>
      </w:r>
      <w:r w:rsidR="00313D58">
        <w:rPr>
          <w:iCs/>
          <w:lang w:val="en-GB"/>
        </w:rPr>
        <w:t xml:space="preserve">better ballot </w:t>
      </w:r>
      <w:r w:rsidR="00111936">
        <w:rPr>
          <w:iCs/>
          <w:lang w:val="en-GB"/>
        </w:rPr>
        <w:t xml:space="preserve">position </w:t>
      </w:r>
      <w:r w:rsidR="000D511A">
        <w:rPr>
          <w:iCs/>
          <w:lang w:val="en-GB"/>
        </w:rPr>
        <w:t>– who  score</w:t>
      </w:r>
      <w:r w:rsidR="00703E88">
        <w:rPr>
          <w:iCs/>
          <w:lang w:val="en-GB"/>
        </w:rPr>
        <w:t xml:space="preserve"> lower</w:t>
      </w:r>
      <w:r w:rsidR="000D511A">
        <w:rPr>
          <w:iCs/>
          <w:lang w:val="en-GB"/>
        </w:rPr>
        <w:t xml:space="preserve"> on this variable – </w:t>
      </w:r>
      <w:r w:rsidR="00111936">
        <w:rPr>
          <w:iCs/>
          <w:lang w:val="en-GB"/>
        </w:rPr>
        <w:t xml:space="preserve">follow </w:t>
      </w:r>
      <w:r w:rsidR="00724446">
        <w:rPr>
          <w:iCs/>
          <w:lang w:val="en-GB"/>
        </w:rPr>
        <w:t xml:space="preserve">fewer </w:t>
      </w:r>
      <w:r w:rsidR="00111936">
        <w:rPr>
          <w:iCs/>
          <w:lang w:val="en-GB"/>
        </w:rPr>
        <w:t xml:space="preserve">other MPs </w:t>
      </w:r>
      <w:r w:rsidR="000D511A">
        <w:rPr>
          <w:iCs/>
          <w:lang w:val="en-GB"/>
        </w:rPr>
        <w:t>(b=0.542, se</w:t>
      </w:r>
      <w:r w:rsidR="00493BC2">
        <w:rPr>
          <w:iCs/>
          <w:lang w:val="en-GB"/>
        </w:rPr>
        <w:t>=0.</w:t>
      </w:r>
      <w:r w:rsidR="000D511A">
        <w:rPr>
          <w:iCs/>
          <w:lang w:val="en-GB"/>
        </w:rPr>
        <w:t xml:space="preserve">154) </w:t>
      </w:r>
      <w:r w:rsidR="00111936">
        <w:rPr>
          <w:iCs/>
          <w:lang w:val="en-GB"/>
        </w:rPr>
        <w:t>but are @</w:t>
      </w:r>
      <w:r w:rsidR="000D511A">
        <w:rPr>
          <w:iCs/>
          <w:lang w:val="en-GB"/>
        </w:rPr>
        <w:t>-</w:t>
      </w:r>
      <w:r w:rsidR="00111936">
        <w:rPr>
          <w:iCs/>
          <w:lang w:val="en-GB"/>
        </w:rPr>
        <w:t xml:space="preserve">mentioned </w:t>
      </w:r>
      <w:r w:rsidR="000D511A">
        <w:rPr>
          <w:iCs/>
          <w:lang w:val="en-GB"/>
        </w:rPr>
        <w:t>(b</w:t>
      </w:r>
      <w:r w:rsidR="00493BC2">
        <w:rPr>
          <w:iCs/>
          <w:lang w:val="en-GB"/>
        </w:rPr>
        <w:t>=-0.</w:t>
      </w:r>
      <w:r w:rsidR="000D511A">
        <w:rPr>
          <w:iCs/>
          <w:lang w:val="en-GB"/>
        </w:rPr>
        <w:t>012, se</w:t>
      </w:r>
      <w:r w:rsidR="00493BC2">
        <w:rPr>
          <w:iCs/>
          <w:lang w:val="en-GB"/>
        </w:rPr>
        <w:t>=0.</w:t>
      </w:r>
      <w:r w:rsidR="000D511A">
        <w:rPr>
          <w:iCs/>
          <w:lang w:val="en-GB"/>
        </w:rPr>
        <w:t>003) and retweeted (b</w:t>
      </w:r>
      <w:r w:rsidR="00493BC2">
        <w:rPr>
          <w:iCs/>
          <w:lang w:val="en-GB"/>
        </w:rPr>
        <w:t>=-0.</w:t>
      </w:r>
      <w:r w:rsidR="000D511A">
        <w:rPr>
          <w:iCs/>
          <w:lang w:val="en-GB"/>
        </w:rPr>
        <w:t xml:space="preserve">012, se=0.004) </w:t>
      </w:r>
      <w:r w:rsidR="00724446">
        <w:rPr>
          <w:iCs/>
          <w:lang w:val="en-GB"/>
        </w:rPr>
        <w:t>more</w:t>
      </w:r>
      <w:r w:rsidR="00385718">
        <w:rPr>
          <w:iCs/>
          <w:lang w:val="en-GB"/>
        </w:rPr>
        <w:t xml:space="preserve">, indicating </w:t>
      </w:r>
      <w:r w:rsidR="00B00A60">
        <w:rPr>
          <w:iCs/>
          <w:lang w:val="en-GB"/>
        </w:rPr>
        <w:t xml:space="preserve">that MPs with a </w:t>
      </w:r>
      <w:r w:rsidR="00BD63B2">
        <w:rPr>
          <w:iCs/>
          <w:lang w:val="en-GB"/>
        </w:rPr>
        <w:t xml:space="preserve">more </w:t>
      </w:r>
      <w:r w:rsidR="00A76DA8">
        <w:rPr>
          <w:iCs/>
          <w:lang w:val="en-GB"/>
        </w:rPr>
        <w:t xml:space="preserve">favourable position on the ballot </w:t>
      </w:r>
      <w:r w:rsidR="00B00A60">
        <w:rPr>
          <w:iCs/>
          <w:lang w:val="en-GB"/>
        </w:rPr>
        <w:t xml:space="preserve">are </w:t>
      </w:r>
      <w:commentRangeStart w:id="21"/>
      <w:r w:rsidR="00BD63B2">
        <w:rPr>
          <w:iCs/>
          <w:lang w:val="en-GB"/>
        </w:rPr>
        <w:t>s</w:t>
      </w:r>
      <w:r w:rsidR="007E08C9">
        <w:rPr>
          <w:iCs/>
          <w:lang w:val="en-GB"/>
        </w:rPr>
        <w:t>ought</w:t>
      </w:r>
      <w:r w:rsidR="00BD63B2">
        <w:rPr>
          <w:iCs/>
          <w:lang w:val="en-GB"/>
        </w:rPr>
        <w:t xml:space="preserve"> out more </w:t>
      </w:r>
      <w:commentRangeEnd w:id="21"/>
      <w:r w:rsidR="007E08C9">
        <w:rPr>
          <w:rStyle w:val="CommentReference"/>
        </w:rPr>
        <w:commentReference w:id="21"/>
      </w:r>
      <w:r w:rsidR="00BD63B2">
        <w:rPr>
          <w:iCs/>
          <w:lang w:val="en-GB"/>
        </w:rPr>
        <w:t>to dr</w:t>
      </w:r>
      <w:r w:rsidR="00BD63B2">
        <w:rPr>
          <w:iCs/>
          <w:lang w:val="en-GB"/>
        </w:rPr>
        <w:t>aw into a discussion and their (important) tweets are pushed more by others too</w:t>
      </w:r>
      <w:r w:rsidR="009C3DE8">
        <w:rPr>
          <w:iCs/>
          <w:lang w:val="en-GB"/>
        </w:rPr>
        <w:t xml:space="preserve">. </w:t>
      </w:r>
      <w:r w:rsidR="007E08C9">
        <w:rPr>
          <w:iCs/>
          <w:lang w:val="en-GB"/>
        </w:rPr>
        <w:t>P</w:t>
      </w:r>
      <w:r w:rsidR="00111936">
        <w:rPr>
          <w:iCs/>
          <w:lang w:val="en-GB"/>
        </w:rPr>
        <w:t xml:space="preserve">arty leaders </w:t>
      </w:r>
      <w:r w:rsidR="00BD63B2">
        <w:rPr>
          <w:iCs/>
          <w:lang w:val="en-GB"/>
        </w:rPr>
        <w:t xml:space="preserve">are also @-mentioned and retweeted relatively often (b=0.129, se=0.092; b=0.122, se=0.079; respectively), but they </w:t>
      </w:r>
      <w:r w:rsidR="00663BCF">
        <w:rPr>
          <w:iCs/>
          <w:lang w:val="en-GB"/>
        </w:rPr>
        <w:t xml:space="preserve">engage </w:t>
      </w:r>
      <w:r w:rsidR="00111936">
        <w:rPr>
          <w:iCs/>
          <w:lang w:val="en-GB"/>
        </w:rPr>
        <w:t>significant</w:t>
      </w:r>
      <w:r w:rsidR="00A76DA8">
        <w:rPr>
          <w:iCs/>
          <w:lang w:val="en-GB"/>
        </w:rPr>
        <w:t>ly</w:t>
      </w:r>
      <w:r w:rsidR="00111936">
        <w:rPr>
          <w:iCs/>
          <w:lang w:val="en-GB"/>
        </w:rPr>
        <w:t xml:space="preserve"> less</w:t>
      </w:r>
      <w:r w:rsidR="00663BCF">
        <w:rPr>
          <w:iCs/>
          <w:lang w:val="en-GB"/>
        </w:rPr>
        <w:t xml:space="preserve"> in</w:t>
      </w:r>
      <w:r w:rsidR="00111936">
        <w:rPr>
          <w:iCs/>
          <w:lang w:val="en-GB"/>
        </w:rPr>
        <w:t xml:space="preserve"> </w:t>
      </w:r>
      <w:r w:rsidR="00663BCF">
        <w:rPr>
          <w:iCs/>
          <w:lang w:val="en-GB"/>
        </w:rPr>
        <w:t>debate</w:t>
      </w:r>
      <w:r w:rsidR="00111936">
        <w:rPr>
          <w:iCs/>
          <w:lang w:val="en-GB"/>
        </w:rPr>
        <w:t xml:space="preserve"> on Twitter than non-party leaders as indicated by the</w:t>
      </w:r>
      <w:r w:rsidR="00895169">
        <w:rPr>
          <w:iCs/>
          <w:lang w:val="en-GB"/>
        </w:rPr>
        <w:t xml:space="preserve"> corresponding</w:t>
      </w:r>
      <w:r w:rsidR="00111936">
        <w:rPr>
          <w:iCs/>
          <w:lang w:val="en-GB"/>
        </w:rPr>
        <w:t xml:space="preserve"> negative and significant estimate</w:t>
      </w:r>
      <w:r w:rsidR="008C5F41">
        <w:rPr>
          <w:iCs/>
          <w:lang w:val="en-GB"/>
        </w:rPr>
        <w:t>d ego covariate</w:t>
      </w:r>
      <w:r w:rsidR="00895169">
        <w:rPr>
          <w:iCs/>
          <w:lang w:val="en-GB"/>
        </w:rPr>
        <w:t xml:space="preserve"> effect</w:t>
      </w:r>
      <w:r w:rsidR="00111936">
        <w:rPr>
          <w:iCs/>
          <w:lang w:val="en-GB"/>
        </w:rPr>
        <w:t xml:space="preserve"> within the @</w:t>
      </w:r>
      <w:r w:rsidR="00CA5D6A">
        <w:rPr>
          <w:iCs/>
          <w:lang w:val="en-GB"/>
        </w:rPr>
        <w:t>-</w:t>
      </w:r>
      <w:r w:rsidR="00111936">
        <w:rPr>
          <w:iCs/>
          <w:lang w:val="en-GB"/>
        </w:rPr>
        <w:t>mention layer</w:t>
      </w:r>
      <w:r w:rsidR="00CA5D6A">
        <w:rPr>
          <w:iCs/>
          <w:lang w:val="en-GB"/>
        </w:rPr>
        <w:t xml:space="preserve"> (b=-0.300, se</w:t>
      </w:r>
      <w:r w:rsidR="00493BC2">
        <w:rPr>
          <w:iCs/>
          <w:lang w:val="en-GB"/>
        </w:rPr>
        <w:t>=0.</w:t>
      </w:r>
      <w:r w:rsidR="00CA5D6A">
        <w:rPr>
          <w:iCs/>
          <w:lang w:val="en-GB"/>
        </w:rPr>
        <w:t>096)</w:t>
      </w:r>
      <w:r w:rsidR="00111936">
        <w:rPr>
          <w:iCs/>
          <w:lang w:val="en-GB"/>
        </w:rPr>
        <w:t xml:space="preserve">. </w:t>
      </w:r>
      <w:r w:rsidR="007E08C9">
        <w:rPr>
          <w:iCs/>
          <w:lang w:val="en-GB"/>
        </w:rPr>
        <w:t>A</w:t>
      </w:r>
      <w:r w:rsidR="00BD63B2">
        <w:rPr>
          <w:iCs/>
          <w:lang w:val="en-GB"/>
        </w:rPr>
        <w:t xml:space="preserve">lthough </w:t>
      </w:r>
      <w:r w:rsidR="00CA5D6A">
        <w:rPr>
          <w:iCs/>
          <w:lang w:val="en-GB"/>
        </w:rPr>
        <w:t xml:space="preserve">there are 13 different parties in parliament, we only find few significant party effects. </w:t>
      </w:r>
      <w:commentRangeStart w:id="22"/>
      <w:commentRangeStart w:id="23"/>
      <w:r w:rsidR="00A76DA8">
        <w:rPr>
          <w:iCs/>
          <w:lang w:val="en-GB"/>
        </w:rPr>
        <w:t xml:space="preserve">MPs of the </w:t>
      </w:r>
      <w:r w:rsidR="00CA5D6A">
        <w:rPr>
          <w:iCs/>
          <w:lang w:val="en-GB"/>
        </w:rPr>
        <w:t>liberal democrats and g</w:t>
      </w:r>
      <w:r w:rsidR="00A76DA8">
        <w:rPr>
          <w:iCs/>
          <w:lang w:val="en-GB"/>
        </w:rPr>
        <w:t>reen</w:t>
      </w:r>
      <w:r w:rsidR="00CA5D6A">
        <w:rPr>
          <w:iCs/>
          <w:lang w:val="en-GB"/>
        </w:rPr>
        <w:t xml:space="preserve"> party</w:t>
      </w:r>
      <w:r w:rsidR="00A76DA8">
        <w:rPr>
          <w:iCs/>
          <w:lang w:val="en-GB"/>
        </w:rPr>
        <w:t xml:space="preserve"> </w:t>
      </w:r>
      <w:r w:rsidR="00A76DA8">
        <w:rPr>
          <w:iCs/>
          <w:lang w:val="en-GB"/>
        </w:rPr>
        <w:lastRenderedPageBreak/>
        <w:t>are @</w:t>
      </w:r>
      <w:r w:rsidR="00CA5D6A">
        <w:rPr>
          <w:iCs/>
          <w:lang w:val="en-GB"/>
        </w:rPr>
        <w:t>-</w:t>
      </w:r>
      <w:r w:rsidR="00A76DA8">
        <w:rPr>
          <w:iCs/>
          <w:lang w:val="en-GB"/>
        </w:rPr>
        <w:t>mentioned less often than others</w:t>
      </w:r>
      <w:r w:rsidR="00703E88">
        <w:rPr>
          <w:iCs/>
          <w:lang w:val="en-GB"/>
        </w:rPr>
        <w:t>,</w:t>
      </w:r>
      <w:r w:rsidR="00A76DA8">
        <w:rPr>
          <w:iCs/>
          <w:lang w:val="en-GB"/>
        </w:rPr>
        <w:t xml:space="preserve"> and MPs of the liberal democrats and the </w:t>
      </w:r>
      <w:r w:rsidR="00A8034A">
        <w:rPr>
          <w:iCs/>
          <w:lang w:val="en-GB"/>
        </w:rPr>
        <w:t xml:space="preserve">populist radical right </w:t>
      </w:r>
      <w:r w:rsidR="007E08C9">
        <w:rPr>
          <w:iCs/>
          <w:lang w:val="en-GB"/>
        </w:rPr>
        <w:t xml:space="preserve">are </w:t>
      </w:r>
      <w:r w:rsidR="00CA5D6A">
        <w:rPr>
          <w:iCs/>
          <w:lang w:val="en-GB"/>
        </w:rPr>
        <w:t>s</w:t>
      </w:r>
      <w:r w:rsidR="00A76DA8">
        <w:rPr>
          <w:iCs/>
          <w:lang w:val="en-GB"/>
        </w:rPr>
        <w:t>ignificantly less often retweet</w:t>
      </w:r>
      <w:r w:rsidR="00BD63B2">
        <w:rPr>
          <w:iCs/>
          <w:lang w:val="en-GB"/>
        </w:rPr>
        <w:t>ed</w:t>
      </w:r>
      <w:r w:rsidR="00A76DA8">
        <w:rPr>
          <w:iCs/>
          <w:lang w:val="en-GB"/>
        </w:rPr>
        <w:t xml:space="preserve">. </w:t>
      </w:r>
      <w:commentRangeEnd w:id="22"/>
      <w:r w:rsidR="00BD63B2">
        <w:rPr>
          <w:rStyle w:val="CommentReference"/>
        </w:rPr>
        <w:commentReference w:id="22"/>
      </w:r>
      <w:commentRangeEnd w:id="23"/>
      <w:r w:rsidR="007E08C9">
        <w:rPr>
          <w:rStyle w:val="CommentReference"/>
        </w:rPr>
        <w:commentReference w:id="23"/>
      </w:r>
    </w:p>
    <w:p w14:paraId="53539016" w14:textId="7C56322E" w:rsidR="00D3005B" w:rsidRPr="00D620C4" w:rsidRDefault="00E03EFC" w:rsidP="00283711">
      <w:pPr>
        <w:spacing w:line="480" w:lineRule="auto"/>
        <w:ind w:firstLine="708"/>
        <w:jc w:val="both"/>
        <w:rPr>
          <w:lang w:val="en-US"/>
        </w:rPr>
      </w:pPr>
      <w:r>
        <w:rPr>
          <w:lang w:val="en-US"/>
        </w:rPr>
        <w:t>A</w:t>
      </w:r>
      <w:r w:rsidR="00E041FD">
        <w:rPr>
          <w:lang w:val="en-US"/>
        </w:rPr>
        <w:t xml:space="preserve">cknowledging that </w:t>
      </w:r>
      <w:r w:rsidR="00442362">
        <w:rPr>
          <w:lang w:val="en-US"/>
        </w:rPr>
        <w:t>offline</w:t>
      </w:r>
      <w:r w:rsidR="00E041FD">
        <w:rPr>
          <w:lang w:val="en-US"/>
        </w:rPr>
        <w:t xml:space="preserve"> contact opportunities may translate into contact </w:t>
      </w:r>
      <w:r w:rsidR="00442362">
        <w:rPr>
          <w:lang w:val="en-US"/>
        </w:rPr>
        <w:t>on Twitter</w:t>
      </w:r>
      <w:r w:rsidR="00D620C4">
        <w:rPr>
          <w:lang w:val="en-US"/>
        </w:rPr>
        <w:t>,</w:t>
      </w:r>
      <w:r w:rsidR="00E041FD">
        <w:rPr>
          <w:lang w:val="en-US"/>
        </w:rPr>
        <w:t xml:space="preserve"> we wanted to take the physical structure of parliament into accoun</w:t>
      </w:r>
      <w:r w:rsidR="00442362">
        <w:rPr>
          <w:lang w:val="en-US"/>
        </w:rPr>
        <w:t>t</w:t>
      </w:r>
      <w:r w:rsidR="00D620C4">
        <w:rPr>
          <w:lang w:val="en-US"/>
        </w:rPr>
        <w:t>. T</w:t>
      </w:r>
      <w:r w:rsidR="00E041FD">
        <w:rPr>
          <w:lang w:val="en-US"/>
        </w:rPr>
        <w:t>herefore</w:t>
      </w:r>
      <w:r w:rsidR="00D620C4">
        <w:rPr>
          <w:lang w:val="en-US"/>
        </w:rPr>
        <w:t>, we included</w:t>
      </w:r>
      <w:r w:rsidR="00E041FD">
        <w:rPr>
          <w:lang w:val="en-US"/>
        </w:rPr>
        <w:t xml:space="preserve"> a measure of </w:t>
      </w:r>
      <w:r w:rsidR="00D620C4">
        <w:rPr>
          <w:lang w:val="en-US"/>
        </w:rPr>
        <w:t>the distance</w:t>
      </w:r>
      <w:r w:rsidR="00E041FD">
        <w:rPr>
          <w:lang w:val="en-US"/>
        </w:rPr>
        <w:t xml:space="preserve"> </w:t>
      </w:r>
      <w:r w:rsidR="00D620C4">
        <w:rPr>
          <w:lang w:val="en-US"/>
        </w:rPr>
        <w:t>between</w:t>
      </w:r>
      <w:r w:rsidR="00E041FD">
        <w:rPr>
          <w:lang w:val="en-US"/>
        </w:rPr>
        <w:t xml:space="preserve"> the seats of MPs </w:t>
      </w:r>
      <w:r w:rsidR="00442362">
        <w:rPr>
          <w:lang w:val="en-US"/>
        </w:rPr>
        <w:t>for each dyad</w:t>
      </w:r>
      <w:r w:rsidR="00E041FD">
        <w:rPr>
          <w:lang w:val="en-US"/>
        </w:rPr>
        <w:t xml:space="preserve">. </w:t>
      </w:r>
      <w:bookmarkStart w:id="24" w:name="_Hlk89791009"/>
      <w:r w:rsidR="00E5726A">
        <w:rPr>
          <w:lang w:val="en-US"/>
        </w:rPr>
        <w:t>Our results indicate that</w:t>
      </w:r>
      <w:r w:rsidR="00836D43">
        <w:rPr>
          <w:lang w:val="en-US"/>
        </w:rPr>
        <w:t xml:space="preserve"> the further MPs sit from one another</w:t>
      </w:r>
      <w:r>
        <w:rPr>
          <w:lang w:val="en-US"/>
        </w:rPr>
        <w:t xml:space="preserve">, </w:t>
      </w:r>
      <w:r w:rsidR="00836D43">
        <w:rPr>
          <w:lang w:val="en-US"/>
        </w:rPr>
        <w:t xml:space="preserve">the less likely they are to follow </w:t>
      </w:r>
      <w:r w:rsidR="00CA5D6A">
        <w:rPr>
          <w:lang w:val="en-US"/>
        </w:rPr>
        <w:t xml:space="preserve">(b=-0.022, se=0.007) </w:t>
      </w:r>
      <w:r w:rsidR="00836D43">
        <w:rPr>
          <w:lang w:val="en-US"/>
        </w:rPr>
        <w:t>and retweet each other</w:t>
      </w:r>
      <w:r w:rsidR="00CA5D6A">
        <w:rPr>
          <w:lang w:val="en-US"/>
        </w:rPr>
        <w:t xml:space="preserve"> (b</w:t>
      </w:r>
      <w:r w:rsidR="00493BC2">
        <w:rPr>
          <w:lang w:val="en-US"/>
        </w:rPr>
        <w:t>=-0.</w:t>
      </w:r>
      <w:r w:rsidR="00CA5D6A">
        <w:rPr>
          <w:lang w:val="en-US"/>
        </w:rPr>
        <w:t>031, se=0,006)</w:t>
      </w:r>
      <w:r w:rsidR="00836D43">
        <w:rPr>
          <w:lang w:val="en-US"/>
        </w:rPr>
        <w:t>.</w:t>
      </w:r>
      <w:r w:rsidR="00E5726A">
        <w:rPr>
          <w:lang w:val="en-US"/>
        </w:rPr>
        <w:t xml:space="preserve"> </w:t>
      </w:r>
      <w:r>
        <w:rPr>
          <w:lang w:val="en-US"/>
        </w:rPr>
        <w:t xml:space="preserve">Because we </w:t>
      </w:r>
      <w:r>
        <w:rPr>
          <w:lang w:val="en-US"/>
        </w:rPr>
        <w:t>already account</w:t>
      </w:r>
      <w:r>
        <w:rPr>
          <w:lang w:val="en-US"/>
        </w:rPr>
        <w:t>ed</w:t>
      </w:r>
      <w:r>
        <w:rPr>
          <w:lang w:val="en-US"/>
        </w:rPr>
        <w:t xml:space="preserve"> for party affiliation</w:t>
      </w:r>
      <w:r>
        <w:rPr>
          <w:lang w:val="en-US"/>
        </w:rPr>
        <w:t xml:space="preserve"> (at the ego, alter and dyad-level), it is unlikely this result is driven by ideological distance between MPs. Instead </w:t>
      </w:r>
      <w:proofErr w:type="spellStart"/>
      <w:r>
        <w:rPr>
          <w:lang w:val="en-US"/>
        </w:rPr>
        <w:t>ge</w:t>
      </w:r>
      <w:r w:rsidR="00B00A60">
        <w:rPr>
          <w:iCs/>
          <w:lang w:val="en-GB"/>
        </w:rPr>
        <w:t>ographical</w:t>
      </w:r>
      <w:proofErr w:type="spellEnd"/>
      <w:r w:rsidR="00B00A60">
        <w:rPr>
          <w:iCs/>
          <w:lang w:val="en-GB"/>
        </w:rPr>
        <w:t xml:space="preserve"> distance</w:t>
      </w:r>
      <w:r w:rsidR="00442362">
        <w:rPr>
          <w:iCs/>
          <w:lang w:val="en-GB"/>
        </w:rPr>
        <w:t xml:space="preserve"> seems to matter</w:t>
      </w:r>
      <w:bookmarkEnd w:id="24"/>
      <w:r>
        <w:rPr>
          <w:iCs/>
          <w:lang w:val="en-GB"/>
        </w:rPr>
        <w:t xml:space="preserve">. </w:t>
      </w:r>
    </w:p>
    <w:p w14:paraId="02919BDC" w14:textId="77777777" w:rsidR="001A1D45" w:rsidRDefault="001A1D45" w:rsidP="001A1D45">
      <w:pPr>
        <w:spacing w:line="480" w:lineRule="auto"/>
        <w:ind w:firstLine="0"/>
        <w:jc w:val="both"/>
        <w:rPr>
          <w:iCs/>
          <w:lang w:val="en-GB"/>
        </w:rPr>
      </w:pPr>
    </w:p>
    <w:p w14:paraId="6B8364F8" w14:textId="70337481" w:rsidR="001A1D45" w:rsidRPr="00E03EFC" w:rsidRDefault="001A1D45" w:rsidP="001A1D45">
      <w:pPr>
        <w:spacing w:line="480" w:lineRule="auto"/>
        <w:ind w:firstLine="0"/>
        <w:jc w:val="both"/>
        <w:rPr>
          <w:i/>
          <w:lang w:val="en-GB"/>
        </w:rPr>
      </w:pPr>
      <w:r w:rsidRPr="00E03EFC">
        <w:rPr>
          <w:i/>
          <w:lang w:val="en-GB"/>
        </w:rPr>
        <w:t>Party segregation</w:t>
      </w:r>
      <w:r w:rsidR="00EB0837">
        <w:rPr>
          <w:i/>
          <w:lang w:val="en-GB"/>
        </w:rPr>
        <w:t xml:space="preserve"> and social </w:t>
      </w:r>
      <w:proofErr w:type="spellStart"/>
      <w:r w:rsidR="00EB0837">
        <w:rPr>
          <w:i/>
          <w:lang w:val="en-GB"/>
        </w:rPr>
        <w:t>homophiliy</w:t>
      </w:r>
      <w:proofErr w:type="spellEnd"/>
    </w:p>
    <w:p w14:paraId="7AD0CA94" w14:textId="10EA67C9" w:rsidR="00E63515" w:rsidRDefault="005139AC" w:rsidP="00E03EFC">
      <w:pPr>
        <w:spacing w:line="480" w:lineRule="auto"/>
        <w:ind w:firstLine="0"/>
        <w:jc w:val="both"/>
        <w:rPr>
          <w:iCs/>
          <w:lang w:val="en-GB"/>
        </w:rPr>
      </w:pPr>
      <w:r>
        <w:rPr>
          <w:iCs/>
          <w:lang w:val="en-GB"/>
        </w:rPr>
        <w:t>T</w:t>
      </w:r>
      <w:r w:rsidR="009C3DE8" w:rsidRPr="000E2E8B">
        <w:rPr>
          <w:iCs/>
          <w:lang w:val="en-GB"/>
        </w:rPr>
        <w:t>urn</w:t>
      </w:r>
      <w:r>
        <w:rPr>
          <w:iCs/>
          <w:lang w:val="en-GB"/>
        </w:rPr>
        <w:t>ing</w:t>
      </w:r>
      <w:r w:rsidR="009C3DE8" w:rsidRPr="000E2E8B">
        <w:rPr>
          <w:iCs/>
          <w:lang w:val="en-GB"/>
        </w:rPr>
        <w:t xml:space="preserve"> to </w:t>
      </w:r>
      <w:r w:rsidR="00E63515" w:rsidRPr="000E2E8B">
        <w:rPr>
          <w:iCs/>
          <w:lang w:val="en-GB"/>
        </w:rPr>
        <w:t xml:space="preserve">our </w:t>
      </w:r>
      <w:r w:rsidR="009C3DE8" w:rsidRPr="000E2E8B">
        <w:rPr>
          <w:iCs/>
          <w:lang w:val="en-GB"/>
        </w:rPr>
        <w:t>variable of interest, the ‘same party’ dyadic covariate</w:t>
      </w:r>
      <w:r>
        <w:rPr>
          <w:iCs/>
          <w:lang w:val="en-GB"/>
        </w:rPr>
        <w:t>,</w:t>
      </w:r>
      <w:r w:rsidR="00CE336F">
        <w:rPr>
          <w:iCs/>
          <w:lang w:val="en-GB"/>
        </w:rPr>
        <w:t xml:space="preserve"> </w:t>
      </w:r>
      <w:r>
        <w:rPr>
          <w:iCs/>
          <w:lang w:val="en-GB"/>
        </w:rPr>
        <w:t xml:space="preserve">we find </w:t>
      </w:r>
      <w:r w:rsidR="00E63515" w:rsidRPr="000E2E8B">
        <w:rPr>
          <w:iCs/>
          <w:lang w:val="en-GB"/>
        </w:rPr>
        <w:t xml:space="preserve">positive and significant </w:t>
      </w:r>
      <w:r w:rsidR="00895169">
        <w:rPr>
          <w:iCs/>
          <w:lang w:val="en-GB"/>
        </w:rPr>
        <w:t xml:space="preserve">estimates </w:t>
      </w:r>
      <w:r w:rsidR="00E63515" w:rsidRPr="000E2E8B">
        <w:rPr>
          <w:iCs/>
          <w:lang w:val="en-GB"/>
        </w:rPr>
        <w:t>in all three layers of the Twitter network</w:t>
      </w:r>
      <w:r w:rsidR="00CA5D6A">
        <w:rPr>
          <w:iCs/>
          <w:lang w:val="en-GB"/>
        </w:rPr>
        <w:t xml:space="preserve"> </w:t>
      </w:r>
      <w:r w:rsidR="00AC3989">
        <w:rPr>
          <w:iCs/>
          <w:lang w:val="en-GB"/>
        </w:rPr>
        <w:t>(</w:t>
      </w:r>
      <w:r w:rsidR="00C300D1">
        <w:rPr>
          <w:iCs/>
          <w:lang w:val="en-GB"/>
        </w:rPr>
        <w:t xml:space="preserve">Model 1, </w:t>
      </w:r>
      <w:r w:rsidR="00AC3989">
        <w:rPr>
          <w:iCs/>
          <w:lang w:val="en-GB"/>
        </w:rPr>
        <w:t xml:space="preserve">Table </w:t>
      </w:r>
      <w:r w:rsidR="00663BCF">
        <w:rPr>
          <w:iCs/>
          <w:lang w:val="en-GB"/>
        </w:rPr>
        <w:t>3</w:t>
      </w:r>
      <w:r w:rsidR="00AC3989">
        <w:rPr>
          <w:iCs/>
          <w:lang w:val="en-GB"/>
        </w:rPr>
        <w:t>)</w:t>
      </w:r>
      <w:r w:rsidR="00E63515" w:rsidRPr="000E2E8B">
        <w:rPr>
          <w:iCs/>
          <w:lang w:val="en-GB"/>
        </w:rPr>
        <w:t>. Thus, even if we take into account structural network effects</w:t>
      </w:r>
      <w:r w:rsidR="000C08E9">
        <w:rPr>
          <w:iCs/>
          <w:lang w:val="en-GB"/>
        </w:rPr>
        <w:t xml:space="preserve">, </w:t>
      </w:r>
      <w:r w:rsidR="00E63515" w:rsidRPr="000E2E8B">
        <w:rPr>
          <w:iCs/>
          <w:lang w:val="en-GB"/>
        </w:rPr>
        <w:t>factors that impact MPs’ activity and popularity</w:t>
      </w:r>
      <w:r w:rsidR="000C08E9">
        <w:rPr>
          <w:iCs/>
          <w:lang w:val="en-GB"/>
        </w:rPr>
        <w:t xml:space="preserve">, and the </w:t>
      </w:r>
      <w:r w:rsidR="00442362">
        <w:rPr>
          <w:iCs/>
          <w:lang w:val="en-GB"/>
        </w:rPr>
        <w:t xml:space="preserve">distance </w:t>
      </w:r>
      <w:r w:rsidR="000C08E9">
        <w:rPr>
          <w:iCs/>
          <w:lang w:val="en-GB"/>
        </w:rPr>
        <w:t>between MPs within parliament</w:t>
      </w:r>
      <w:r w:rsidR="00E63515" w:rsidRPr="000E2E8B">
        <w:rPr>
          <w:iCs/>
          <w:lang w:val="en-GB"/>
        </w:rPr>
        <w:t>, we still observe that</w:t>
      </w:r>
      <w:r w:rsidR="000C08E9">
        <w:rPr>
          <w:iCs/>
          <w:lang w:val="en-GB"/>
        </w:rPr>
        <w:t xml:space="preserve"> MPs are more likely to form </w:t>
      </w:r>
      <w:r w:rsidR="00E63515" w:rsidRPr="000E2E8B">
        <w:rPr>
          <w:iCs/>
          <w:lang w:val="en-GB"/>
        </w:rPr>
        <w:t xml:space="preserve">relations on Twitter with </w:t>
      </w:r>
      <w:r w:rsidR="000C08E9">
        <w:rPr>
          <w:iCs/>
          <w:lang w:val="en-GB"/>
        </w:rPr>
        <w:t xml:space="preserve">MPs of their own </w:t>
      </w:r>
      <w:r w:rsidR="00E63515" w:rsidRPr="000E2E8B">
        <w:rPr>
          <w:iCs/>
          <w:lang w:val="en-GB"/>
        </w:rPr>
        <w:t>party</w:t>
      </w:r>
      <w:r w:rsidR="000C08E9">
        <w:rPr>
          <w:iCs/>
          <w:lang w:val="en-GB"/>
        </w:rPr>
        <w:t xml:space="preserve"> than with </w:t>
      </w:r>
      <w:r w:rsidR="00E63515" w:rsidRPr="000E2E8B">
        <w:rPr>
          <w:iCs/>
          <w:lang w:val="en-GB"/>
        </w:rPr>
        <w:t>MPs of different political parties.</w:t>
      </w:r>
      <w:bookmarkStart w:id="25" w:name="_Hlk89798446"/>
      <w:r w:rsidR="00E63515" w:rsidRPr="000E2E8B">
        <w:rPr>
          <w:iCs/>
          <w:lang w:val="en-GB"/>
        </w:rPr>
        <w:t xml:space="preserve"> </w:t>
      </w:r>
      <w:r w:rsidR="00EC198B">
        <w:rPr>
          <w:iCs/>
          <w:lang w:val="en-GB"/>
        </w:rPr>
        <w:t xml:space="preserve">More concretely, the probability to form a </w:t>
      </w:r>
      <w:r w:rsidR="00442362">
        <w:rPr>
          <w:iCs/>
          <w:lang w:val="en-GB"/>
        </w:rPr>
        <w:t xml:space="preserve">follow relation </w:t>
      </w:r>
      <w:r w:rsidR="00EC198B">
        <w:rPr>
          <w:iCs/>
          <w:lang w:val="en-GB"/>
        </w:rPr>
        <w:t>with an MP of the same party versus a different party is approximately three times larger (e</w:t>
      </w:r>
      <w:r w:rsidR="00EC198B" w:rsidRPr="005A7678">
        <w:rPr>
          <w:iCs/>
          <w:vertAlign w:val="superscript"/>
          <w:lang w:val="en-GB"/>
        </w:rPr>
        <w:t>1.088</w:t>
      </w:r>
      <w:r w:rsidR="00EC198B">
        <w:rPr>
          <w:iCs/>
          <w:lang w:val="en-GB"/>
        </w:rPr>
        <w:t>), for @-mentions this is approximately two-and-a-half (e</w:t>
      </w:r>
      <w:r w:rsidR="00EC198B" w:rsidRPr="005A7678">
        <w:rPr>
          <w:iCs/>
          <w:vertAlign w:val="superscript"/>
          <w:lang w:val="en-GB"/>
        </w:rPr>
        <w:t>.922</w:t>
      </w:r>
      <w:r w:rsidR="00EC198B">
        <w:rPr>
          <w:iCs/>
          <w:lang w:val="en-GB"/>
        </w:rPr>
        <w:t>) and for retweets four (e</w:t>
      </w:r>
      <w:r w:rsidR="00EC198B" w:rsidRPr="005A7678">
        <w:rPr>
          <w:iCs/>
          <w:vertAlign w:val="superscript"/>
          <w:lang w:val="en-GB"/>
        </w:rPr>
        <w:t>1.388</w:t>
      </w:r>
      <w:r w:rsidR="00EC198B">
        <w:rPr>
          <w:iCs/>
          <w:lang w:val="en-GB"/>
        </w:rPr>
        <w:t xml:space="preserve">) times larger. </w:t>
      </w:r>
      <w:r w:rsidR="0096468B">
        <w:rPr>
          <w:iCs/>
          <w:lang w:val="en-GB"/>
        </w:rPr>
        <w:t>Th</w:t>
      </w:r>
      <w:r w:rsidR="00EC198B">
        <w:rPr>
          <w:iCs/>
          <w:lang w:val="en-GB"/>
        </w:rPr>
        <w:t>ese</w:t>
      </w:r>
      <w:r w:rsidR="0096468B">
        <w:rPr>
          <w:iCs/>
          <w:lang w:val="en-GB"/>
        </w:rPr>
        <w:t xml:space="preserve"> finding</w:t>
      </w:r>
      <w:r w:rsidR="00EC198B">
        <w:rPr>
          <w:iCs/>
          <w:lang w:val="en-GB"/>
        </w:rPr>
        <w:t>s underscore</w:t>
      </w:r>
      <w:r w:rsidR="0096468B">
        <w:rPr>
          <w:iCs/>
          <w:lang w:val="en-GB"/>
        </w:rPr>
        <w:t xml:space="preserve"> our </w:t>
      </w:r>
      <w:r w:rsidR="003E214E">
        <w:rPr>
          <w:iCs/>
          <w:lang w:val="en-GB"/>
        </w:rPr>
        <w:t xml:space="preserve">previous descriptive observations, and we thus </w:t>
      </w:r>
      <w:r w:rsidR="00E63515" w:rsidRPr="000E2E8B">
        <w:rPr>
          <w:iCs/>
          <w:lang w:val="en-GB"/>
        </w:rPr>
        <w:t xml:space="preserve">clearly find corroborative evidence for </w:t>
      </w:r>
      <w:r w:rsidR="00196F76">
        <w:rPr>
          <w:iCs/>
          <w:lang w:val="en-GB"/>
        </w:rPr>
        <w:t>H</w:t>
      </w:r>
      <w:r w:rsidR="00E63515" w:rsidRPr="000E2E8B">
        <w:rPr>
          <w:iCs/>
          <w:lang w:val="en-GB"/>
        </w:rPr>
        <w:t xml:space="preserve">ypothesis 1. </w:t>
      </w:r>
      <w:bookmarkEnd w:id="25"/>
    </w:p>
    <w:p w14:paraId="4FB07BD3" w14:textId="2B237380" w:rsidR="005519E0" w:rsidRDefault="005519E0" w:rsidP="00283711">
      <w:pPr>
        <w:spacing w:line="480" w:lineRule="auto"/>
        <w:ind w:firstLine="708"/>
        <w:jc w:val="both"/>
        <w:rPr>
          <w:iCs/>
          <w:lang w:val="en-GB"/>
        </w:rPr>
      </w:pPr>
      <w:bookmarkStart w:id="26" w:name="_Hlk89798501"/>
      <w:r>
        <w:rPr>
          <w:iCs/>
          <w:lang w:val="en-GB"/>
        </w:rPr>
        <w:t xml:space="preserve">More specifically, we expected to see party-based segregation most clearly in the retweet-layer and that the degree of political segregation would be lowest in the </w:t>
      </w:r>
      <w:r w:rsidR="008F144F">
        <w:rPr>
          <w:iCs/>
          <w:lang w:val="en-GB"/>
        </w:rPr>
        <w:t>@-mention</w:t>
      </w:r>
      <w:r>
        <w:rPr>
          <w:iCs/>
          <w:lang w:val="en-GB"/>
        </w:rPr>
        <w:t xml:space="preserve"> layer (Hypothesis 3a</w:t>
      </w:r>
      <w:r w:rsidR="00045EAA">
        <w:rPr>
          <w:iCs/>
          <w:lang w:val="en-GB"/>
        </w:rPr>
        <w:t xml:space="preserve"> and</w:t>
      </w:r>
      <w:r>
        <w:rPr>
          <w:iCs/>
          <w:lang w:val="en-GB"/>
        </w:rPr>
        <w:t xml:space="preserve"> 3b). </w:t>
      </w:r>
      <w:bookmarkEnd w:id="26"/>
      <w:r>
        <w:rPr>
          <w:iCs/>
          <w:lang w:val="en-GB"/>
        </w:rPr>
        <w:t>This expected order of political segregation can indeed be observed</w:t>
      </w:r>
      <w:r w:rsidR="00442362">
        <w:rPr>
          <w:iCs/>
          <w:lang w:val="en-GB"/>
        </w:rPr>
        <w:t>, whereby</w:t>
      </w:r>
      <w:r w:rsidR="00045EAA">
        <w:rPr>
          <w:iCs/>
          <w:lang w:val="en-GB"/>
        </w:rPr>
        <w:t xml:space="preserve"> </w:t>
      </w:r>
      <w:r>
        <w:rPr>
          <w:iCs/>
          <w:lang w:val="en-GB"/>
        </w:rPr>
        <w:t xml:space="preserve">segregation in the retweet layer is significantly more pronounced than in the @-mention layer (the difference is </w:t>
      </w:r>
      <w:r>
        <w:rPr>
          <w:iCs/>
          <w:lang w:val="en-GB"/>
        </w:rPr>
        <w:lastRenderedPageBreak/>
        <w:t>.46</w:t>
      </w:r>
      <w:r w:rsidR="0017357A">
        <w:rPr>
          <w:iCs/>
          <w:lang w:val="en-GB"/>
        </w:rPr>
        <w:t>8</w:t>
      </w:r>
      <w:r>
        <w:rPr>
          <w:iCs/>
          <w:lang w:val="en-GB"/>
        </w:rPr>
        <w:t xml:space="preserve"> with </w:t>
      </w:r>
      <w:r>
        <w:rPr>
          <w:i/>
          <w:lang w:val="en-GB"/>
        </w:rPr>
        <w:t xml:space="preserve">se </w:t>
      </w:r>
      <w:r>
        <w:rPr>
          <w:iCs/>
          <w:lang w:val="en-GB"/>
        </w:rPr>
        <w:t>= .</w:t>
      </w:r>
      <w:r w:rsidR="0017357A">
        <w:rPr>
          <w:iCs/>
          <w:lang w:val="en-GB"/>
        </w:rPr>
        <w:t>096</w:t>
      </w:r>
      <w:r>
        <w:rPr>
          <w:iCs/>
          <w:lang w:val="en-GB"/>
        </w:rPr>
        <w:t xml:space="preserve"> and </w:t>
      </w:r>
      <w:r>
        <w:rPr>
          <w:i/>
          <w:lang w:val="en-GB"/>
        </w:rPr>
        <w:t>t</w:t>
      </w:r>
      <w:r>
        <w:rPr>
          <w:iCs/>
          <w:lang w:val="en-GB"/>
        </w:rPr>
        <w:t xml:space="preserve">-ratio </w:t>
      </w:r>
      <w:r>
        <w:rPr>
          <w:i/>
          <w:lang w:val="en-GB"/>
        </w:rPr>
        <w:t xml:space="preserve">t </w:t>
      </w:r>
      <w:r>
        <w:rPr>
          <w:iCs/>
          <w:lang w:val="en-GB"/>
        </w:rPr>
        <w:t>= 4.</w:t>
      </w:r>
      <w:r w:rsidR="0017357A">
        <w:rPr>
          <w:iCs/>
          <w:lang w:val="en-GB"/>
        </w:rPr>
        <w:t>887</w:t>
      </w:r>
      <w:r>
        <w:rPr>
          <w:iCs/>
          <w:lang w:val="en-GB"/>
        </w:rPr>
        <w:t xml:space="preserve">, </w:t>
      </w:r>
      <w:r>
        <w:rPr>
          <w:i/>
          <w:lang w:val="en-GB"/>
        </w:rPr>
        <w:t xml:space="preserve">p </w:t>
      </w:r>
      <w:r>
        <w:rPr>
          <w:iCs/>
          <w:lang w:val="en-GB"/>
        </w:rPr>
        <w:t>&lt; 0.001).</w:t>
      </w:r>
      <w:r w:rsidR="00442362">
        <w:rPr>
          <w:rStyle w:val="FootnoteReference"/>
          <w:iCs/>
          <w:lang w:val="en-GB"/>
        </w:rPr>
        <w:footnoteReference w:id="3"/>
      </w:r>
      <w:r>
        <w:rPr>
          <w:iCs/>
          <w:lang w:val="en-GB"/>
        </w:rPr>
        <w:t xml:space="preserve"> Hence, we find corroborative evidence for the expected ordering of </w:t>
      </w:r>
      <w:r w:rsidR="00C77653">
        <w:rPr>
          <w:iCs/>
          <w:lang w:val="en-GB"/>
        </w:rPr>
        <w:t>H</w:t>
      </w:r>
      <w:r>
        <w:rPr>
          <w:iCs/>
          <w:lang w:val="en-GB"/>
        </w:rPr>
        <w:t xml:space="preserve">ypothesis 3. </w:t>
      </w:r>
    </w:p>
    <w:p w14:paraId="3E33E80E" w14:textId="612D934C" w:rsidR="00DF0341" w:rsidRDefault="000C08E9" w:rsidP="00BE7A83">
      <w:pPr>
        <w:spacing w:line="480" w:lineRule="auto"/>
        <w:ind w:firstLine="708"/>
        <w:jc w:val="both"/>
        <w:rPr>
          <w:iCs/>
          <w:lang w:val="en-GB"/>
        </w:rPr>
      </w:pPr>
      <w:r>
        <w:rPr>
          <w:iCs/>
          <w:lang w:val="en-GB"/>
        </w:rPr>
        <w:t>In Model 2 we assessed social inbreeding homophily</w:t>
      </w:r>
      <w:r w:rsidR="00C80EB3">
        <w:rPr>
          <w:iCs/>
          <w:lang w:val="en-GB"/>
        </w:rPr>
        <w:t xml:space="preserve"> (see </w:t>
      </w:r>
      <w:r w:rsidR="00703E88">
        <w:rPr>
          <w:iCs/>
          <w:lang w:val="en-GB"/>
        </w:rPr>
        <w:t xml:space="preserve">Table </w:t>
      </w:r>
      <w:r w:rsidR="00E051EE">
        <w:rPr>
          <w:iCs/>
          <w:lang w:val="en-GB"/>
        </w:rPr>
        <w:t>3</w:t>
      </w:r>
      <w:r w:rsidR="00C80EB3">
        <w:rPr>
          <w:iCs/>
          <w:lang w:val="en-GB"/>
        </w:rPr>
        <w:t>)</w:t>
      </w:r>
      <w:r w:rsidR="00E051EE">
        <w:rPr>
          <w:iCs/>
          <w:lang w:val="en-GB"/>
        </w:rPr>
        <w:t xml:space="preserve">. </w:t>
      </w:r>
      <w:r w:rsidR="00C80EB3">
        <w:rPr>
          <w:iCs/>
          <w:lang w:val="en-GB"/>
        </w:rPr>
        <w:t>Besides</w:t>
      </w:r>
      <w:r w:rsidR="00C80EB3">
        <w:rPr>
          <w:iCs/>
          <w:lang w:val="en-GB"/>
        </w:rPr>
        <w:t xml:space="preserve"> </w:t>
      </w:r>
      <w:r w:rsidR="00A91D85">
        <w:rPr>
          <w:iCs/>
          <w:lang w:val="en-GB"/>
        </w:rPr>
        <w:t>MPs are more likely to retweet tweets of MPs of the same sex (b</w:t>
      </w:r>
      <w:r w:rsidR="00493BC2">
        <w:rPr>
          <w:iCs/>
          <w:lang w:val="en-GB"/>
        </w:rPr>
        <w:t>=0.</w:t>
      </w:r>
      <w:r w:rsidR="00A91D85">
        <w:rPr>
          <w:iCs/>
          <w:lang w:val="en-GB"/>
        </w:rPr>
        <w:t>127, se=0.049)</w:t>
      </w:r>
      <w:r w:rsidR="00C80EB3">
        <w:rPr>
          <w:iCs/>
          <w:lang w:val="en-GB"/>
        </w:rPr>
        <w:t xml:space="preserve">, we find no other </w:t>
      </w:r>
      <w:r w:rsidR="00A91D85">
        <w:rPr>
          <w:iCs/>
          <w:lang w:val="en-GB"/>
        </w:rPr>
        <w:t>estimate</w:t>
      </w:r>
      <w:r w:rsidR="00C80EB3">
        <w:rPr>
          <w:iCs/>
          <w:lang w:val="en-GB"/>
        </w:rPr>
        <w:t>s</w:t>
      </w:r>
      <w:r w:rsidR="00A91D85">
        <w:rPr>
          <w:iCs/>
          <w:lang w:val="en-GB"/>
        </w:rPr>
        <w:t xml:space="preserve"> in line with the idea of social inbreeding homophily</w:t>
      </w:r>
      <w:r w:rsidR="00C80EB3">
        <w:rPr>
          <w:iCs/>
          <w:lang w:val="en-GB"/>
        </w:rPr>
        <w:t xml:space="preserve">. Contrarily, </w:t>
      </w:r>
      <w:r w:rsidR="000E043C">
        <w:rPr>
          <w:iCs/>
          <w:lang w:val="en-GB"/>
        </w:rPr>
        <w:t>we even find that the larger the age difference between MPs</w:t>
      </w:r>
      <w:r w:rsidR="00C80EB3">
        <w:rPr>
          <w:iCs/>
          <w:lang w:val="en-GB"/>
        </w:rPr>
        <w:t xml:space="preserve"> and when the do not share a visible ethnic</w:t>
      </w:r>
      <w:r w:rsidR="00C80EB3">
        <w:rPr>
          <w:iCs/>
          <w:lang w:val="en-GB"/>
        </w:rPr>
        <w:t>-</w:t>
      </w:r>
      <w:r w:rsidR="00C80EB3">
        <w:rPr>
          <w:iCs/>
          <w:lang w:val="en-GB"/>
        </w:rPr>
        <w:t>minority status</w:t>
      </w:r>
      <w:r w:rsidR="00C80EB3">
        <w:rPr>
          <w:iCs/>
          <w:lang w:val="en-GB"/>
        </w:rPr>
        <w:t>,</w:t>
      </w:r>
      <w:r w:rsidR="000E043C">
        <w:rPr>
          <w:iCs/>
          <w:lang w:val="en-GB"/>
        </w:rPr>
        <w:t xml:space="preserve"> the more likely they are to follow each other (b=0.035, se=0.07</w:t>
      </w:r>
      <w:r w:rsidR="00C80EB3">
        <w:rPr>
          <w:iCs/>
          <w:lang w:val="en-GB"/>
        </w:rPr>
        <w:t xml:space="preserve">; </w:t>
      </w:r>
      <w:r w:rsidR="000E043C">
        <w:rPr>
          <w:iCs/>
          <w:lang w:val="en-GB"/>
        </w:rPr>
        <w:t>b</w:t>
      </w:r>
      <w:r w:rsidR="00493BC2">
        <w:rPr>
          <w:iCs/>
          <w:lang w:val="en-GB"/>
        </w:rPr>
        <w:t>=-0.</w:t>
      </w:r>
      <w:r w:rsidR="000E043C">
        <w:rPr>
          <w:iCs/>
          <w:lang w:val="en-GB"/>
        </w:rPr>
        <w:t>390, se</w:t>
      </w:r>
      <w:r w:rsidR="00493BC2">
        <w:rPr>
          <w:iCs/>
          <w:lang w:val="en-GB"/>
        </w:rPr>
        <w:t>=0.</w:t>
      </w:r>
      <w:r w:rsidR="000E043C">
        <w:rPr>
          <w:iCs/>
          <w:lang w:val="en-GB"/>
        </w:rPr>
        <w:t xml:space="preserve">152). </w:t>
      </w:r>
    </w:p>
    <w:p w14:paraId="0F6CC7D0" w14:textId="57AF1A12" w:rsidR="000C08E9" w:rsidRDefault="001C442F">
      <w:pPr>
        <w:spacing w:line="480" w:lineRule="auto"/>
        <w:ind w:firstLine="708"/>
        <w:jc w:val="both"/>
        <w:rPr>
          <w:iCs/>
          <w:lang w:val="en-GB"/>
        </w:rPr>
      </w:pPr>
      <w:r>
        <w:rPr>
          <w:iCs/>
          <w:lang w:val="en-GB"/>
        </w:rPr>
        <w:t>To be clear, the sex, age and ethnic background of MPs</w:t>
      </w:r>
      <w:r w:rsidR="00C80EB3">
        <w:rPr>
          <w:iCs/>
          <w:lang w:val="en-GB"/>
        </w:rPr>
        <w:t xml:space="preserve"> themselves</w:t>
      </w:r>
      <w:r>
        <w:rPr>
          <w:iCs/>
          <w:lang w:val="en-GB"/>
        </w:rPr>
        <w:t xml:space="preserve"> do impact twitter relations</w:t>
      </w:r>
      <w:r w:rsidR="00E051EE">
        <w:rPr>
          <w:iCs/>
          <w:lang w:val="en-GB"/>
        </w:rPr>
        <w:t xml:space="preserve"> (see replication website)</w:t>
      </w:r>
      <w:r w:rsidR="00DF0341">
        <w:rPr>
          <w:iCs/>
          <w:lang w:val="en-GB"/>
        </w:rPr>
        <w:t>.</w:t>
      </w:r>
      <w:r w:rsidR="00216D54">
        <w:rPr>
          <w:iCs/>
          <w:lang w:val="en-GB"/>
        </w:rPr>
        <w:t xml:space="preserve"> </w:t>
      </w:r>
      <w:r w:rsidR="00C80EB3">
        <w:rPr>
          <w:iCs/>
          <w:lang w:val="en-GB"/>
        </w:rPr>
        <w:t xml:space="preserve">For instance, </w:t>
      </w:r>
      <w:r w:rsidR="00C80EB3">
        <w:rPr>
          <w:iCs/>
          <w:lang w:val="en-GB"/>
        </w:rPr>
        <w:t>younger and f</w:t>
      </w:r>
      <w:r>
        <w:rPr>
          <w:iCs/>
          <w:lang w:val="en-GB"/>
        </w:rPr>
        <w:t xml:space="preserve">emale MPs are more likely to be followed than </w:t>
      </w:r>
      <w:r w:rsidR="00C80EB3">
        <w:rPr>
          <w:iCs/>
          <w:lang w:val="en-GB"/>
        </w:rPr>
        <w:t>the counterparts</w:t>
      </w:r>
      <w:r w:rsidR="00C80EB3">
        <w:rPr>
          <w:iCs/>
          <w:lang w:val="en-GB"/>
        </w:rPr>
        <w:t xml:space="preserve">, and younger MP follow more other MPs too. </w:t>
      </w:r>
      <w:r w:rsidR="00C80EB3">
        <w:rPr>
          <w:iCs/>
          <w:lang w:val="en-GB"/>
        </w:rPr>
        <w:t>Moreover, f</w:t>
      </w:r>
      <w:r w:rsidR="00C80EB3">
        <w:rPr>
          <w:iCs/>
          <w:lang w:val="en-GB"/>
        </w:rPr>
        <w:t xml:space="preserve">emale MP </w:t>
      </w:r>
      <w:r>
        <w:rPr>
          <w:iCs/>
          <w:lang w:val="en-GB"/>
        </w:rPr>
        <w:t xml:space="preserve">retweet </w:t>
      </w:r>
      <w:r w:rsidR="00C80EB3">
        <w:rPr>
          <w:iCs/>
          <w:lang w:val="en-GB"/>
        </w:rPr>
        <w:t xml:space="preserve">more </w:t>
      </w:r>
      <w:r w:rsidR="00216BC7">
        <w:rPr>
          <w:iCs/>
          <w:lang w:val="en-GB"/>
        </w:rPr>
        <w:t xml:space="preserve">and are retweeted </w:t>
      </w:r>
      <w:r>
        <w:rPr>
          <w:iCs/>
          <w:lang w:val="en-GB"/>
        </w:rPr>
        <w:t>mor</w:t>
      </w:r>
      <w:r w:rsidR="00C80EB3">
        <w:rPr>
          <w:iCs/>
          <w:lang w:val="en-GB"/>
        </w:rPr>
        <w:t>e, with the latter holding for younger MPs as well and the former of MPs</w:t>
      </w:r>
      <w:r>
        <w:rPr>
          <w:iCs/>
          <w:lang w:val="en-GB"/>
        </w:rPr>
        <w:t xml:space="preserve"> with a visible ethnic minority status</w:t>
      </w:r>
      <w:r w:rsidR="00C80EB3">
        <w:rPr>
          <w:iCs/>
          <w:lang w:val="en-GB"/>
        </w:rPr>
        <w:t>. B</w:t>
      </w:r>
      <w:r w:rsidR="00DF0341">
        <w:rPr>
          <w:iCs/>
          <w:lang w:val="en-GB"/>
        </w:rPr>
        <w:t xml:space="preserve">ut, to hammer the point home, </w:t>
      </w:r>
      <w:bookmarkStart w:id="27" w:name="_Hlk89798994"/>
      <w:r w:rsidR="00DF0341">
        <w:rPr>
          <w:iCs/>
          <w:lang w:val="en-GB"/>
        </w:rPr>
        <w:t xml:space="preserve">there are no clear and consistent social division lines running through </w:t>
      </w:r>
      <w:r w:rsidR="00C80EB3">
        <w:rPr>
          <w:iCs/>
          <w:lang w:val="en-GB"/>
        </w:rPr>
        <w:t xml:space="preserve">the layers in the Twitter network </w:t>
      </w:r>
      <w:r w:rsidR="00DF0341">
        <w:rPr>
          <w:iCs/>
          <w:lang w:val="en-GB"/>
        </w:rPr>
        <w:t>in parliament</w:t>
      </w:r>
      <w:r w:rsidR="005A7678">
        <w:rPr>
          <w:iCs/>
          <w:lang w:val="en-GB"/>
        </w:rPr>
        <w:t xml:space="preserve"> and we reject </w:t>
      </w:r>
      <w:r w:rsidR="00C80EB3">
        <w:rPr>
          <w:iCs/>
          <w:lang w:val="en-GB"/>
        </w:rPr>
        <w:t>H</w:t>
      </w:r>
      <w:r w:rsidR="005A7678">
        <w:rPr>
          <w:iCs/>
          <w:lang w:val="en-GB"/>
        </w:rPr>
        <w:t>ypothesis 2a</w:t>
      </w:r>
      <w:r w:rsidR="00DF0341">
        <w:rPr>
          <w:iCs/>
          <w:lang w:val="en-GB"/>
        </w:rPr>
        <w:t xml:space="preserve">. And with no pronounced </w:t>
      </w:r>
      <w:r w:rsidR="000C08E9">
        <w:rPr>
          <w:iCs/>
          <w:lang w:val="en-GB"/>
        </w:rPr>
        <w:t>social inbreeding homophily present</w:t>
      </w:r>
      <w:bookmarkEnd w:id="27"/>
      <w:r w:rsidR="000C08E9">
        <w:rPr>
          <w:iCs/>
          <w:lang w:val="en-GB"/>
        </w:rPr>
        <w:t xml:space="preserve">, </w:t>
      </w:r>
      <w:bookmarkStart w:id="28" w:name="_Hlk89799032"/>
      <w:r w:rsidR="00C80EB3">
        <w:rPr>
          <w:iCs/>
          <w:lang w:val="en-GB"/>
        </w:rPr>
        <w:t>p</w:t>
      </w:r>
      <w:r w:rsidR="000C08E9">
        <w:rPr>
          <w:iCs/>
          <w:lang w:val="en-GB"/>
        </w:rPr>
        <w:t>arty</w:t>
      </w:r>
      <w:r w:rsidR="00C80EB3">
        <w:rPr>
          <w:iCs/>
          <w:lang w:val="en-GB"/>
        </w:rPr>
        <w:t>-</w:t>
      </w:r>
      <w:r w:rsidR="000C08E9">
        <w:rPr>
          <w:iCs/>
          <w:lang w:val="en-GB"/>
        </w:rPr>
        <w:t xml:space="preserve">based segregation is not a by-product of </w:t>
      </w:r>
      <w:r w:rsidR="00C80EB3">
        <w:rPr>
          <w:iCs/>
          <w:lang w:val="en-GB"/>
        </w:rPr>
        <w:t xml:space="preserve">it either. </w:t>
      </w:r>
      <w:bookmarkEnd w:id="28"/>
      <w:r w:rsidR="00C80EB3">
        <w:rPr>
          <w:iCs/>
          <w:lang w:val="en-GB"/>
        </w:rPr>
        <w:t>We</w:t>
      </w:r>
      <w:r w:rsidR="000C08E9">
        <w:rPr>
          <w:iCs/>
          <w:lang w:val="en-GB"/>
        </w:rPr>
        <w:t xml:space="preserve"> therefore refute </w:t>
      </w:r>
      <w:r w:rsidR="00C77653">
        <w:rPr>
          <w:iCs/>
          <w:lang w:val="en-GB"/>
        </w:rPr>
        <w:t>H</w:t>
      </w:r>
      <w:r w:rsidR="000C08E9">
        <w:rPr>
          <w:iCs/>
          <w:lang w:val="en-GB"/>
        </w:rPr>
        <w:t>ypothesis 2b</w:t>
      </w:r>
      <w:r w:rsidR="00C80EB3">
        <w:rPr>
          <w:iCs/>
          <w:lang w:val="en-GB"/>
        </w:rPr>
        <w:t xml:space="preserve"> too</w:t>
      </w:r>
      <w:r w:rsidR="000C08E9">
        <w:rPr>
          <w:iCs/>
          <w:lang w:val="en-GB"/>
        </w:rPr>
        <w:t xml:space="preserve">. </w:t>
      </w:r>
    </w:p>
    <w:p w14:paraId="70FD7A9A" w14:textId="01096F08" w:rsidR="00EB0837" w:rsidRDefault="00EB0837" w:rsidP="00EB0837">
      <w:pPr>
        <w:spacing w:line="480" w:lineRule="auto"/>
        <w:ind w:firstLine="0"/>
        <w:jc w:val="both"/>
        <w:rPr>
          <w:lang w:val="en-US"/>
        </w:rPr>
      </w:pPr>
    </w:p>
    <w:p w14:paraId="61F52440" w14:textId="5D0FF4D6" w:rsidR="00EB0837" w:rsidRPr="007F0C7F" w:rsidRDefault="00EB0837" w:rsidP="007F0C7F">
      <w:pPr>
        <w:spacing w:line="480" w:lineRule="auto"/>
        <w:ind w:firstLine="0"/>
        <w:jc w:val="both"/>
        <w:rPr>
          <w:i/>
          <w:iCs/>
          <w:lang w:val="en-US"/>
        </w:rPr>
      </w:pPr>
      <w:r>
        <w:rPr>
          <w:i/>
          <w:iCs/>
          <w:lang w:val="en-US"/>
        </w:rPr>
        <w:t>Understanding how twitter’s</w:t>
      </w:r>
      <w:r w:rsidRPr="007F0C7F">
        <w:rPr>
          <w:i/>
          <w:iCs/>
          <w:lang w:val="en-US"/>
        </w:rPr>
        <w:t xml:space="preserve"> layers</w:t>
      </w:r>
      <w:r>
        <w:rPr>
          <w:i/>
          <w:iCs/>
          <w:lang w:val="en-US"/>
        </w:rPr>
        <w:t xml:space="preserve"> are interrelated</w:t>
      </w:r>
    </w:p>
    <w:p w14:paraId="76213561" w14:textId="1BC8234D" w:rsidR="00EB0837" w:rsidRDefault="00EB0837" w:rsidP="00EB0837">
      <w:pPr>
        <w:spacing w:line="480" w:lineRule="auto"/>
        <w:ind w:firstLine="0"/>
        <w:jc w:val="both"/>
        <w:rPr>
          <w:lang w:val="en-US"/>
        </w:rPr>
      </w:pPr>
      <w:r>
        <w:rPr>
          <w:lang w:val="en-US"/>
        </w:rPr>
        <w:t>W</w:t>
      </w:r>
      <w:r w:rsidR="005F3790">
        <w:rPr>
          <w:lang w:val="en-US"/>
        </w:rPr>
        <w:t>e observe</w:t>
      </w:r>
      <w:r w:rsidR="00554675">
        <w:rPr>
          <w:lang w:val="en-US"/>
        </w:rPr>
        <w:t>d</w:t>
      </w:r>
      <w:r w:rsidR="005F3790">
        <w:rPr>
          <w:lang w:val="en-US"/>
        </w:rPr>
        <w:t xml:space="preserve"> party-based segregation in all three layers of the Twitter network, </w:t>
      </w:r>
      <w:r>
        <w:rPr>
          <w:lang w:val="en-US"/>
        </w:rPr>
        <w:t xml:space="preserve">but we did </w:t>
      </w:r>
      <w:r w:rsidR="007F0C7F">
        <w:rPr>
          <w:lang w:val="en-US"/>
        </w:rPr>
        <w:t xml:space="preserve">not </w:t>
      </w:r>
      <w:r>
        <w:rPr>
          <w:lang w:val="en-US"/>
        </w:rPr>
        <w:t>assess yet whether, for instance,</w:t>
      </w:r>
      <w:r w:rsidR="005F3790">
        <w:rPr>
          <w:lang w:val="en-US"/>
        </w:rPr>
        <w:t xml:space="preserve"> segregation in the follower network </w:t>
      </w:r>
      <w:r w:rsidR="005F3790" w:rsidRPr="00CE711E">
        <w:rPr>
          <w:i/>
          <w:iCs/>
          <w:lang w:val="en-US"/>
        </w:rPr>
        <w:t>causes</w:t>
      </w:r>
      <w:r w:rsidR="005F3790">
        <w:rPr>
          <w:lang w:val="en-US"/>
        </w:rPr>
        <w:t xml:space="preserve"> segregation in the </w:t>
      </w:r>
      <w:r w:rsidR="008F144F">
        <w:rPr>
          <w:lang w:val="en-US"/>
        </w:rPr>
        <w:t>@-mention</w:t>
      </w:r>
      <w:r w:rsidR="005F3790">
        <w:rPr>
          <w:lang w:val="en-US"/>
        </w:rPr>
        <w:t xml:space="preserve"> and retweet network and vice versa. </w:t>
      </w:r>
      <w:r w:rsidR="0017357A">
        <w:rPr>
          <w:lang w:val="en-US"/>
        </w:rPr>
        <w:t>Model 3 (Table 4</w:t>
      </w:r>
      <w:r w:rsidR="00DE263A">
        <w:rPr>
          <w:lang w:val="en-US"/>
        </w:rPr>
        <w:t>)</w:t>
      </w:r>
      <w:r w:rsidR="0017357A">
        <w:rPr>
          <w:lang w:val="en-US"/>
        </w:rPr>
        <w:t xml:space="preserve"> </w:t>
      </w:r>
      <w:r>
        <w:rPr>
          <w:lang w:val="en-US"/>
        </w:rPr>
        <w:t xml:space="preserve">does and </w:t>
      </w:r>
      <w:r w:rsidR="0017357A">
        <w:rPr>
          <w:lang w:val="en-US"/>
        </w:rPr>
        <w:t>o</w:t>
      </w:r>
      <w:r w:rsidR="005F3790">
        <w:rPr>
          <w:lang w:val="en-US"/>
        </w:rPr>
        <w:t>ur results reflect the digital architecture of Twitter</w:t>
      </w:r>
      <w:r w:rsidR="00821FD0">
        <w:rPr>
          <w:lang w:val="en-US"/>
        </w:rPr>
        <w:t xml:space="preserve">. </w:t>
      </w:r>
    </w:p>
    <w:p w14:paraId="020798B5" w14:textId="1969C8A5" w:rsidR="0013669D" w:rsidRDefault="00C77653" w:rsidP="00BE7A83">
      <w:pPr>
        <w:spacing w:line="480" w:lineRule="auto"/>
        <w:ind w:firstLine="708"/>
        <w:jc w:val="both"/>
        <w:rPr>
          <w:lang w:val="en-US"/>
        </w:rPr>
      </w:pPr>
      <w:r>
        <w:rPr>
          <w:lang w:val="en-US"/>
        </w:rPr>
        <w:t>Following MPs and being followed also leads to @-mentioning (b</w:t>
      </w:r>
      <w:r w:rsidR="00493BC2">
        <w:rPr>
          <w:lang w:val="en-US"/>
        </w:rPr>
        <w:t>=0.</w:t>
      </w:r>
      <w:r>
        <w:rPr>
          <w:lang w:val="en-US"/>
        </w:rPr>
        <w:t>400, se</w:t>
      </w:r>
      <w:r w:rsidR="00493BC2">
        <w:rPr>
          <w:lang w:val="en-US"/>
        </w:rPr>
        <w:t>=0.</w:t>
      </w:r>
      <w:r>
        <w:rPr>
          <w:lang w:val="en-US"/>
        </w:rPr>
        <w:t>072; b</w:t>
      </w:r>
      <w:r w:rsidR="00493BC2">
        <w:rPr>
          <w:lang w:val="en-US"/>
        </w:rPr>
        <w:t>=0.</w:t>
      </w:r>
      <w:r>
        <w:rPr>
          <w:lang w:val="en-US"/>
        </w:rPr>
        <w:t>158, se</w:t>
      </w:r>
      <w:r w:rsidR="00493BC2">
        <w:rPr>
          <w:lang w:val="en-US"/>
        </w:rPr>
        <w:t>=0.</w:t>
      </w:r>
      <w:r>
        <w:rPr>
          <w:lang w:val="en-US"/>
        </w:rPr>
        <w:t>066, respectively</w:t>
      </w:r>
      <w:commentRangeStart w:id="29"/>
      <w:commentRangeStart w:id="30"/>
      <w:r>
        <w:rPr>
          <w:lang w:val="en-US"/>
        </w:rPr>
        <w:t>) and retweets (b</w:t>
      </w:r>
      <w:r w:rsidR="00493BC2">
        <w:rPr>
          <w:lang w:val="en-US"/>
        </w:rPr>
        <w:t>=0.</w:t>
      </w:r>
      <w:r>
        <w:rPr>
          <w:lang w:val="en-US"/>
        </w:rPr>
        <w:t>647, se</w:t>
      </w:r>
      <w:r w:rsidR="00493BC2">
        <w:rPr>
          <w:lang w:val="en-US"/>
        </w:rPr>
        <w:t>=0.</w:t>
      </w:r>
      <w:r>
        <w:rPr>
          <w:lang w:val="en-US"/>
        </w:rPr>
        <w:t>092; b</w:t>
      </w:r>
      <w:r w:rsidR="00EB0837">
        <w:rPr>
          <w:lang w:val="en-US"/>
        </w:rPr>
        <w:t>=0</w:t>
      </w:r>
      <w:r>
        <w:rPr>
          <w:lang w:val="en-US"/>
        </w:rPr>
        <w:t>.251, se</w:t>
      </w:r>
      <w:r w:rsidR="00EB0837">
        <w:rPr>
          <w:lang w:val="en-US"/>
        </w:rPr>
        <w:t>=0</w:t>
      </w:r>
      <w:r>
        <w:rPr>
          <w:lang w:val="en-US"/>
        </w:rPr>
        <w:t>.076, respectively)</w:t>
      </w:r>
      <w:r w:rsidR="007F0C7F">
        <w:rPr>
          <w:lang w:val="en-US"/>
        </w:rPr>
        <w:t xml:space="preserve"> later</w:t>
      </w:r>
      <w:r>
        <w:rPr>
          <w:lang w:val="en-US"/>
        </w:rPr>
        <w:t>. To @-mention a colleague MP will increase the chance that your tweets will be retweeted by this MP</w:t>
      </w:r>
      <w:r w:rsidR="007F0C7F">
        <w:rPr>
          <w:lang w:val="en-US"/>
        </w:rPr>
        <w:t xml:space="preserve"> in the </w:t>
      </w:r>
      <w:r w:rsidR="007F0C7F">
        <w:rPr>
          <w:lang w:val="en-US"/>
        </w:rPr>
        <w:lastRenderedPageBreak/>
        <w:t>future</w:t>
      </w:r>
      <w:r>
        <w:rPr>
          <w:lang w:val="en-US"/>
        </w:rPr>
        <w:t xml:space="preserve"> (b</w:t>
      </w:r>
      <w:r w:rsidR="00493BC2">
        <w:rPr>
          <w:lang w:val="en-US"/>
        </w:rPr>
        <w:t>=0.</w:t>
      </w:r>
      <w:r>
        <w:rPr>
          <w:lang w:val="en-US"/>
        </w:rPr>
        <w:t>988, se</w:t>
      </w:r>
      <w:r w:rsidR="00493BC2">
        <w:rPr>
          <w:lang w:val="en-US"/>
        </w:rPr>
        <w:t>=0.</w:t>
      </w:r>
      <w:r>
        <w:rPr>
          <w:lang w:val="en-US"/>
        </w:rPr>
        <w:t>231</w:t>
      </w:r>
      <w:commentRangeEnd w:id="29"/>
      <w:r w:rsidR="00EB0837">
        <w:rPr>
          <w:rStyle w:val="CommentReference"/>
        </w:rPr>
        <w:commentReference w:id="29"/>
      </w:r>
      <w:commentRangeEnd w:id="30"/>
      <w:r w:rsidR="007F0C7F">
        <w:rPr>
          <w:rStyle w:val="CommentReference"/>
        </w:rPr>
        <w:commentReference w:id="30"/>
      </w:r>
      <w:r>
        <w:rPr>
          <w:lang w:val="en-US"/>
        </w:rPr>
        <w:t xml:space="preserve">), indicating that twitter discussions cross network layers. </w:t>
      </w:r>
      <w:r w:rsidR="00025D89">
        <w:rPr>
          <w:lang w:val="en-US"/>
        </w:rPr>
        <w:t xml:space="preserve">Also, </w:t>
      </w:r>
      <w:r w:rsidR="00F50FB6">
        <w:rPr>
          <w:lang w:val="en-US"/>
        </w:rPr>
        <w:t xml:space="preserve">MPs are more likely to </w:t>
      </w:r>
      <w:r w:rsidR="00CE711E">
        <w:rPr>
          <w:lang w:val="en-US"/>
        </w:rPr>
        <w:t>start to follow and @-mention MPs who they retweet</w:t>
      </w:r>
      <w:r w:rsidR="00757088">
        <w:rPr>
          <w:lang w:val="en-US"/>
        </w:rPr>
        <w:t>ed</w:t>
      </w:r>
      <w:r w:rsidR="00CE711E">
        <w:rPr>
          <w:lang w:val="en-US"/>
        </w:rPr>
        <w:t xml:space="preserve"> (b=1.718, se</w:t>
      </w:r>
      <w:r w:rsidR="00493BC2">
        <w:rPr>
          <w:lang w:val="en-US"/>
        </w:rPr>
        <w:t>=0.</w:t>
      </w:r>
      <w:r w:rsidR="00CE711E">
        <w:rPr>
          <w:lang w:val="en-US"/>
        </w:rPr>
        <w:t>536; b</w:t>
      </w:r>
      <w:r w:rsidR="00493BC2">
        <w:rPr>
          <w:lang w:val="en-US"/>
        </w:rPr>
        <w:t>=0.</w:t>
      </w:r>
      <w:r w:rsidR="00CE711E">
        <w:rPr>
          <w:lang w:val="en-US"/>
        </w:rPr>
        <w:t>454, se</w:t>
      </w:r>
      <w:r w:rsidR="00493BC2">
        <w:rPr>
          <w:lang w:val="en-US"/>
        </w:rPr>
        <w:t>=0.</w:t>
      </w:r>
      <w:r w:rsidR="00CE711E">
        <w:rPr>
          <w:lang w:val="en-US"/>
        </w:rPr>
        <w:t xml:space="preserve">212, respectively) and </w:t>
      </w:r>
      <w:r w:rsidR="00B27C78">
        <w:rPr>
          <w:lang w:val="en-US"/>
        </w:rPr>
        <w:t xml:space="preserve">to </w:t>
      </w:r>
      <w:r w:rsidR="0013669D">
        <w:rPr>
          <w:lang w:val="en-US"/>
        </w:rPr>
        <w:t xml:space="preserve">start </w:t>
      </w:r>
      <w:r w:rsidR="00B27C78">
        <w:rPr>
          <w:lang w:val="en-US"/>
        </w:rPr>
        <w:t>follow</w:t>
      </w:r>
      <w:r w:rsidR="0013669D">
        <w:rPr>
          <w:lang w:val="en-US"/>
        </w:rPr>
        <w:t>ing</w:t>
      </w:r>
      <w:r w:rsidR="00B27C78">
        <w:rPr>
          <w:lang w:val="en-US"/>
        </w:rPr>
        <w:t xml:space="preserve"> MPs </w:t>
      </w:r>
      <w:r w:rsidR="00CE711E">
        <w:rPr>
          <w:lang w:val="en-US"/>
        </w:rPr>
        <w:t xml:space="preserve">by whom they </w:t>
      </w:r>
      <w:r w:rsidR="00757088">
        <w:rPr>
          <w:lang w:val="en-US"/>
        </w:rPr>
        <w:t>were</w:t>
      </w:r>
      <w:r w:rsidR="00CE711E">
        <w:rPr>
          <w:lang w:val="en-US"/>
        </w:rPr>
        <w:t xml:space="preserve"> retweeted (b</w:t>
      </w:r>
      <w:r w:rsidR="00493BC2">
        <w:rPr>
          <w:lang w:val="en-US"/>
        </w:rPr>
        <w:t>=0.</w:t>
      </w:r>
      <w:r w:rsidR="00CE711E">
        <w:rPr>
          <w:lang w:val="en-US"/>
        </w:rPr>
        <w:t>677, se</w:t>
      </w:r>
      <w:r w:rsidR="00493BC2">
        <w:rPr>
          <w:lang w:val="en-US"/>
        </w:rPr>
        <w:t>=0.</w:t>
      </w:r>
      <w:r w:rsidR="00CE711E">
        <w:rPr>
          <w:lang w:val="en-US"/>
        </w:rPr>
        <w:t>483).</w:t>
      </w:r>
      <w:r w:rsidR="00B27C78">
        <w:rPr>
          <w:lang w:val="en-US"/>
        </w:rPr>
        <w:t xml:space="preserve"> </w:t>
      </w:r>
      <w:r w:rsidR="00770A3A">
        <w:rPr>
          <w:lang w:val="en-US"/>
        </w:rPr>
        <w:t xml:space="preserve">The direction from </w:t>
      </w:r>
      <w:r>
        <w:rPr>
          <w:lang w:val="en-US"/>
        </w:rPr>
        <w:t xml:space="preserve">retweets </w:t>
      </w:r>
      <w:r w:rsidR="00757088">
        <w:rPr>
          <w:lang w:val="en-US"/>
        </w:rPr>
        <w:t xml:space="preserve">(time T) </w:t>
      </w:r>
      <w:r>
        <w:rPr>
          <w:lang w:val="en-US"/>
        </w:rPr>
        <w:t>to following</w:t>
      </w:r>
      <w:r w:rsidR="00025D89">
        <w:rPr>
          <w:lang w:val="en-US"/>
        </w:rPr>
        <w:t xml:space="preserve"> </w:t>
      </w:r>
      <w:r w:rsidR="00757088">
        <w:rPr>
          <w:lang w:val="en-US"/>
        </w:rPr>
        <w:t xml:space="preserve">(time T + 1) </w:t>
      </w:r>
      <w:r w:rsidR="00025D89">
        <w:rPr>
          <w:lang w:val="en-US"/>
        </w:rPr>
        <w:t>is</w:t>
      </w:r>
      <w:r>
        <w:rPr>
          <w:lang w:val="en-US"/>
        </w:rPr>
        <w:t xml:space="preserve"> stronger than from following</w:t>
      </w:r>
      <w:r w:rsidR="00757088">
        <w:rPr>
          <w:lang w:val="en-US"/>
        </w:rPr>
        <w:t xml:space="preserve"> </w:t>
      </w:r>
      <w:r w:rsidR="00757088">
        <w:rPr>
          <w:lang w:val="en-US"/>
        </w:rPr>
        <w:t>(time T)</w:t>
      </w:r>
      <w:r>
        <w:rPr>
          <w:lang w:val="en-US"/>
        </w:rPr>
        <w:t xml:space="preserve"> to retweets </w:t>
      </w:r>
      <w:r w:rsidR="00757088">
        <w:rPr>
          <w:lang w:val="en-US"/>
        </w:rPr>
        <w:t xml:space="preserve">(time T + 1) </w:t>
      </w:r>
      <w:r>
        <w:rPr>
          <w:lang w:val="en-US"/>
        </w:rPr>
        <w:t xml:space="preserve">and the direction from </w:t>
      </w:r>
      <w:r w:rsidR="00770A3A">
        <w:rPr>
          <w:lang w:val="en-US"/>
        </w:rPr>
        <w:t xml:space="preserve">mentions to retweets is stronger than the reverse causal pathway. </w:t>
      </w:r>
    </w:p>
    <w:p w14:paraId="3799F1A4" w14:textId="62C2E88C" w:rsidR="005E20A8" w:rsidRDefault="00025D89" w:rsidP="005E20A8">
      <w:pPr>
        <w:spacing w:line="480" w:lineRule="auto"/>
        <w:ind w:firstLine="708"/>
        <w:jc w:val="both"/>
        <w:rPr>
          <w:lang w:val="en-US"/>
        </w:rPr>
      </w:pPr>
      <w:bookmarkStart w:id="31" w:name="_Hlk89800921"/>
      <w:r>
        <w:rPr>
          <w:lang w:val="en-US"/>
        </w:rPr>
        <w:t>A</w:t>
      </w:r>
      <w:del w:id="32" w:author="Spierings, C.H.B.M. (Niels)" w:date="2022-09-17T23:05:00Z">
        <w:r w:rsidR="00770A3A" w:rsidDel="00025D89">
          <w:rPr>
            <w:lang w:val="en-US"/>
          </w:rPr>
          <w:delText xml:space="preserve"> </w:delText>
        </w:r>
        <w:bookmarkEnd w:id="31"/>
        <w:r w:rsidR="005F3790" w:rsidDel="00025D89">
          <w:rPr>
            <w:lang w:val="en-US"/>
          </w:rPr>
          <w:delText>A</w:delText>
        </w:r>
      </w:del>
      <w:r w:rsidR="005F3790">
        <w:rPr>
          <w:lang w:val="en-US"/>
        </w:rPr>
        <w:t xml:space="preserve">fter taking </w:t>
      </w:r>
      <w:ins w:id="33" w:author="Spierings, C.H.B.M. (Niels)" w:date="2022-09-17T23:05:00Z">
        <w:r>
          <w:rPr>
            <w:lang w:val="en-US"/>
          </w:rPr>
          <w:t>the</w:t>
        </w:r>
      </w:ins>
      <w:ins w:id="34" w:author="Spierings, C.H.B.M. (Niels)" w:date="2022-09-17T23:06:00Z">
        <w:r>
          <w:rPr>
            <w:lang w:val="en-US"/>
          </w:rPr>
          <w:t>s</w:t>
        </w:r>
      </w:ins>
      <w:ins w:id="35" w:author="Spierings, C.H.B.M. (Niels)" w:date="2022-09-17T23:05:00Z">
        <w:r>
          <w:rPr>
            <w:lang w:val="en-US"/>
          </w:rPr>
          <w:t xml:space="preserve">e </w:t>
        </w:r>
      </w:ins>
      <w:r w:rsidR="005F3790">
        <w:rPr>
          <w:lang w:val="en-US"/>
        </w:rPr>
        <w:t xml:space="preserve">cross-network effects into account the </w:t>
      </w:r>
      <w:r w:rsidR="00770A3A">
        <w:rPr>
          <w:lang w:val="en-US"/>
        </w:rPr>
        <w:t>‘net</w:t>
      </w:r>
      <w:r w:rsidR="005B543A">
        <w:rPr>
          <w:lang w:val="en-US"/>
        </w:rPr>
        <w:t xml:space="preserve"> party-based </w:t>
      </w:r>
      <w:r w:rsidR="00770A3A">
        <w:rPr>
          <w:lang w:val="en-US"/>
        </w:rPr>
        <w:t>segregation</w:t>
      </w:r>
      <w:r w:rsidR="005B543A">
        <w:rPr>
          <w:lang w:val="en-US"/>
        </w:rPr>
        <w:t xml:space="preserve"> effect’</w:t>
      </w:r>
      <w:r w:rsidR="00770A3A">
        <w:rPr>
          <w:lang w:val="en-US"/>
        </w:rPr>
        <w:t xml:space="preserve"> </w:t>
      </w:r>
      <w:r w:rsidR="00466CF2">
        <w:rPr>
          <w:lang w:val="en-US"/>
        </w:rPr>
        <w:t xml:space="preserve">is </w:t>
      </w:r>
      <w:r w:rsidR="00BA7E35">
        <w:rPr>
          <w:lang w:val="en-US"/>
        </w:rPr>
        <w:t xml:space="preserve">considerably </w:t>
      </w:r>
      <w:r w:rsidR="00466CF2">
        <w:rPr>
          <w:lang w:val="en-US"/>
        </w:rPr>
        <w:t xml:space="preserve">lower; the respective probability ratio’s decreased </w:t>
      </w:r>
      <w:r w:rsidR="00EC198B">
        <w:rPr>
          <w:lang w:val="en-US"/>
        </w:rPr>
        <w:t xml:space="preserve">from Model 2 to Model 3 </w:t>
      </w:r>
      <w:r w:rsidR="00466CF2">
        <w:rPr>
          <w:lang w:val="en-US"/>
        </w:rPr>
        <w:t xml:space="preserve">by </w:t>
      </w:r>
      <w:r w:rsidR="00A8034A">
        <w:rPr>
          <w:lang w:val="en-US"/>
        </w:rPr>
        <w:t xml:space="preserve">approximately </w:t>
      </w:r>
      <w:r w:rsidR="00466CF2">
        <w:rPr>
          <w:lang w:val="en-US"/>
        </w:rPr>
        <w:t>28, 40 and 25 percent</w:t>
      </w:r>
      <w:r w:rsidR="00EC198B">
        <w:rPr>
          <w:lang w:val="en-US"/>
        </w:rPr>
        <w:t>, respectively for following (e</w:t>
      </w:r>
      <w:r w:rsidR="00EC198B" w:rsidRPr="005A7678">
        <w:rPr>
          <w:vertAlign w:val="superscript"/>
          <w:lang w:val="en-US"/>
        </w:rPr>
        <w:t>(.755 – 1.088)</w:t>
      </w:r>
      <w:r w:rsidR="00EC198B">
        <w:rPr>
          <w:lang w:val="en-US"/>
        </w:rPr>
        <w:t>), @-mentions (e</w:t>
      </w:r>
      <w:r w:rsidR="00EC198B" w:rsidRPr="005A7678">
        <w:rPr>
          <w:vertAlign w:val="superscript"/>
          <w:lang w:val="en-US"/>
        </w:rPr>
        <w:t>(.406 - .922)</w:t>
      </w:r>
      <w:r w:rsidR="00EC198B">
        <w:rPr>
          <w:lang w:val="en-US"/>
        </w:rPr>
        <w:t>) and retweets (e</w:t>
      </w:r>
      <w:r w:rsidR="00EC198B" w:rsidRPr="005A7678">
        <w:rPr>
          <w:vertAlign w:val="superscript"/>
          <w:lang w:val="en-US"/>
        </w:rPr>
        <w:t>(1.106 – 1.</w:t>
      </w:r>
      <w:commentRangeStart w:id="36"/>
      <w:r w:rsidR="00EC198B" w:rsidRPr="005A7678">
        <w:rPr>
          <w:vertAlign w:val="superscript"/>
          <w:lang w:val="en-US"/>
        </w:rPr>
        <w:t>388</w:t>
      </w:r>
      <w:commentRangeEnd w:id="36"/>
      <w:r w:rsidR="00A963B1">
        <w:rPr>
          <w:rStyle w:val="CommentReference"/>
        </w:rPr>
        <w:commentReference w:id="36"/>
      </w:r>
      <w:r w:rsidR="00EC198B" w:rsidRPr="005A7678">
        <w:rPr>
          <w:vertAlign w:val="superscript"/>
          <w:lang w:val="en-US"/>
        </w:rPr>
        <w:t>)</w:t>
      </w:r>
      <w:r w:rsidR="00EC198B">
        <w:rPr>
          <w:lang w:val="en-US"/>
        </w:rPr>
        <w:t xml:space="preserve">). </w:t>
      </w:r>
      <w:r>
        <w:rPr>
          <w:lang w:val="en-US"/>
        </w:rPr>
        <w:t>The observed segregation along party membership lines in each respective layer of Twitter is thus in part the result of the degree of segregation in the other two layers and we hereby find corroborative evidence for Hypothesis 4.</w:t>
      </w:r>
    </w:p>
    <w:p w14:paraId="5AB096E6" w14:textId="77777777" w:rsidR="00EB0837" w:rsidRDefault="00EB0837" w:rsidP="00990E8D">
      <w:pPr>
        <w:spacing w:line="480" w:lineRule="auto"/>
        <w:ind w:firstLine="708"/>
        <w:jc w:val="both"/>
        <w:rPr>
          <w:iCs/>
          <w:lang w:val="en-GB"/>
        </w:rPr>
      </w:pPr>
    </w:p>
    <w:p w14:paraId="005F943A" w14:textId="681FBAE4" w:rsidR="00EB0837" w:rsidRPr="00757088" w:rsidRDefault="00757088" w:rsidP="00757088">
      <w:pPr>
        <w:spacing w:line="480" w:lineRule="auto"/>
        <w:ind w:firstLine="0"/>
        <w:jc w:val="both"/>
        <w:rPr>
          <w:i/>
          <w:lang w:val="en-GB"/>
        </w:rPr>
      </w:pPr>
      <w:r>
        <w:rPr>
          <w:i/>
          <w:lang w:val="en-GB"/>
        </w:rPr>
        <w:t>S</w:t>
      </w:r>
      <w:r w:rsidR="004C23B6">
        <w:rPr>
          <w:i/>
          <w:lang w:val="en-GB"/>
        </w:rPr>
        <w:t>egregation dynamics over time</w:t>
      </w:r>
      <w:commentRangeStart w:id="37"/>
      <w:commentRangeEnd w:id="37"/>
    </w:p>
    <w:p w14:paraId="0543BE23" w14:textId="7E615C34" w:rsidR="004C23B6" w:rsidRDefault="004C23B6" w:rsidP="00BE7A83">
      <w:pPr>
        <w:spacing w:line="480" w:lineRule="auto"/>
        <w:ind w:firstLine="0"/>
        <w:jc w:val="both"/>
        <w:rPr>
          <w:iCs/>
          <w:lang w:val="en-GB"/>
        </w:rPr>
      </w:pPr>
      <w:r>
        <w:rPr>
          <w:iCs/>
          <w:lang w:val="en-GB"/>
        </w:rPr>
        <w:t>Lastly</w:t>
      </w:r>
      <w:r w:rsidR="00AF2554" w:rsidRPr="00AF2554">
        <w:rPr>
          <w:iCs/>
          <w:lang w:val="en-GB"/>
        </w:rPr>
        <w:t xml:space="preserve">, we </w:t>
      </w:r>
      <w:r w:rsidR="005C7F94">
        <w:rPr>
          <w:iCs/>
          <w:lang w:val="en-GB"/>
        </w:rPr>
        <w:t>investigated</w:t>
      </w:r>
      <w:r w:rsidR="00AF2554" w:rsidRPr="00AF2554">
        <w:rPr>
          <w:iCs/>
          <w:lang w:val="en-GB"/>
        </w:rPr>
        <w:t xml:space="preserve"> </w:t>
      </w:r>
      <w:r w:rsidR="00AF2554">
        <w:rPr>
          <w:iCs/>
          <w:lang w:val="en-GB"/>
        </w:rPr>
        <w:t xml:space="preserve">the importance of </w:t>
      </w:r>
      <w:r w:rsidR="00BA79F3">
        <w:rPr>
          <w:iCs/>
          <w:lang w:val="en-GB"/>
        </w:rPr>
        <w:t xml:space="preserve">party-based homophily </w:t>
      </w:r>
      <w:r w:rsidR="00AF2554">
        <w:rPr>
          <w:iCs/>
          <w:lang w:val="en-GB"/>
        </w:rPr>
        <w:t>over time</w:t>
      </w:r>
      <w:r>
        <w:rPr>
          <w:iCs/>
          <w:lang w:val="en-GB"/>
        </w:rPr>
        <w:t xml:space="preserve"> on which we formulated  Research question 1</w:t>
      </w:r>
      <w:r>
        <w:rPr>
          <w:iCs/>
          <w:lang w:val="en-GB"/>
        </w:rPr>
        <w:t xml:space="preserve">. </w:t>
      </w:r>
      <w:r w:rsidR="00987048">
        <w:rPr>
          <w:iCs/>
          <w:lang w:val="en-GB"/>
        </w:rPr>
        <w:t xml:space="preserve">In Table </w:t>
      </w:r>
      <w:r w:rsidR="00DE263A">
        <w:rPr>
          <w:iCs/>
          <w:lang w:val="en-GB"/>
        </w:rPr>
        <w:t>3</w:t>
      </w:r>
      <w:r w:rsidR="00987048">
        <w:rPr>
          <w:iCs/>
          <w:lang w:val="en-GB"/>
        </w:rPr>
        <w:t xml:space="preserve"> we summarized the </w:t>
      </w:r>
      <w:r w:rsidR="00DE263A">
        <w:rPr>
          <w:iCs/>
          <w:lang w:val="en-GB"/>
        </w:rPr>
        <w:t xml:space="preserve">main </w:t>
      </w:r>
      <w:r w:rsidR="00987048">
        <w:rPr>
          <w:iCs/>
          <w:lang w:val="en-GB"/>
        </w:rPr>
        <w:t>results of Model 4, which is Model 1 with the additional interaction term</w:t>
      </w:r>
      <w:r w:rsidR="005A71B1">
        <w:rPr>
          <w:iCs/>
          <w:lang w:val="en-GB"/>
        </w:rPr>
        <w:t>s</w:t>
      </w:r>
      <w:r w:rsidR="00EA4F89">
        <w:rPr>
          <w:iCs/>
          <w:lang w:val="en-GB"/>
        </w:rPr>
        <w:t xml:space="preserve">. </w:t>
      </w:r>
      <w:r w:rsidR="00987048">
        <w:rPr>
          <w:iCs/>
          <w:lang w:val="en-GB"/>
        </w:rPr>
        <w:t xml:space="preserve">We observe that </w:t>
      </w:r>
      <w:r w:rsidR="00BA79F3">
        <w:rPr>
          <w:iCs/>
          <w:lang w:val="en-GB"/>
        </w:rPr>
        <w:t xml:space="preserve">the tendency of MPs to follow and retweet </w:t>
      </w:r>
      <w:r w:rsidR="00124DF7">
        <w:rPr>
          <w:iCs/>
          <w:lang w:val="en-GB"/>
        </w:rPr>
        <w:t xml:space="preserve">colleagues from the same </w:t>
      </w:r>
      <w:r w:rsidR="00BA79F3">
        <w:rPr>
          <w:iCs/>
          <w:lang w:val="en-GB"/>
        </w:rPr>
        <w:t xml:space="preserve">party is </w:t>
      </w:r>
      <w:r w:rsidR="005D7CF8">
        <w:rPr>
          <w:iCs/>
          <w:lang w:val="en-GB"/>
        </w:rPr>
        <w:t xml:space="preserve">more important for the explanation </w:t>
      </w:r>
      <w:r w:rsidR="009514A2">
        <w:rPr>
          <w:iCs/>
          <w:lang w:val="en-GB"/>
        </w:rPr>
        <w:t>how t</w:t>
      </w:r>
      <w:r w:rsidR="005D7CF8">
        <w:rPr>
          <w:iCs/>
          <w:lang w:val="en-GB"/>
        </w:rPr>
        <w:t>he network develop</w:t>
      </w:r>
      <w:r w:rsidR="009514A2">
        <w:rPr>
          <w:iCs/>
          <w:lang w:val="en-GB"/>
        </w:rPr>
        <w:t>ed</w:t>
      </w:r>
      <w:r w:rsidR="005D7CF8">
        <w:rPr>
          <w:iCs/>
          <w:lang w:val="en-GB"/>
        </w:rPr>
        <w:t xml:space="preserve"> in </w:t>
      </w:r>
      <w:r w:rsidR="00BA79F3">
        <w:rPr>
          <w:iCs/>
          <w:lang w:val="en-GB"/>
        </w:rPr>
        <w:t>period 2 than in period 1</w:t>
      </w:r>
      <w:r w:rsidR="00990E8D">
        <w:rPr>
          <w:iCs/>
          <w:lang w:val="en-GB"/>
        </w:rPr>
        <w:t>. W</w:t>
      </w:r>
      <w:r w:rsidR="009514A2">
        <w:rPr>
          <w:iCs/>
          <w:lang w:val="en-GB"/>
        </w:rPr>
        <w:t>ithin the @-mention layer</w:t>
      </w:r>
      <w:r w:rsidR="00BA79F3">
        <w:rPr>
          <w:iCs/>
          <w:lang w:val="en-GB"/>
        </w:rPr>
        <w:t xml:space="preserve"> </w:t>
      </w:r>
      <w:r w:rsidR="009514A2">
        <w:rPr>
          <w:iCs/>
          <w:lang w:val="en-GB"/>
        </w:rPr>
        <w:t xml:space="preserve">party-based </w:t>
      </w:r>
      <w:r w:rsidR="00990E8D">
        <w:rPr>
          <w:iCs/>
          <w:lang w:val="en-GB"/>
        </w:rPr>
        <w:t xml:space="preserve">homophily </w:t>
      </w:r>
      <w:r w:rsidR="009514A2">
        <w:rPr>
          <w:iCs/>
          <w:lang w:val="en-GB"/>
        </w:rPr>
        <w:t xml:space="preserve">has less impact on network development </w:t>
      </w:r>
      <w:r w:rsidR="00BA79F3">
        <w:rPr>
          <w:iCs/>
          <w:lang w:val="en-GB"/>
        </w:rPr>
        <w:t>in period 2</w:t>
      </w:r>
      <w:r w:rsidR="009514A2">
        <w:rPr>
          <w:iCs/>
          <w:lang w:val="en-GB"/>
        </w:rPr>
        <w:t xml:space="preserve"> than in </w:t>
      </w:r>
      <w:r w:rsidR="00BA79F3">
        <w:rPr>
          <w:iCs/>
          <w:lang w:val="en-GB"/>
        </w:rPr>
        <w:t xml:space="preserve">period 1. </w:t>
      </w:r>
    </w:p>
    <w:p w14:paraId="79133F32" w14:textId="5CD52CD9" w:rsidR="00DE263A" w:rsidRDefault="005D7CF8">
      <w:pPr>
        <w:spacing w:line="480" w:lineRule="auto"/>
        <w:ind w:firstLine="708"/>
        <w:jc w:val="both"/>
        <w:rPr>
          <w:iCs/>
          <w:lang w:val="en-GB"/>
        </w:rPr>
      </w:pPr>
      <w:r>
        <w:rPr>
          <w:iCs/>
          <w:lang w:val="en-GB"/>
        </w:rPr>
        <w:t xml:space="preserve">At </w:t>
      </w:r>
      <w:r>
        <w:rPr>
          <w:iCs/>
          <w:lang w:val="en-GB"/>
        </w:rPr>
        <w:t>first sight</w:t>
      </w:r>
      <w:r w:rsidR="005A71B1">
        <w:rPr>
          <w:iCs/>
          <w:lang w:val="en-GB"/>
        </w:rPr>
        <w:t xml:space="preserve">, these results </w:t>
      </w:r>
      <w:r>
        <w:rPr>
          <w:iCs/>
          <w:lang w:val="en-GB"/>
        </w:rPr>
        <w:t xml:space="preserve">seem to </w:t>
      </w:r>
      <w:r w:rsidR="005A71B1">
        <w:rPr>
          <w:iCs/>
          <w:lang w:val="en-GB"/>
        </w:rPr>
        <w:t xml:space="preserve">point in the opposite direction as our descriptive results discussed above. </w:t>
      </w:r>
      <w:r w:rsidR="00E841E3">
        <w:rPr>
          <w:iCs/>
          <w:lang w:val="en-GB"/>
        </w:rPr>
        <w:t>We have to keep in mind, h</w:t>
      </w:r>
      <w:r>
        <w:rPr>
          <w:iCs/>
          <w:lang w:val="en-GB"/>
        </w:rPr>
        <w:t>owever,</w:t>
      </w:r>
      <w:r w:rsidR="00E841E3">
        <w:rPr>
          <w:iCs/>
          <w:lang w:val="en-GB"/>
        </w:rPr>
        <w:t xml:space="preserve"> that</w:t>
      </w:r>
      <w:r>
        <w:rPr>
          <w:iCs/>
          <w:lang w:val="en-GB"/>
        </w:rPr>
        <w:t xml:space="preserve"> in Table 1</w:t>
      </w:r>
      <w:r w:rsidR="00DE263A">
        <w:rPr>
          <w:iCs/>
          <w:lang w:val="en-GB"/>
        </w:rPr>
        <w:t xml:space="preserve"> and</w:t>
      </w:r>
      <w:r>
        <w:rPr>
          <w:iCs/>
          <w:lang w:val="en-GB"/>
        </w:rPr>
        <w:t xml:space="preserve"> 2</w:t>
      </w:r>
      <w:r w:rsidR="00DE263A">
        <w:rPr>
          <w:iCs/>
          <w:lang w:val="en-GB"/>
        </w:rPr>
        <w:t>,</w:t>
      </w:r>
      <w:r>
        <w:rPr>
          <w:iCs/>
          <w:lang w:val="en-GB"/>
        </w:rPr>
        <w:t xml:space="preserve"> we described the </w:t>
      </w:r>
      <w:r w:rsidRPr="00F95980">
        <w:rPr>
          <w:i/>
          <w:lang w:val="en-GB"/>
        </w:rPr>
        <w:t xml:space="preserve">current </w:t>
      </w:r>
      <w:r>
        <w:rPr>
          <w:iCs/>
          <w:lang w:val="en-GB"/>
        </w:rPr>
        <w:t xml:space="preserve">degree of segregation at three </w:t>
      </w:r>
      <w:r w:rsidRPr="00F95980">
        <w:rPr>
          <w:i/>
          <w:lang w:val="en-GB"/>
        </w:rPr>
        <w:t>timepoint</w:t>
      </w:r>
      <w:r>
        <w:rPr>
          <w:i/>
          <w:lang w:val="en-GB"/>
        </w:rPr>
        <w:t>s</w:t>
      </w:r>
      <w:r w:rsidR="000740F1">
        <w:rPr>
          <w:i/>
          <w:lang w:val="en-GB"/>
        </w:rPr>
        <w:t xml:space="preserve"> </w:t>
      </w:r>
      <w:r w:rsidR="000740F1">
        <w:rPr>
          <w:lang w:val="en-GB"/>
        </w:rPr>
        <w:t>(i.e., states)</w:t>
      </w:r>
      <w:r>
        <w:rPr>
          <w:iCs/>
          <w:lang w:val="en-GB"/>
        </w:rPr>
        <w:t xml:space="preserve">. In our </w:t>
      </w:r>
      <w:proofErr w:type="spellStart"/>
      <w:r>
        <w:rPr>
          <w:iCs/>
          <w:lang w:val="en-GB"/>
        </w:rPr>
        <w:t>RSiena</w:t>
      </w:r>
      <w:proofErr w:type="spellEnd"/>
      <w:r>
        <w:rPr>
          <w:iCs/>
          <w:lang w:val="en-GB"/>
        </w:rPr>
        <w:t xml:space="preserve"> models, summarized in Table </w:t>
      </w:r>
      <w:r w:rsidR="00DE263A">
        <w:rPr>
          <w:iCs/>
          <w:lang w:val="en-GB"/>
        </w:rPr>
        <w:t>3</w:t>
      </w:r>
      <w:r>
        <w:rPr>
          <w:iCs/>
          <w:lang w:val="en-GB"/>
        </w:rPr>
        <w:t xml:space="preserve">, we looked at the </w:t>
      </w:r>
      <w:r w:rsidRPr="00CF7EBA">
        <w:rPr>
          <w:i/>
          <w:lang w:val="en-GB"/>
        </w:rPr>
        <w:t>development</w:t>
      </w:r>
      <w:r>
        <w:rPr>
          <w:iCs/>
          <w:lang w:val="en-GB"/>
        </w:rPr>
        <w:t xml:space="preserve"> of party based segregation in two </w:t>
      </w:r>
      <w:r w:rsidRPr="00CF7EBA">
        <w:rPr>
          <w:i/>
          <w:lang w:val="en-GB"/>
        </w:rPr>
        <w:t>periods</w:t>
      </w:r>
      <w:r w:rsidR="000740F1">
        <w:rPr>
          <w:i/>
          <w:lang w:val="en-GB"/>
        </w:rPr>
        <w:t xml:space="preserve"> </w:t>
      </w:r>
      <w:r w:rsidR="000740F1">
        <w:rPr>
          <w:lang w:val="en-GB"/>
        </w:rPr>
        <w:t>(i.e., dynamics)</w:t>
      </w:r>
      <w:r>
        <w:rPr>
          <w:iCs/>
          <w:lang w:val="en-GB"/>
        </w:rPr>
        <w:t xml:space="preserve">. To illustrate the difference, if party-based segregation </w:t>
      </w:r>
      <w:r w:rsidR="00757088">
        <w:rPr>
          <w:iCs/>
          <w:lang w:val="en-GB"/>
        </w:rPr>
        <w:t xml:space="preserve">– measured at the network-level – </w:t>
      </w:r>
      <w:r>
        <w:rPr>
          <w:iCs/>
          <w:lang w:val="en-GB"/>
        </w:rPr>
        <w:t xml:space="preserve">decreased faster </w:t>
      </w:r>
      <w:r w:rsidR="004C23B6">
        <w:rPr>
          <w:iCs/>
          <w:lang w:val="en-GB"/>
        </w:rPr>
        <w:t xml:space="preserve">in </w:t>
      </w:r>
      <w:r>
        <w:rPr>
          <w:iCs/>
          <w:lang w:val="en-GB"/>
        </w:rPr>
        <w:t xml:space="preserve">period </w:t>
      </w:r>
      <w:r>
        <w:rPr>
          <w:iCs/>
          <w:lang w:val="en-GB"/>
        </w:rPr>
        <w:lastRenderedPageBreak/>
        <w:t xml:space="preserve">1 than </w:t>
      </w:r>
      <w:r w:rsidR="004C23B6">
        <w:rPr>
          <w:iCs/>
          <w:lang w:val="en-GB"/>
        </w:rPr>
        <w:t xml:space="preserve">in </w:t>
      </w:r>
      <w:r>
        <w:rPr>
          <w:iCs/>
          <w:lang w:val="en-GB"/>
        </w:rPr>
        <w:t xml:space="preserve">period 2, </w:t>
      </w:r>
      <w:r w:rsidR="000740F1">
        <w:rPr>
          <w:iCs/>
          <w:lang w:val="en-GB"/>
        </w:rPr>
        <w:t xml:space="preserve">it is likely that </w:t>
      </w:r>
      <w:r w:rsidR="00757088">
        <w:rPr>
          <w:iCs/>
          <w:lang w:val="en-GB"/>
        </w:rPr>
        <w:t>party-based homophily</w:t>
      </w:r>
      <w:r w:rsidR="004C23B6">
        <w:rPr>
          <w:iCs/>
          <w:lang w:val="en-GB"/>
        </w:rPr>
        <w:t xml:space="preserve"> </w:t>
      </w:r>
      <w:r w:rsidR="00757088">
        <w:rPr>
          <w:iCs/>
          <w:lang w:val="en-GB"/>
        </w:rPr>
        <w:t xml:space="preserve">– measured at the MP-level – </w:t>
      </w:r>
      <w:r w:rsidR="000740F1">
        <w:rPr>
          <w:iCs/>
          <w:lang w:val="en-GB"/>
        </w:rPr>
        <w:t>play</w:t>
      </w:r>
      <w:r w:rsidR="00990E8D">
        <w:rPr>
          <w:iCs/>
          <w:lang w:val="en-GB"/>
        </w:rPr>
        <w:t>s</w:t>
      </w:r>
      <w:r w:rsidR="000740F1">
        <w:rPr>
          <w:iCs/>
          <w:lang w:val="en-GB"/>
        </w:rPr>
        <w:t xml:space="preserve"> a larger role in explaining network dynamics </w:t>
      </w:r>
      <w:r w:rsidR="000740F1">
        <w:rPr>
          <w:iCs/>
          <w:lang w:val="en-GB"/>
        </w:rPr>
        <w:t xml:space="preserve">in period </w:t>
      </w:r>
      <w:r w:rsidR="004C23B6">
        <w:rPr>
          <w:iCs/>
          <w:lang w:val="en-GB"/>
        </w:rPr>
        <w:t>2.</w:t>
      </w:r>
    </w:p>
    <w:p w14:paraId="1CC0B8F7" w14:textId="77777777" w:rsidR="00901430" w:rsidRDefault="004C23B6">
      <w:pPr>
        <w:spacing w:line="480" w:lineRule="auto"/>
        <w:ind w:firstLine="708"/>
        <w:jc w:val="both"/>
        <w:rPr>
          <w:iCs/>
          <w:lang w:val="en-GB"/>
        </w:rPr>
      </w:pPr>
      <w:r>
        <w:rPr>
          <w:iCs/>
          <w:lang w:val="en-GB"/>
        </w:rPr>
        <w:t xml:space="preserve">What might these results indicate? </w:t>
      </w:r>
      <w:r w:rsidR="004552CB">
        <w:rPr>
          <w:iCs/>
          <w:lang w:val="en-GB"/>
        </w:rPr>
        <w:t xml:space="preserve">To understand that party-based homophily is more important in period 2 might be linked to our focus on </w:t>
      </w:r>
      <w:r w:rsidR="00901430">
        <w:rPr>
          <w:iCs/>
          <w:lang w:val="en-GB"/>
        </w:rPr>
        <w:t xml:space="preserve">the </w:t>
      </w:r>
      <w:r w:rsidR="004552CB">
        <w:rPr>
          <w:iCs/>
          <w:lang w:val="en-GB"/>
        </w:rPr>
        <w:t xml:space="preserve">time after </w:t>
      </w:r>
      <w:r w:rsidR="004552CB">
        <w:rPr>
          <w:iCs/>
          <w:lang w:val="en-GB"/>
        </w:rPr>
        <w:t>the elections. It might be that when a new parliament is installed, the MPs start forging between-party ties (assuming many within ties were forged during the campaign)</w:t>
      </w:r>
      <w:r w:rsidR="004552CB">
        <w:rPr>
          <w:iCs/>
          <w:lang w:val="en-GB"/>
        </w:rPr>
        <w:t>. Within-party preference are put a bit more on the backbu</w:t>
      </w:r>
      <w:r w:rsidR="004552CB">
        <w:rPr>
          <w:iCs/>
          <w:lang w:val="en-GB"/>
        </w:rPr>
        <w:t>r</w:t>
      </w:r>
      <w:r w:rsidR="004552CB">
        <w:rPr>
          <w:iCs/>
          <w:lang w:val="en-GB"/>
        </w:rPr>
        <w:t xml:space="preserve">ner in these early days. </w:t>
      </w:r>
    </w:p>
    <w:p w14:paraId="2B918566" w14:textId="4CC29C74" w:rsidR="00990E8D" w:rsidRDefault="004552CB">
      <w:pPr>
        <w:spacing w:line="480" w:lineRule="auto"/>
        <w:ind w:firstLine="708"/>
        <w:jc w:val="both"/>
        <w:rPr>
          <w:iCs/>
          <w:lang w:val="en-GB"/>
        </w:rPr>
      </w:pPr>
      <w:commentRangeStart w:id="38"/>
      <w:r>
        <w:rPr>
          <w:iCs/>
          <w:lang w:val="en-GB"/>
        </w:rPr>
        <w:t xml:space="preserve">For retweet something similar might be the case, whereby the </w:t>
      </w:r>
      <w:r>
        <w:rPr>
          <w:iCs/>
          <w:lang w:val="en-GB"/>
        </w:rPr>
        <w:t>end of an electoral campaign might cause an additional relaxation around retweet</w:t>
      </w:r>
      <w:r w:rsidR="00901430">
        <w:rPr>
          <w:iCs/>
          <w:lang w:val="en-GB"/>
        </w:rPr>
        <w:t>s</w:t>
      </w:r>
      <w:r>
        <w:rPr>
          <w:iCs/>
          <w:lang w:val="en-GB"/>
        </w:rPr>
        <w:t xml:space="preserve"> (i.e. endorsing tweets) of other parties, but towards government formation and politics a</w:t>
      </w:r>
      <w:r>
        <w:rPr>
          <w:iCs/>
          <w:lang w:val="en-GB"/>
        </w:rPr>
        <w:t xml:space="preserve">s normal this easily restores to stronger within-party preferences. This also </w:t>
      </w:r>
      <w:r>
        <w:rPr>
          <w:iCs/>
          <w:lang w:val="en-GB"/>
        </w:rPr>
        <w:t xml:space="preserve">aligns with the shift for @-mentions, as in cross-party debates seems to more important in the second period. To summarize, the Twitter architecture in combination with </w:t>
      </w:r>
      <w:r>
        <w:rPr>
          <w:iCs/>
          <w:lang w:val="en-GB"/>
        </w:rPr>
        <w:t xml:space="preserve">the political context help us to </w:t>
      </w:r>
      <w:commentRangeEnd w:id="38"/>
      <w:r w:rsidR="00901430">
        <w:rPr>
          <w:rStyle w:val="CommentReference"/>
        </w:rPr>
        <w:commentReference w:id="38"/>
      </w:r>
      <w:r>
        <w:rPr>
          <w:iCs/>
          <w:lang w:val="en-GB"/>
        </w:rPr>
        <w:t xml:space="preserve">understand why certain dynamics are more important than other at different times. </w:t>
      </w:r>
      <w:r w:rsidR="003A3360">
        <w:rPr>
          <w:iCs/>
          <w:lang w:val="en-GB"/>
        </w:rPr>
        <w:t>Of course</w:t>
      </w:r>
      <w:r>
        <w:rPr>
          <w:iCs/>
          <w:lang w:val="en-GB"/>
        </w:rPr>
        <w:t>, our int</w:t>
      </w:r>
      <w:r>
        <w:rPr>
          <w:iCs/>
          <w:lang w:val="en-GB"/>
        </w:rPr>
        <w:t>erpretation is suggestive at best</w:t>
      </w:r>
      <w:r>
        <w:rPr>
          <w:iCs/>
          <w:lang w:val="en-GB"/>
        </w:rPr>
        <w:t xml:space="preserve"> and builds on a relatively small time period still. Future work could develop this more and over longer periods of time, ideally a full election cycle. Our analyses and results </w:t>
      </w:r>
      <w:r>
        <w:rPr>
          <w:iCs/>
          <w:lang w:val="en-GB"/>
        </w:rPr>
        <w:t>show these dynamics matter and provide a first theorization.</w:t>
      </w:r>
    </w:p>
    <w:p w14:paraId="027D5904" w14:textId="77777777" w:rsidR="004C23B6" w:rsidRDefault="004C23B6" w:rsidP="00901430">
      <w:pPr>
        <w:spacing w:line="480" w:lineRule="auto"/>
        <w:ind w:firstLine="708"/>
        <w:jc w:val="both"/>
        <w:rPr>
          <w:iCs/>
          <w:lang w:val="en-GB"/>
        </w:rPr>
      </w:pPr>
    </w:p>
    <w:p w14:paraId="691546FB" w14:textId="07F0024F" w:rsidR="00E051EE" w:rsidRPr="00E051EE" w:rsidRDefault="00DE263A" w:rsidP="00F25B00">
      <w:pPr>
        <w:spacing w:line="480" w:lineRule="auto"/>
        <w:ind w:firstLine="0"/>
        <w:jc w:val="both"/>
        <w:rPr>
          <w:iCs/>
          <w:sz w:val="20"/>
          <w:szCs w:val="20"/>
          <w:lang w:val="en-GB"/>
        </w:rPr>
      </w:pPr>
      <w:r>
        <w:rPr>
          <w:iCs/>
          <w:lang w:val="en-GB"/>
        </w:rPr>
        <w:t>&lt;&lt;&lt;Table 3&gt;&gt;&gt;</w:t>
      </w:r>
      <w:bookmarkStart w:id="39" w:name="_Hlk92722001"/>
    </w:p>
    <w:bookmarkEnd w:id="39"/>
    <w:p w14:paraId="2D409B0B" w14:textId="77777777" w:rsidR="00045EAA" w:rsidRDefault="00045EAA" w:rsidP="00283711">
      <w:pPr>
        <w:spacing w:line="480" w:lineRule="auto"/>
        <w:ind w:firstLine="0"/>
        <w:rPr>
          <w:b/>
          <w:bCs/>
          <w:iCs/>
          <w:lang w:val="en-GB"/>
        </w:rPr>
      </w:pPr>
    </w:p>
    <w:p w14:paraId="173F0453" w14:textId="630761D2" w:rsidR="000F3588" w:rsidRPr="000F3588" w:rsidRDefault="003F0BAF" w:rsidP="00283711">
      <w:pPr>
        <w:spacing w:line="480" w:lineRule="auto"/>
        <w:ind w:firstLine="0"/>
        <w:rPr>
          <w:b/>
          <w:bCs/>
          <w:iCs/>
          <w:lang w:val="en-GB"/>
        </w:rPr>
      </w:pPr>
      <w:r>
        <w:rPr>
          <w:b/>
          <w:bCs/>
          <w:iCs/>
          <w:lang w:val="en-GB"/>
        </w:rPr>
        <w:t xml:space="preserve">5. </w:t>
      </w:r>
      <w:r w:rsidR="000F3588">
        <w:rPr>
          <w:b/>
          <w:bCs/>
          <w:iCs/>
          <w:lang w:val="en-GB"/>
        </w:rPr>
        <w:t xml:space="preserve">Conclusion </w:t>
      </w:r>
    </w:p>
    <w:p w14:paraId="400DD492" w14:textId="1F18EADC" w:rsidR="00F227CB" w:rsidRDefault="00F227CB" w:rsidP="00F227CB">
      <w:pPr>
        <w:spacing w:line="480" w:lineRule="auto"/>
        <w:ind w:firstLine="0"/>
        <w:jc w:val="both"/>
        <w:rPr>
          <w:lang w:val="en-US"/>
        </w:rPr>
      </w:pPr>
      <w:r>
        <w:rPr>
          <w:lang w:val="en-US"/>
        </w:rPr>
        <w:t>Bringing</w:t>
      </w:r>
      <w:r w:rsidR="002C6765">
        <w:rPr>
          <w:lang w:val="en-US"/>
        </w:rPr>
        <w:t xml:space="preserve"> together the online network literature </w:t>
      </w:r>
      <w:r w:rsidR="002C6765" w:rsidRPr="006B5DAF">
        <w:rPr>
          <w:rFonts w:ascii="Calibri" w:hAnsi="Calibri" w:cs="Calibri"/>
          <w:lang w:val="en-GB"/>
        </w:rPr>
        <w:t>(</w:t>
      </w:r>
      <w:proofErr w:type="spellStart"/>
      <w:r w:rsidR="002C6765" w:rsidRPr="006B5DAF">
        <w:rPr>
          <w:rFonts w:ascii="Calibri" w:hAnsi="Calibri" w:cs="Calibri"/>
          <w:lang w:val="en-GB"/>
        </w:rPr>
        <w:t>Boutyline</w:t>
      </w:r>
      <w:proofErr w:type="spellEnd"/>
      <w:r w:rsidR="002C6765" w:rsidRPr="006B5DAF">
        <w:rPr>
          <w:rFonts w:ascii="Calibri" w:hAnsi="Calibri" w:cs="Calibri"/>
          <w:lang w:val="en-GB"/>
        </w:rPr>
        <w:t xml:space="preserve"> and </w:t>
      </w:r>
      <w:proofErr w:type="spellStart"/>
      <w:r w:rsidR="002C6765" w:rsidRPr="006B5DAF">
        <w:rPr>
          <w:rFonts w:ascii="Calibri" w:hAnsi="Calibri" w:cs="Calibri"/>
          <w:lang w:val="en-GB"/>
        </w:rPr>
        <w:t>Willer</w:t>
      </w:r>
      <w:proofErr w:type="spellEnd"/>
      <w:r w:rsidR="002C6765" w:rsidRPr="006B5DAF">
        <w:rPr>
          <w:rFonts w:ascii="Calibri" w:hAnsi="Calibri" w:cs="Calibri"/>
          <w:lang w:val="en-GB"/>
        </w:rPr>
        <w:t xml:space="preserve"> 2017; </w:t>
      </w:r>
      <w:proofErr w:type="spellStart"/>
      <w:r w:rsidR="002C6765" w:rsidRPr="006B5DAF">
        <w:rPr>
          <w:rFonts w:ascii="Calibri" w:hAnsi="Calibri" w:cs="Calibri"/>
          <w:lang w:val="en-GB"/>
        </w:rPr>
        <w:t>Hofstra</w:t>
      </w:r>
      <w:proofErr w:type="spellEnd"/>
      <w:r w:rsidR="002C6765" w:rsidRPr="006B5DAF">
        <w:rPr>
          <w:rFonts w:ascii="Calibri" w:hAnsi="Calibri" w:cs="Calibri"/>
          <w:lang w:val="en-GB"/>
        </w:rPr>
        <w:t xml:space="preserve"> et al. 2017; Lin and Lundquist 2013; </w:t>
      </w:r>
      <w:proofErr w:type="spellStart"/>
      <w:r w:rsidR="002C6765" w:rsidRPr="006B5DAF">
        <w:rPr>
          <w:rFonts w:ascii="Calibri" w:hAnsi="Calibri" w:cs="Calibri"/>
          <w:lang w:val="en-GB"/>
        </w:rPr>
        <w:t>Wimmer</w:t>
      </w:r>
      <w:proofErr w:type="spellEnd"/>
      <w:r w:rsidR="002C6765" w:rsidRPr="006B5DAF">
        <w:rPr>
          <w:rFonts w:ascii="Calibri" w:hAnsi="Calibri" w:cs="Calibri"/>
          <w:lang w:val="en-GB"/>
        </w:rPr>
        <w:t xml:space="preserve"> and Lewis 2010</w:t>
      </w:r>
      <w:r w:rsidR="002C6765">
        <w:rPr>
          <w:rFonts w:ascii="Calibri" w:hAnsi="Calibri" w:cs="Calibri"/>
          <w:lang w:val="en-GB"/>
        </w:rPr>
        <w:t xml:space="preserve">) </w:t>
      </w:r>
      <w:r w:rsidR="002C6765">
        <w:rPr>
          <w:lang w:val="en-US"/>
        </w:rPr>
        <w:t xml:space="preserve">with that on the political consequences of the digital architecture of social media platforms and their political use </w:t>
      </w:r>
      <w:r w:rsidR="002C6765">
        <w:rPr>
          <w:lang w:val="en-US"/>
        </w:rPr>
        <w:fldChar w:fldCharType="begin"/>
      </w:r>
      <w:r w:rsidR="005356BA">
        <w:rPr>
          <w:lang w:val="en-US"/>
        </w:rPr>
        <w:instrText xml:space="preserve"> ADDIN ZOTERO_ITEM CSL_CITATION {"citationID":"6AebRAaG","properties":{"formattedCitation":"(Bossetta 2018)","plainCitation":"(Bossetta 2018)","dontUpdate":true,"noteIndex":0},"citationItems":[{"id":33,"uris":["http://zotero.org/users/6814611/items/F76KU822"],"itemData":{"id":33,"type":"article-journal","container-title":"Journalism &amp; mass communication quarterly","issue":"2","note":"publisher: SAGE Publications Sage CA: Los Angeles, CA","page":"471–496","title":"The digital architectures of social media: Comparing political campaigning on Facebook, Twitter, Instagram, and Snapchat in the 2016 US election","volume":"95","author":[{"family":"Bossetta","given":"Michael"}],"issued":{"date-parts":[["2018"]]}}}],"schema":"https://github.com/citation-style-language/schema/raw/master/csl-citation.json"} </w:instrText>
      </w:r>
      <w:r w:rsidR="002C6765">
        <w:rPr>
          <w:lang w:val="en-US"/>
        </w:rPr>
        <w:fldChar w:fldCharType="separate"/>
      </w:r>
      <w:r w:rsidR="002C6765" w:rsidRPr="002E3FC4">
        <w:rPr>
          <w:rFonts w:ascii="Calibri" w:hAnsi="Calibri" w:cs="Calibri"/>
          <w:lang w:val="en-GB"/>
        </w:rPr>
        <w:t>(Bossetta 2018</w:t>
      </w:r>
      <w:r w:rsidR="002C6765">
        <w:rPr>
          <w:rFonts w:ascii="Calibri" w:hAnsi="Calibri" w:cs="Calibri"/>
          <w:lang w:val="en-GB"/>
        </w:rPr>
        <w:t>; Jacobs &amp; Spierings, 2016</w:t>
      </w:r>
      <w:r w:rsidR="002C6765" w:rsidRPr="002E3FC4">
        <w:rPr>
          <w:rFonts w:ascii="Calibri" w:hAnsi="Calibri" w:cs="Calibri"/>
          <w:lang w:val="en-GB"/>
        </w:rPr>
        <w:t>)</w:t>
      </w:r>
      <w:r w:rsidR="002C6765">
        <w:rPr>
          <w:lang w:val="en-US"/>
        </w:rPr>
        <w:fldChar w:fldCharType="end"/>
      </w:r>
      <w:r>
        <w:rPr>
          <w:lang w:val="en-US"/>
        </w:rPr>
        <w:t xml:space="preserve">, we studied a </w:t>
      </w:r>
      <w:r w:rsidR="002C6765">
        <w:rPr>
          <w:lang w:val="en-US"/>
        </w:rPr>
        <w:t>full</w:t>
      </w:r>
      <w:r>
        <w:rPr>
          <w:lang w:val="en-US"/>
        </w:rPr>
        <w:t xml:space="preserve"> parliamen</w:t>
      </w:r>
      <w:r>
        <w:rPr>
          <w:lang w:val="en-US"/>
        </w:rPr>
        <w:t>tary Twitter</w:t>
      </w:r>
      <w:r w:rsidR="002C6765">
        <w:rPr>
          <w:lang w:val="en-US"/>
        </w:rPr>
        <w:t xml:space="preserve"> </w:t>
      </w:r>
      <w:r>
        <w:rPr>
          <w:lang w:val="en-US"/>
        </w:rPr>
        <w:t>on the</w:t>
      </w:r>
      <w:r w:rsidR="002C6765">
        <w:rPr>
          <w:lang w:val="en-US"/>
        </w:rPr>
        <w:t xml:space="preserve"> party-based segregation in the different</w:t>
      </w:r>
      <w:r>
        <w:rPr>
          <w:lang w:val="en-US"/>
        </w:rPr>
        <w:t xml:space="preserve"> Twitter</w:t>
      </w:r>
      <w:r w:rsidR="002C6765">
        <w:rPr>
          <w:lang w:val="en-US"/>
        </w:rPr>
        <w:t xml:space="preserve"> layers (i.e. following, retweeting and @</w:t>
      </w:r>
      <w:r w:rsidR="00461CB7">
        <w:rPr>
          <w:lang w:val="en-US"/>
        </w:rPr>
        <w:t>-</w:t>
      </w:r>
      <w:r w:rsidR="002C6765">
        <w:rPr>
          <w:lang w:val="en-US"/>
        </w:rPr>
        <w:t>mentioning relations)</w:t>
      </w:r>
      <w:r>
        <w:rPr>
          <w:lang w:val="en-US"/>
        </w:rPr>
        <w:t xml:space="preserve"> and </w:t>
      </w:r>
      <w:r w:rsidR="002C6765">
        <w:rPr>
          <w:lang w:val="en-US"/>
        </w:rPr>
        <w:t>whether these are partly formed as by</w:t>
      </w:r>
      <w:r w:rsidR="003166C0">
        <w:rPr>
          <w:lang w:val="en-US"/>
        </w:rPr>
        <w:t>-</w:t>
      </w:r>
      <w:r w:rsidR="002C6765">
        <w:rPr>
          <w:lang w:val="en-US"/>
        </w:rPr>
        <w:lastRenderedPageBreak/>
        <w:t>product of</w:t>
      </w:r>
      <w:r w:rsidR="00B6661A">
        <w:rPr>
          <w:lang w:val="en-US"/>
        </w:rPr>
        <w:t xml:space="preserve"> preferences to interact with </w:t>
      </w:r>
      <w:r w:rsidR="00461CB7">
        <w:rPr>
          <w:lang w:val="en-US"/>
        </w:rPr>
        <w:t xml:space="preserve">socio-demographic </w:t>
      </w:r>
      <w:r w:rsidR="00B6661A">
        <w:rPr>
          <w:lang w:val="en-US"/>
        </w:rPr>
        <w:t xml:space="preserve">similar others, </w:t>
      </w:r>
      <w:r w:rsidR="002C6765">
        <w:rPr>
          <w:lang w:val="en-US"/>
        </w:rPr>
        <w:t xml:space="preserve">network dynamics, and the twitter architecture in a political context. </w:t>
      </w:r>
    </w:p>
    <w:p w14:paraId="00A3EDEF" w14:textId="2C8AEA77" w:rsidR="00122E44" w:rsidRDefault="00F227CB" w:rsidP="0040576C">
      <w:pPr>
        <w:spacing w:line="480" w:lineRule="auto"/>
        <w:ind w:firstLine="708"/>
        <w:jc w:val="both"/>
        <w:rPr>
          <w:lang w:val="en-US"/>
        </w:rPr>
      </w:pPr>
      <w:r>
        <w:rPr>
          <w:lang w:val="en-US"/>
        </w:rPr>
        <w:t>Particularly</w:t>
      </w:r>
      <w:r>
        <w:rPr>
          <w:lang w:val="en-US"/>
        </w:rPr>
        <w:t>, o</w:t>
      </w:r>
      <w:r w:rsidR="002C6765">
        <w:rPr>
          <w:lang w:val="en-US"/>
        </w:rPr>
        <w:t xml:space="preserve">ur results, altogether, highlight the importance of combining these literatures and studying the different layers of Twitter </w:t>
      </w:r>
      <w:r w:rsidR="002C6765" w:rsidRPr="00901430">
        <w:rPr>
          <w:i/>
          <w:iCs/>
          <w:lang w:val="en-US"/>
        </w:rPr>
        <w:t>interrelatedly</w:t>
      </w:r>
      <w:r w:rsidR="0026481C">
        <w:rPr>
          <w:lang w:val="en-US"/>
        </w:rPr>
        <w:t xml:space="preserve"> and </w:t>
      </w:r>
      <w:r w:rsidR="0026481C" w:rsidRPr="00901430">
        <w:rPr>
          <w:i/>
          <w:iCs/>
          <w:lang w:val="en-US"/>
        </w:rPr>
        <w:t>dyna</w:t>
      </w:r>
      <w:r w:rsidR="0026481C" w:rsidRPr="00901430">
        <w:rPr>
          <w:i/>
          <w:iCs/>
          <w:lang w:val="en-US"/>
        </w:rPr>
        <w:t>mically</w:t>
      </w:r>
      <w:r w:rsidR="002C6765">
        <w:rPr>
          <w:lang w:val="en-US"/>
        </w:rPr>
        <w:t>,</w:t>
      </w:r>
      <w:r w:rsidR="00807E67">
        <w:rPr>
          <w:lang w:val="en-US"/>
        </w:rPr>
        <w:t xml:space="preserve"> which this paper </w:t>
      </w:r>
      <w:r w:rsidR="00BE7A83">
        <w:rPr>
          <w:lang w:val="en-US"/>
        </w:rPr>
        <w:t>i</w:t>
      </w:r>
      <w:r w:rsidR="00807E67">
        <w:rPr>
          <w:lang w:val="en-US"/>
        </w:rPr>
        <w:t>s</w:t>
      </w:r>
      <w:r w:rsidR="00901430">
        <w:rPr>
          <w:lang w:val="en-US"/>
        </w:rPr>
        <w:t xml:space="preserve"> </w:t>
      </w:r>
      <w:r w:rsidR="00807E67">
        <w:rPr>
          <w:lang w:val="en-US"/>
        </w:rPr>
        <w:t>the first to do.</w:t>
      </w:r>
      <w:r w:rsidR="002C6765">
        <w:rPr>
          <w:lang w:val="en-US"/>
        </w:rPr>
        <w:t xml:space="preserve"> </w:t>
      </w:r>
      <w:r w:rsidR="00BE7A83">
        <w:rPr>
          <w:lang w:val="en-US"/>
        </w:rPr>
        <w:t>It</w:t>
      </w:r>
      <w:r w:rsidR="002C6765">
        <w:rPr>
          <w:lang w:val="en-US"/>
        </w:rPr>
        <w:t xml:space="preserve"> allows us to understand</w:t>
      </w:r>
      <w:r w:rsidR="003654CF">
        <w:rPr>
          <w:lang w:val="en-US"/>
        </w:rPr>
        <w:t xml:space="preserve"> party-based segregation among</w:t>
      </w:r>
      <w:r w:rsidR="002C6765">
        <w:rPr>
          <w:lang w:val="en-US"/>
        </w:rPr>
        <w:t xml:space="preserve"> MPs</w:t>
      </w:r>
      <w:r w:rsidR="003654CF">
        <w:rPr>
          <w:lang w:val="en-US"/>
        </w:rPr>
        <w:t xml:space="preserve"> on </w:t>
      </w:r>
      <w:r w:rsidR="002C6765">
        <w:rPr>
          <w:lang w:val="en-US"/>
        </w:rPr>
        <w:t>Twitter as a function of the political rules of the game in parliament which is facilitated</w:t>
      </w:r>
      <w:r w:rsidR="003654CF">
        <w:rPr>
          <w:lang w:val="en-US"/>
        </w:rPr>
        <w:t>,</w:t>
      </w:r>
      <w:r w:rsidR="002C6765">
        <w:rPr>
          <w:lang w:val="en-US"/>
        </w:rPr>
        <w:t xml:space="preserve"> or even aggravated</w:t>
      </w:r>
      <w:r w:rsidR="003654CF">
        <w:rPr>
          <w:lang w:val="en-US"/>
        </w:rPr>
        <w:t>,</w:t>
      </w:r>
      <w:r w:rsidR="002C6765">
        <w:rPr>
          <w:lang w:val="en-US"/>
        </w:rPr>
        <w:t xml:space="preserve"> by the architecture of the platform, while social inbreed</w:t>
      </w:r>
      <w:r w:rsidR="003654CF">
        <w:rPr>
          <w:lang w:val="en-US"/>
        </w:rPr>
        <w:t>ing</w:t>
      </w:r>
      <w:r w:rsidR="002C6765">
        <w:rPr>
          <w:lang w:val="en-US"/>
        </w:rPr>
        <w:t xml:space="preserve"> homophily </w:t>
      </w:r>
      <w:r w:rsidR="00845E93">
        <w:rPr>
          <w:lang w:val="en-US"/>
        </w:rPr>
        <w:t xml:space="preserve">– an important driver of social segregation in the offline world – </w:t>
      </w:r>
      <w:r w:rsidR="002C6765">
        <w:rPr>
          <w:lang w:val="en-US"/>
        </w:rPr>
        <w:t>hardly plays a role</w:t>
      </w:r>
      <w:r w:rsidR="003654CF">
        <w:rPr>
          <w:lang w:val="en-US"/>
        </w:rPr>
        <w:t>. The latter</w:t>
      </w:r>
      <w:r w:rsidR="002C6765">
        <w:rPr>
          <w:lang w:val="en-US"/>
        </w:rPr>
        <w:t xml:space="preserve"> </w:t>
      </w:r>
      <w:r w:rsidR="00F25B00">
        <w:rPr>
          <w:lang w:val="en-US"/>
        </w:rPr>
        <w:t xml:space="preserve">also </w:t>
      </w:r>
      <w:r w:rsidR="002C6765">
        <w:rPr>
          <w:lang w:val="en-US"/>
        </w:rPr>
        <w:t>lay</w:t>
      </w:r>
      <w:r w:rsidR="003654CF">
        <w:rPr>
          <w:lang w:val="en-US"/>
        </w:rPr>
        <w:t xml:space="preserve">s </w:t>
      </w:r>
      <w:r w:rsidR="002C6765">
        <w:rPr>
          <w:lang w:val="en-US"/>
        </w:rPr>
        <w:t xml:space="preserve">bare that Twitter is not used by women or ethnic-minority MPs to create cross-party solidarity networks. </w:t>
      </w:r>
    </w:p>
    <w:p w14:paraId="596D9E75" w14:textId="3A6F5217" w:rsidR="0026481C" w:rsidRDefault="002C6765" w:rsidP="0040576C">
      <w:pPr>
        <w:spacing w:line="480" w:lineRule="auto"/>
        <w:jc w:val="both"/>
        <w:rPr>
          <w:lang w:val="en-US"/>
        </w:rPr>
      </w:pPr>
      <w:r>
        <w:rPr>
          <w:lang w:val="en-US"/>
        </w:rPr>
        <w:t>Our</w:t>
      </w:r>
      <w:r w:rsidR="00BE7A83">
        <w:rPr>
          <w:lang w:val="en-US"/>
        </w:rPr>
        <w:t xml:space="preserve"> </w:t>
      </w:r>
      <w:r>
        <w:rPr>
          <w:lang w:val="en-US"/>
        </w:rPr>
        <w:t>analyses</w:t>
      </w:r>
      <w:r w:rsidR="00BE7A83">
        <w:rPr>
          <w:lang w:val="en-US"/>
        </w:rPr>
        <w:t xml:space="preserve"> </w:t>
      </w:r>
      <w:r w:rsidR="00901430">
        <w:rPr>
          <w:lang w:val="en-US"/>
        </w:rPr>
        <w:t xml:space="preserve">provides </w:t>
      </w:r>
      <w:r w:rsidR="00BE7A83" w:rsidRPr="00EE3E41">
        <w:rPr>
          <w:lang w:val="en-US"/>
        </w:rPr>
        <w:t xml:space="preserve">further evidence for conclusions from previous </w:t>
      </w:r>
      <w:r w:rsidR="00BE7A83" w:rsidRPr="00673CAA">
        <w:rPr>
          <w:lang w:val="en-US"/>
        </w:rPr>
        <w:t>(</w:t>
      </w:r>
      <w:r w:rsidR="00BE7A83">
        <w:rPr>
          <w:lang w:val="en-US"/>
        </w:rPr>
        <w:t xml:space="preserve">mainly </w:t>
      </w:r>
      <w:r w:rsidR="00BE7A83" w:rsidRPr="00EE3E41">
        <w:rPr>
          <w:lang w:val="en-US"/>
        </w:rPr>
        <w:t>descriptive</w:t>
      </w:r>
      <w:r w:rsidR="00BE7A83" w:rsidRPr="00673CAA">
        <w:rPr>
          <w:lang w:val="en-US"/>
        </w:rPr>
        <w:t>)</w:t>
      </w:r>
      <w:r w:rsidR="00BE7A83" w:rsidRPr="00EE3E41">
        <w:rPr>
          <w:lang w:val="en-US"/>
        </w:rPr>
        <w:t xml:space="preserve"> studies </w:t>
      </w:r>
      <w:r w:rsidR="00BE7A83" w:rsidRPr="00E24712">
        <w:rPr>
          <w:lang w:val="en-US"/>
        </w:rPr>
        <w:fldChar w:fldCharType="begin"/>
      </w:r>
      <w:r w:rsidR="0040576C">
        <w:rPr>
          <w:lang w:val="en-US"/>
        </w:rPr>
        <w:instrText xml:space="preserve"> ADDIN ZOTERO_ITEM CSL_CITATION {"citationID":"B0HOxAgD","properties":{"custom":"(e.g., Del Valle and Bravo 2018; Hsu and Park 2012; Valle et al. 2022)","formattedCitation":"(e.g., Del Valle and Bravo 2018; Hsu and Park 2012; Valle et al. 2022)","plainCitation":"(e.g., Del Valle and Bravo 2018; Hsu and Park 2012; Valle et al. 2022)","noteIndex":0},"citationItems":[{"id":34,"uris":["http://zotero.org/users/6814611/items/7A8EZKNE"],"itemData":{"id":34,"type":"article-journal","container-title":"International journal of communication","page":"21","title":"Echo chambers in parliamentary Twitter networks: The Catalan case","volume":"12","author":[{"family":"Del Valle","given":"Marc Esteve"},{"family":"Bravo","given":"Rosa Borge"}],"issued":{"date-parts":[["2018"]]}},"label":"page"},{"id":31,"uris":["http://zotero.org/users/6814611/items/5IAXWJLY"],"itemData":{"id":31,"type":"article-journal","container-title":"Government information quarterly","issue":"2","note":"publisher: Elsevier","page":"169–181","title":"Mapping online social networks of Korean politicians","volume":"29","author":[{"family":"Hsu","given":"Chien-leng"},{"family":"Park","given":"Han Woo"}],"issued":{"date-parts":[["2012"]]}},"label":"page"},{"id":97,"uris":["http://zotero.org/users/6814611/items/JVQJI4K8"],"itemData":{"id":97,"type":"article-journal","abstract":"A growing body of research has examined the uptake of social media by politicians, the formation of communication ties in online political networks, and the interplay between social media and political polarization. However, few studies have analyzed how social media are affecting communication in parliamentary networks. This is especially relevant in highly fragmented political systems in which collaboration between political parties is crucial to win support in parliament. Does MPs’ use of social media foster communications among parliamentarians who think differently, or does it result in like-minded clusters polarized along party lines, confining MPs to those who think alike? This study analyzes the formation of communication ties and the degree of homophily in the Dutch MPs’ @mention Twitter network. We employed exponential random graph models on a 1-year sample of all tweets in which Dutch MPs mentioned each other (N = 7,356) to discover the network parameters (reciprocity, popularity, and brokerage) and individual attributes (seniority, participation in the parliamentary commissions, age, gender, and geographical area) that facilitate communication ties among parliamentarians. Also, we measured party polarization by calculating the external–internal index of the mentions. Dutch MPs’ communication ties arise from network dynamics (reciprocity, brokerage, and popularity) and from MPs’ participation in the parliamentary commissions, age, gender, and geographical area. Furthermore, there is a high degree of cross-party interactions in the Dutch MPs’ mentions Twitter network. Our results refute the existence of “echo chambers” in the Dutch MPs’ mentions Twitter network and support the hypothesis that social media can open up spaces for discussion among political parties. This is particularly important in fragmented consensus democracies where negotiation and coordination between parties to form coalitions is key.","container-title":"Social Science Computer Review","DOI":"10.1177/0894439320987569","issue":"3","note":"_eprint: https://doi.org/10.1177/0894439320987569","page":"736-755","title":"Political Interaction Beyond Party Lines: Communication Ties and Party Polarization in Parliamentary Twitter Networks","volume":"40","author":[{"family":"Del Valle","given":"Marc Esteve"},{"family":"Broersma","given":"Marcel"},{"family":"Ponsioen","given":"Arnout"}],"issued":{"date-parts":[["2022"]]}},"label":"page"}],"schema":"https://github.com/citation-style-language/schema/raw/master/csl-citation.json"} </w:instrText>
      </w:r>
      <w:r w:rsidR="00BE7A83" w:rsidRPr="00E24712">
        <w:rPr>
          <w:lang w:val="en-US"/>
        </w:rPr>
        <w:fldChar w:fldCharType="separate"/>
      </w:r>
      <w:r w:rsidR="00BE7A83" w:rsidRPr="00673CAA">
        <w:rPr>
          <w:rFonts w:ascii="Calibri" w:hAnsi="Calibri" w:cs="Calibri"/>
          <w:lang w:val="en-US"/>
        </w:rPr>
        <w:t>(e.g., Del Valle and Bravo 2018; Hsu and Park 2012; Valle et al. 2022)</w:t>
      </w:r>
      <w:r w:rsidR="00BE7A83" w:rsidRPr="00E24712">
        <w:rPr>
          <w:lang w:val="en-US"/>
        </w:rPr>
        <w:fldChar w:fldCharType="end"/>
      </w:r>
      <w:r w:rsidR="00BE7A83" w:rsidRPr="00673CAA">
        <w:rPr>
          <w:lang w:val="en-US"/>
        </w:rPr>
        <w:t xml:space="preserve"> </w:t>
      </w:r>
      <w:r>
        <w:rPr>
          <w:lang w:val="en-US"/>
        </w:rPr>
        <w:t xml:space="preserve"> </w:t>
      </w:r>
      <w:r w:rsidR="00BE7A83">
        <w:rPr>
          <w:lang w:val="en-US"/>
        </w:rPr>
        <w:t>t</w:t>
      </w:r>
      <w:r w:rsidR="00845E93">
        <w:rPr>
          <w:lang w:val="en-US"/>
        </w:rPr>
        <w:t>hat among</w:t>
      </w:r>
      <w:r>
        <w:rPr>
          <w:lang w:val="en-US"/>
        </w:rPr>
        <w:t xml:space="preserve"> MPs, Twitter relations with MPs of the same political party are substantially more common than with MPs of other parties. This holds true for all network layers within Twitter </w:t>
      </w:r>
      <w:r w:rsidR="003654CF">
        <w:rPr>
          <w:lang w:val="en-US"/>
        </w:rPr>
        <w:t xml:space="preserve">– </w:t>
      </w:r>
      <w:r>
        <w:rPr>
          <w:lang w:val="en-US"/>
        </w:rPr>
        <w:t>followers, retweets, @</w:t>
      </w:r>
      <w:r w:rsidR="00461CB7">
        <w:rPr>
          <w:lang w:val="en-US"/>
        </w:rPr>
        <w:t>-</w:t>
      </w:r>
      <w:r>
        <w:rPr>
          <w:lang w:val="en-US"/>
        </w:rPr>
        <w:t>men</w:t>
      </w:r>
      <w:r w:rsidR="00461CB7">
        <w:rPr>
          <w:lang w:val="en-US"/>
        </w:rPr>
        <w:t>t</w:t>
      </w:r>
      <w:r>
        <w:rPr>
          <w:lang w:val="en-US"/>
        </w:rPr>
        <w:t xml:space="preserve">ions </w:t>
      </w:r>
      <w:r w:rsidR="003654CF">
        <w:rPr>
          <w:lang w:val="en-US"/>
        </w:rPr>
        <w:t xml:space="preserve">– </w:t>
      </w:r>
      <w:r>
        <w:rPr>
          <w:lang w:val="en-US"/>
        </w:rPr>
        <w:t>and at all three time points</w:t>
      </w:r>
      <w:r w:rsidR="00BE7A83">
        <w:rPr>
          <w:lang w:val="en-US"/>
        </w:rPr>
        <w:t xml:space="preserve"> in our study</w:t>
      </w:r>
      <w:r w:rsidR="00BE7A83">
        <w:rPr>
          <w:lang w:val="en-US"/>
        </w:rPr>
        <w:t xml:space="preserve">, even in the Dutch context with a </w:t>
      </w:r>
      <w:r>
        <w:rPr>
          <w:lang w:val="en-US"/>
        </w:rPr>
        <w:t>large number of small parties in parliament.</w:t>
      </w:r>
      <w:r w:rsidR="00D00052">
        <w:rPr>
          <w:lang w:val="en-US"/>
        </w:rPr>
        <w:t xml:space="preserve"> </w:t>
      </w:r>
      <w:r w:rsidR="0053782B">
        <w:rPr>
          <w:lang w:val="en-US"/>
        </w:rPr>
        <w:t xml:space="preserve">And, </w:t>
      </w:r>
      <w:r w:rsidR="0053782B" w:rsidRPr="00901430">
        <w:rPr>
          <w:lang w:val="en-US"/>
        </w:rPr>
        <w:t>our novel analyses of network dynamics also clearly demonstrated that MPs are more likely to form relations with co-party members, even if we control for endogenous and exogenous network mechanisms.</w:t>
      </w:r>
      <w:r w:rsidR="0053782B">
        <w:rPr>
          <w:lang w:val="en-US"/>
        </w:rPr>
        <w:t xml:space="preserve"> </w:t>
      </w:r>
    </w:p>
    <w:p w14:paraId="2CE3624B" w14:textId="03235A63" w:rsidR="002C6765" w:rsidRDefault="002C6765">
      <w:pPr>
        <w:spacing w:line="480" w:lineRule="auto"/>
        <w:ind w:firstLine="708"/>
        <w:jc w:val="both"/>
        <w:rPr>
          <w:lang w:val="en-US"/>
        </w:rPr>
      </w:pPr>
      <w:r>
        <w:rPr>
          <w:iCs/>
          <w:lang w:val="en-GB"/>
        </w:rPr>
        <w:t>More in-depth we show that the degree of segregation in the different networks does align with how the architecture of the platform and the nature of politics are related</w:t>
      </w:r>
      <w:r w:rsidR="001A0EEE">
        <w:rPr>
          <w:iCs/>
          <w:lang w:val="en-GB"/>
        </w:rPr>
        <w:t xml:space="preserve">, while </w:t>
      </w:r>
      <w:r w:rsidR="001A0EEE">
        <w:rPr>
          <w:lang w:val="en-US"/>
        </w:rPr>
        <w:t>the observed segregation patterns are not a by-product of the preferences to form ties with demographically (i.e. age, sex or ethnicity) similar others</w:t>
      </w:r>
      <w:r>
        <w:rPr>
          <w:iCs/>
          <w:lang w:val="en-GB"/>
        </w:rPr>
        <w:t xml:space="preserve">. </w:t>
      </w:r>
      <w:r w:rsidR="0053782B">
        <w:rPr>
          <w:iCs/>
          <w:lang w:val="en-GB"/>
        </w:rPr>
        <w:t>The segregat</w:t>
      </w:r>
      <w:r>
        <w:rPr>
          <w:iCs/>
          <w:lang w:val="en-GB"/>
        </w:rPr>
        <w:t>ion is strongest for retweets, then for follower ties and finally for @</w:t>
      </w:r>
      <w:r w:rsidR="00461CB7">
        <w:rPr>
          <w:iCs/>
          <w:lang w:val="en-GB"/>
        </w:rPr>
        <w:t>-</w:t>
      </w:r>
      <w:r>
        <w:rPr>
          <w:iCs/>
          <w:lang w:val="en-GB"/>
        </w:rPr>
        <w:t>mentions</w:t>
      </w:r>
      <w:r w:rsidR="0053782B">
        <w:rPr>
          <w:iCs/>
          <w:lang w:val="en-GB"/>
        </w:rPr>
        <w:t xml:space="preserve">. </w:t>
      </w:r>
      <w:r w:rsidR="0053782B">
        <w:rPr>
          <w:iCs/>
          <w:lang w:val="en-GB"/>
        </w:rPr>
        <w:t xml:space="preserve">Controlling for network </w:t>
      </w:r>
      <w:r w:rsidR="0040576C">
        <w:rPr>
          <w:iCs/>
          <w:lang w:val="en-GB"/>
        </w:rPr>
        <w:t>mechanisms</w:t>
      </w:r>
      <w:r w:rsidR="0053782B">
        <w:rPr>
          <w:iCs/>
          <w:lang w:val="en-GB"/>
        </w:rPr>
        <w:t>, we pr</w:t>
      </w:r>
      <w:r>
        <w:rPr>
          <w:iCs/>
          <w:lang w:val="en-GB"/>
        </w:rPr>
        <w:t>ovide further evidence that retweets mainly function as political endorsements, whereas @</w:t>
      </w:r>
      <w:r w:rsidR="00461CB7">
        <w:rPr>
          <w:iCs/>
          <w:lang w:val="en-GB"/>
        </w:rPr>
        <w:t>-</w:t>
      </w:r>
      <w:r>
        <w:rPr>
          <w:iCs/>
          <w:lang w:val="en-GB"/>
        </w:rPr>
        <w:t>mentions are more a way to hold micro discussions.</w:t>
      </w:r>
      <w:r w:rsidR="001A0EEE">
        <w:rPr>
          <w:iCs/>
          <w:lang w:val="en-GB"/>
        </w:rPr>
        <w:t xml:space="preserve"> Moreover,</w:t>
      </w:r>
      <w:r w:rsidR="001A0EEE" w:rsidRPr="001A0EEE">
        <w:rPr>
          <w:iCs/>
          <w:lang w:val="en-GB"/>
        </w:rPr>
        <w:t xml:space="preserve"> </w:t>
      </w:r>
      <w:r w:rsidR="001A0EEE">
        <w:rPr>
          <w:iCs/>
          <w:lang w:val="en-GB"/>
        </w:rPr>
        <w:t>while there is ample evidence that socio-demographic factors constitute power relations and political hierarchies, this does not lead to online in-group preferences</w:t>
      </w:r>
      <w:r w:rsidR="001A0EEE">
        <w:rPr>
          <w:iCs/>
          <w:lang w:val="en-GB"/>
        </w:rPr>
        <w:t>, recalling that</w:t>
      </w:r>
      <w:r w:rsidR="001A0EEE">
        <w:rPr>
          <w:iCs/>
          <w:lang w:val="en-GB"/>
        </w:rPr>
        <w:t xml:space="preserve"> several decades ago, (informal) female and ethnic-minority networks were a tool for MPs from </w:t>
      </w:r>
      <w:r w:rsidR="001A0EEE">
        <w:rPr>
          <w:iCs/>
          <w:lang w:val="en-GB"/>
        </w:rPr>
        <w:lastRenderedPageBreak/>
        <w:t xml:space="preserve">marginalized groups to empower themselves </w:t>
      </w:r>
      <w:r w:rsidR="001A0EEE">
        <w:rPr>
          <w:iCs/>
          <w:lang w:val="en-GB"/>
        </w:rPr>
        <w:fldChar w:fldCharType="begin"/>
      </w:r>
      <w:r w:rsidR="001A0EEE">
        <w:rPr>
          <w:iCs/>
          <w:lang w:val="en-GB"/>
        </w:rPr>
        <w:instrText xml:space="preserve"> ADDIN ZOTERO_ITEM CSL_CITATION {"citationID":"6OaW7S6b","properties":{"formattedCitation":"(Dahlerup and Leyenaar 2013; Van Scherrenburg 2006)","plainCitation":"(Dahlerup and Leyenaar 2013; Van Scherrenburg 2006)","dontUpdate":true,"noteIndex":0},"citationItems":[{"id":94,"uris":["http://zotero.org/users/6814611/items/48MTWJPC"],"itemData":{"id":94,"type":"book","event-place":"Oxford","publisher":"OUP","publisher-place":"Oxford","title":"Breaking male dominance in politics","volume":"10","editor":[{"family":"Dahlerup","given":"Drude"},{"family":"Leyenaar","given":"Monique"}],"issued":{"date-parts":[["2013"]]}}},{"id":95,"uris":["http://zotero.org/users/6814611/items/UEA6C3RT"],"itemData":{"id":95,"type":"book","publisher":"Uitgeverij Archipel","title":"Vrouwen op het Binnenhof. Interviews met Nederlandse politica’s.","author":[{"family":"Van Scherrenburg","given":"Wouke"}],"issued":{"date-parts":[["2006"]]}}}],"schema":"https://github.com/citation-style-language/schema/raw/master/csl-citation.json"} </w:instrText>
      </w:r>
      <w:r w:rsidR="001A0EEE">
        <w:rPr>
          <w:iCs/>
          <w:lang w:val="en-GB"/>
        </w:rPr>
        <w:fldChar w:fldCharType="separate"/>
      </w:r>
      <w:r w:rsidR="001A0EEE" w:rsidRPr="00C50B44">
        <w:rPr>
          <w:rFonts w:ascii="Calibri" w:hAnsi="Calibri" w:cs="Calibri"/>
          <w:lang w:val="en-GB"/>
        </w:rPr>
        <w:t>(Dahlerup and Leyenaar 2013)</w:t>
      </w:r>
      <w:r w:rsidR="001A0EEE">
        <w:rPr>
          <w:iCs/>
          <w:lang w:val="en-GB"/>
        </w:rPr>
        <w:fldChar w:fldCharType="end"/>
      </w:r>
      <w:r w:rsidR="001A0EEE">
        <w:rPr>
          <w:iCs/>
          <w:lang w:val="en-GB"/>
        </w:rPr>
        <w:t>. Such cross-party solidarity seems to have waned</w:t>
      </w:r>
      <w:r w:rsidR="001A0EEE">
        <w:rPr>
          <w:iCs/>
          <w:lang w:val="en-GB"/>
        </w:rPr>
        <w:t xml:space="preserve">. The results discussed in this paragraph </w:t>
      </w:r>
      <w:r>
        <w:rPr>
          <w:iCs/>
          <w:lang w:val="en-GB"/>
        </w:rPr>
        <w:t>aligns with</w:t>
      </w:r>
      <w:r w:rsidR="001A0EEE">
        <w:rPr>
          <w:iCs/>
          <w:lang w:val="en-GB"/>
        </w:rPr>
        <w:t xml:space="preserve"> and further substantiates</w:t>
      </w:r>
      <w:r>
        <w:rPr>
          <w:iCs/>
          <w:lang w:val="en-GB"/>
        </w:rPr>
        <w:t xml:space="preserve"> the insight that Twitter is consider</w:t>
      </w:r>
      <w:r w:rsidR="0064449E">
        <w:rPr>
          <w:iCs/>
          <w:lang w:val="en-GB"/>
        </w:rPr>
        <w:t>ed</w:t>
      </w:r>
      <w:r>
        <w:rPr>
          <w:iCs/>
          <w:lang w:val="en-GB"/>
        </w:rPr>
        <w:t xml:space="preserve"> mainly as a campaigning tool, while the other opportunities it offers – such as creating deliberative spaces</w:t>
      </w:r>
      <w:r w:rsidR="001A0EEE">
        <w:rPr>
          <w:iCs/>
          <w:lang w:val="en-GB"/>
        </w:rPr>
        <w:t xml:space="preserve"> that can counter polarization</w:t>
      </w:r>
      <w:r w:rsidR="001A0EEE">
        <w:rPr>
          <w:iCs/>
          <w:lang w:val="en-GB"/>
        </w:rPr>
        <w:t xml:space="preserve"> </w:t>
      </w:r>
      <w:r>
        <w:rPr>
          <w:iCs/>
          <w:lang w:val="en-GB"/>
        </w:rPr>
        <w:t xml:space="preserve">– </w:t>
      </w:r>
      <w:r w:rsidR="0064449E">
        <w:rPr>
          <w:iCs/>
          <w:lang w:val="en-GB"/>
        </w:rPr>
        <w:t>may be</w:t>
      </w:r>
      <w:r>
        <w:rPr>
          <w:iCs/>
          <w:lang w:val="en-GB"/>
        </w:rPr>
        <w:t xml:space="preserve"> underutilized.</w:t>
      </w:r>
    </w:p>
    <w:p w14:paraId="5D46D8A8" w14:textId="50CA0AE0" w:rsidR="002C6765" w:rsidRDefault="001A0EEE">
      <w:pPr>
        <w:spacing w:line="480" w:lineRule="auto"/>
        <w:ind w:firstLine="708"/>
        <w:jc w:val="both"/>
        <w:rPr>
          <w:lang w:val="en-US"/>
        </w:rPr>
      </w:pPr>
      <w:r>
        <w:rPr>
          <w:lang w:val="en-US"/>
        </w:rPr>
        <w:t xml:space="preserve">Our </w:t>
      </w:r>
      <w:r>
        <w:rPr>
          <w:lang w:val="en-US"/>
        </w:rPr>
        <w:t xml:space="preserve">novel </w:t>
      </w:r>
      <w:r>
        <w:rPr>
          <w:lang w:val="en-US"/>
        </w:rPr>
        <w:t xml:space="preserve">focus on the interrelatedness of the network layers </w:t>
      </w:r>
      <w:r>
        <w:rPr>
          <w:lang w:val="en-US"/>
        </w:rPr>
        <w:t>and how they form</w:t>
      </w:r>
      <w:r w:rsidR="002C6765">
        <w:rPr>
          <w:lang w:val="en-US"/>
        </w:rPr>
        <w:t xml:space="preserve"> segregation patterns </w:t>
      </w:r>
      <w:r>
        <w:rPr>
          <w:lang w:val="en-US"/>
        </w:rPr>
        <w:t>turned out fruitful</w:t>
      </w:r>
      <w:r w:rsidR="002C6765">
        <w:rPr>
          <w:lang w:val="en-US"/>
        </w:rPr>
        <w:t>: following and being follow</w:t>
      </w:r>
      <w:r w:rsidR="00D4000B">
        <w:rPr>
          <w:lang w:val="en-US"/>
        </w:rPr>
        <w:t>ed</w:t>
      </w:r>
      <w:r w:rsidR="002C6765">
        <w:rPr>
          <w:lang w:val="en-US"/>
        </w:rPr>
        <w:t xml:space="preserve"> stimulated the other interactions; @</w:t>
      </w:r>
      <w:r w:rsidR="00111B19">
        <w:rPr>
          <w:lang w:val="en-US"/>
        </w:rPr>
        <w:t>-</w:t>
      </w:r>
      <w:r w:rsidR="002C6765">
        <w:rPr>
          <w:lang w:val="en-US"/>
        </w:rPr>
        <w:t>mentioning another MP increase</w:t>
      </w:r>
      <w:r w:rsidR="00111B19">
        <w:rPr>
          <w:lang w:val="en-US"/>
        </w:rPr>
        <w:t>s</w:t>
      </w:r>
      <w:r w:rsidR="002C6765">
        <w:rPr>
          <w:lang w:val="en-US"/>
        </w:rPr>
        <w:t xml:space="preserve"> the chance of a retweet of that MP; retweeting a colleague is linked to start following and </w:t>
      </w:r>
      <w:r w:rsidR="008F144F">
        <w:rPr>
          <w:lang w:val="en-US"/>
        </w:rPr>
        <w:t>@-mention</w:t>
      </w:r>
      <w:r w:rsidR="002C6765">
        <w:rPr>
          <w:lang w:val="en-US"/>
        </w:rPr>
        <w:t xml:space="preserve">ing that colleague (i.e. coming across a post worth retweeting feeds into more interaction); and being retweeted increases the likelihood to start following the retweeting MP. Crucially, these interrelations between the layers also </w:t>
      </w:r>
      <w:r w:rsidR="00D4000B">
        <w:rPr>
          <w:lang w:val="en-US"/>
        </w:rPr>
        <w:t xml:space="preserve">lead to more </w:t>
      </w:r>
      <w:r w:rsidR="002C6765">
        <w:rPr>
          <w:lang w:val="en-US"/>
        </w:rPr>
        <w:t>segregation. The observed party-based segregation in each of the respective Twitter network</w:t>
      </w:r>
      <w:r w:rsidR="00111B19">
        <w:rPr>
          <w:lang w:val="en-US"/>
        </w:rPr>
        <w:t xml:space="preserve"> layer</w:t>
      </w:r>
      <w:r w:rsidR="002C6765">
        <w:rPr>
          <w:lang w:val="en-US"/>
        </w:rPr>
        <w:t xml:space="preserve"> is partly the result of the degree of segregation in the other network</w:t>
      </w:r>
      <w:r w:rsidR="00111B19">
        <w:rPr>
          <w:lang w:val="en-US"/>
        </w:rPr>
        <w:t xml:space="preserve"> layers</w:t>
      </w:r>
      <w:r w:rsidR="00243F19">
        <w:rPr>
          <w:lang w:val="en-US"/>
        </w:rPr>
        <w:t xml:space="preserve"> and the interrelatedness between them</w:t>
      </w:r>
      <w:r w:rsidR="002C6765">
        <w:rPr>
          <w:lang w:val="en-US"/>
        </w:rPr>
        <w:t xml:space="preserve">. </w:t>
      </w:r>
    </w:p>
    <w:p w14:paraId="01F29F65" w14:textId="63B9751F" w:rsidR="002C6765" w:rsidRPr="0040576C" w:rsidRDefault="00243F19">
      <w:pPr>
        <w:spacing w:line="480" w:lineRule="auto"/>
        <w:ind w:firstLine="708"/>
        <w:jc w:val="both"/>
      </w:pPr>
      <w:r>
        <w:rPr>
          <w:lang w:val="en-US"/>
        </w:rPr>
        <w:t>While i</w:t>
      </w:r>
      <w:r w:rsidR="002C6765">
        <w:rPr>
          <w:lang w:val="en-US"/>
        </w:rPr>
        <w:t xml:space="preserve">t are of course the MPs who decide who to engage with online, </w:t>
      </w:r>
      <w:r>
        <w:rPr>
          <w:lang w:val="en-US"/>
        </w:rPr>
        <w:t>t</w:t>
      </w:r>
      <w:r>
        <w:rPr>
          <w:lang w:val="en-US"/>
        </w:rPr>
        <w:t xml:space="preserve">he structure of Twitter </w:t>
      </w:r>
      <w:r>
        <w:rPr>
          <w:lang w:val="en-US"/>
        </w:rPr>
        <w:t>and</w:t>
      </w:r>
      <w:r>
        <w:rPr>
          <w:lang w:val="en-US"/>
        </w:rPr>
        <w:t xml:space="preserve"> the functioning of politics </w:t>
      </w:r>
      <w:r>
        <w:rPr>
          <w:lang w:val="en-US"/>
        </w:rPr>
        <w:t xml:space="preserve">strengthen the preference for </w:t>
      </w:r>
      <w:r>
        <w:rPr>
          <w:lang w:val="en-US"/>
        </w:rPr>
        <w:t xml:space="preserve">own-party connection and pushing messages of fellow party member. In other words, political culture and twitter </w:t>
      </w:r>
      <w:r w:rsidRPr="0040576C">
        <w:rPr>
          <w:highlight w:val="yellow"/>
          <w:lang w:val="en-US"/>
        </w:rPr>
        <w:t>architecture dovetail</w:t>
      </w:r>
      <w:r w:rsidRPr="0040576C">
        <w:rPr>
          <w:highlight w:val="yellow"/>
          <w:lang w:val="en-US"/>
        </w:rPr>
        <w:t xml:space="preserve"> in </w:t>
      </w:r>
      <w:r w:rsidRPr="0040576C">
        <w:rPr>
          <w:highlight w:val="yellow"/>
          <w:lang w:val="en-US"/>
        </w:rPr>
        <w:t>contribut</w:t>
      </w:r>
      <w:r w:rsidRPr="0040576C">
        <w:rPr>
          <w:highlight w:val="yellow"/>
          <w:lang w:val="en-US"/>
        </w:rPr>
        <w:t>ing</w:t>
      </w:r>
      <w:r w:rsidRPr="0040576C">
        <w:rPr>
          <w:highlight w:val="yellow"/>
          <w:lang w:val="en-US"/>
        </w:rPr>
        <w:t xml:space="preserve"> to the maintenance</w:t>
      </w:r>
      <w:r>
        <w:rPr>
          <w:lang w:val="en-US"/>
        </w:rPr>
        <w:t xml:space="preserve"> of echo chambers.</w:t>
      </w:r>
      <w:r>
        <w:rPr>
          <w:lang w:val="en-US"/>
        </w:rPr>
        <w:t xml:space="preserve"> </w:t>
      </w:r>
      <w:r w:rsidR="002C6765">
        <w:rPr>
          <w:lang w:val="en-US"/>
        </w:rPr>
        <w:t xml:space="preserve">While this might not sound surprising, it is noteworthy as overview studies and voter studies have concluded that political echo chambers are far from established or even argued against </w:t>
      </w:r>
      <w:r w:rsidR="002C6765" w:rsidRPr="0046458F">
        <w:rPr>
          <w:lang w:val="en-US"/>
        </w:rPr>
        <w:t xml:space="preserve">their existence </w:t>
      </w:r>
      <w:r w:rsidR="00A21456">
        <w:rPr>
          <w:lang w:val="en-US"/>
        </w:rPr>
        <w:fldChar w:fldCharType="begin"/>
      </w:r>
      <w:r w:rsidR="0040576C">
        <w:rPr>
          <w:lang w:val="en-US"/>
        </w:rPr>
        <w:instrText xml:space="preserve"> ADDIN ZOTERO_ITEM CSL_CITATION {"citationID":"dcdhNTk6","properties":{"formattedCitation":"(Del Valle et al. 2022; Jeroense et al. 2021; Matuszewski and Szab\\uc0\\u243{} 2019)","plainCitation":"(Del Valle et al. 2022; Jeroense et al. 2021; Matuszewski and Szabó 2019)","noteIndex":0},"citationItems":[{"id":93,"uris":["http://zotero.org/users/6814611/items/YUEZIX32"],"itemData":{"id":93,"type":"article-journal","container-title":"European Political Science","note":"publisher: Springer","page":"1–23","title":"Political social media use and its linkage to populist and postmaterialist attitudes and vote intention in the Netherlands","author":[{"family":"Jeroense","given":"Thijmen"},{"family":"Luimers","given":"Jorrit"},{"family":"Jacobs","given":"Kristof"},{"family":"Spierings","given":"Niels"}],"issued":{"date-parts":[["2021"]]}}},{"id":92,"uris":["http://zotero.org/users/6814611/items/VCTX6BTH"],"itemData":{"id":92,"type":"article-journal","container-title":"Social media+ society","issue":"2","note":"publisher: SAGE Publications Sage UK: London, England","page":"2056305119837671","title":"Are echo chambers based on partisanship? Twitter and political polarity in Poland and Hungary","volume":"5","author":[{"family":"Matuszewski","given":"Pawe\\l"},{"family":"Szabó","given":"Gabriella"}],"issued":{"date-parts":[["2019"]]}}},{"id":97,"uris":["http://zotero.org/users/6814611/items/JVQJI4K8"],"itemData":{"id":97,"type":"article-journal","abstract":"A growing body of research has examined the uptake of social media by politicians, the formation of communication ties in online political networks, and the interplay between social media and political polarization. However, few studies have analyzed how social media are affecting communication in parliamentary networks. This is especially relevant in highly fragmented political systems in which collaboration between political parties is crucial to win support in parliament. Does MPs’ use of social media foster communications among parliamentarians who think differently, or does it result in like-minded clusters polarized along party lines, confining MPs to those who think alike? This study analyzes the formation of communication ties and the degree of homophily in the Dutch MPs’ @mention Twitter network. We employed exponential random graph models on a 1-year sample of all tweets in which Dutch MPs mentioned each other (N = 7,356) to discover the network parameters (reciprocity, popularity, and brokerage) and in</w:instrText>
      </w:r>
      <w:r w:rsidR="0040576C" w:rsidRPr="0040576C">
        <w:instrText xml:space="preserve">dividual attributes (seniority, participation in the parliamentary commissions, age, gender, and geographical area) that facilitate communication ties among parliamentarians. Also, we measured party polarization by calculating the external–internal index of the mentions. Dutch MPs’ communication ties arise from network dynamics (reciprocity, brokerage, and popularity) and from MPs’ participation in the parliamentary commissions, age, gender, and geographical area. Furthermore, there is a high degree of cross-party interactions in the Dutch MPs’ mentions Twitter network. Our results refute the existence of “echo chambers” in the Dutch MPs’ mentions Twitter network and support the hypothesis that social media can open up spaces for discussion among political parties. This is particularly important in fragmented consensus democracies where negotiation and coordination between parties to form coalitions is key.","container-title":"Social Science Computer Review","DOI":"10.1177/0894439320987569","issue":"3","note":"_eprint: https://doi.org/10.1177/0894439320987569","page":"736-755","title":"Political Interaction Beyond Party Lines: Communication Ties and Party Polarization in Parliamentary Twitter Networks","volume":"40","author":[{"family":"Del Valle","given":"Marc Esteve"},{"family":"Broersma","given":"Marcel"},{"family":"Ponsioen","given":"Arnout"}],"issued":{"date-parts":[["2022"]]}}}],"schema":"https://github.com/citation-style-language/schema/raw/master/csl-citation.json"} </w:instrText>
      </w:r>
      <w:r w:rsidR="00A21456">
        <w:rPr>
          <w:lang w:val="en-US"/>
        </w:rPr>
        <w:fldChar w:fldCharType="separate"/>
      </w:r>
      <w:r w:rsidR="0040576C" w:rsidRPr="0040576C">
        <w:rPr>
          <w:rFonts w:ascii="Calibri" w:hAnsi="Calibri" w:cs="Calibri"/>
          <w:szCs w:val="24"/>
        </w:rPr>
        <w:t xml:space="preserve">(Del </w:t>
      </w:r>
      <w:proofErr w:type="spellStart"/>
      <w:r w:rsidR="0040576C" w:rsidRPr="0040576C">
        <w:rPr>
          <w:rFonts w:ascii="Calibri" w:hAnsi="Calibri" w:cs="Calibri"/>
          <w:szCs w:val="24"/>
        </w:rPr>
        <w:t>Valle</w:t>
      </w:r>
      <w:proofErr w:type="spellEnd"/>
      <w:r w:rsidR="0040576C" w:rsidRPr="0040576C">
        <w:rPr>
          <w:rFonts w:ascii="Calibri" w:hAnsi="Calibri" w:cs="Calibri"/>
          <w:szCs w:val="24"/>
        </w:rPr>
        <w:t xml:space="preserve"> et al. 2022; </w:t>
      </w:r>
      <w:proofErr w:type="spellStart"/>
      <w:r w:rsidR="0040576C" w:rsidRPr="0040576C">
        <w:rPr>
          <w:rFonts w:ascii="Calibri" w:hAnsi="Calibri" w:cs="Calibri"/>
          <w:szCs w:val="24"/>
        </w:rPr>
        <w:t>Jeroense</w:t>
      </w:r>
      <w:proofErr w:type="spellEnd"/>
      <w:r w:rsidR="0040576C" w:rsidRPr="0040576C">
        <w:rPr>
          <w:rFonts w:ascii="Calibri" w:hAnsi="Calibri" w:cs="Calibri"/>
          <w:szCs w:val="24"/>
        </w:rPr>
        <w:t xml:space="preserve"> et al. 2021; </w:t>
      </w:r>
      <w:proofErr w:type="spellStart"/>
      <w:r w:rsidR="0040576C" w:rsidRPr="0040576C">
        <w:rPr>
          <w:rFonts w:ascii="Calibri" w:hAnsi="Calibri" w:cs="Calibri"/>
          <w:szCs w:val="24"/>
        </w:rPr>
        <w:t>Matuszewski</w:t>
      </w:r>
      <w:proofErr w:type="spellEnd"/>
      <w:r w:rsidR="0040576C" w:rsidRPr="0040576C">
        <w:rPr>
          <w:rFonts w:ascii="Calibri" w:hAnsi="Calibri" w:cs="Calibri"/>
          <w:szCs w:val="24"/>
        </w:rPr>
        <w:t xml:space="preserve"> </w:t>
      </w:r>
      <w:proofErr w:type="spellStart"/>
      <w:r w:rsidR="0040576C" w:rsidRPr="0040576C">
        <w:rPr>
          <w:rFonts w:ascii="Calibri" w:hAnsi="Calibri" w:cs="Calibri"/>
          <w:szCs w:val="24"/>
        </w:rPr>
        <w:t>and</w:t>
      </w:r>
      <w:proofErr w:type="spellEnd"/>
      <w:r w:rsidR="0040576C" w:rsidRPr="0040576C">
        <w:rPr>
          <w:rFonts w:ascii="Calibri" w:hAnsi="Calibri" w:cs="Calibri"/>
          <w:szCs w:val="24"/>
        </w:rPr>
        <w:t xml:space="preserve"> </w:t>
      </w:r>
      <w:proofErr w:type="spellStart"/>
      <w:r w:rsidR="0040576C" w:rsidRPr="0040576C">
        <w:rPr>
          <w:rFonts w:ascii="Calibri" w:hAnsi="Calibri" w:cs="Calibri"/>
          <w:szCs w:val="24"/>
        </w:rPr>
        <w:t>Szabó</w:t>
      </w:r>
      <w:proofErr w:type="spellEnd"/>
      <w:r w:rsidR="0040576C" w:rsidRPr="0040576C">
        <w:rPr>
          <w:rFonts w:ascii="Calibri" w:hAnsi="Calibri" w:cs="Calibri"/>
          <w:szCs w:val="24"/>
        </w:rPr>
        <w:t xml:space="preserve"> 2019)</w:t>
      </w:r>
      <w:r w:rsidR="00A21456">
        <w:rPr>
          <w:lang w:val="en-US"/>
        </w:rPr>
        <w:fldChar w:fldCharType="end"/>
      </w:r>
      <w:r w:rsidR="002C6765" w:rsidRPr="0040576C">
        <w:t xml:space="preserve">. </w:t>
      </w:r>
    </w:p>
    <w:p w14:paraId="1814D425" w14:textId="2D55D615" w:rsidR="00134D6C" w:rsidRDefault="00203D8C" w:rsidP="00283711">
      <w:pPr>
        <w:spacing w:line="480" w:lineRule="auto"/>
        <w:ind w:firstLine="708"/>
        <w:jc w:val="both"/>
        <w:rPr>
          <w:lang w:val="en-US"/>
        </w:rPr>
      </w:pPr>
      <w:r>
        <w:rPr>
          <w:lang w:val="en-US"/>
        </w:rPr>
        <w:t>Lastly, we added to the literature by exploring</w:t>
      </w:r>
      <w:r w:rsidR="002C6765">
        <w:rPr>
          <w:lang w:val="en-US"/>
        </w:rPr>
        <w:t xml:space="preserve"> to what extent segregation patterns change over time</w:t>
      </w:r>
      <w:r>
        <w:rPr>
          <w:lang w:val="en-US"/>
        </w:rPr>
        <w:t>.</w:t>
      </w:r>
      <w:r w:rsidR="002C6765">
        <w:rPr>
          <w:lang w:val="en-US"/>
        </w:rPr>
        <w:t xml:space="preserve"> Unsurprisingly, the density of the follower network increases over time, which aligns with the architectural discouragement to unfollow people and the rewards for following. The density of the retweet and @-mentioning network decreased over time, which reflects the move away from the elections, as we have seen before that activities spike around elections </w:t>
      </w:r>
      <w:r w:rsidR="00904377" w:rsidRPr="00217192">
        <w:rPr>
          <w:lang w:val="en-US"/>
        </w:rPr>
        <w:fldChar w:fldCharType="begin"/>
      </w:r>
      <w:r w:rsidR="005356BA">
        <w:rPr>
          <w:lang w:val="en-US"/>
        </w:rPr>
        <w:instrText xml:space="preserve"> ADDIN ZOTERO_ITEM CSL_CITATION {"citationID":"o0hUt6RE","properties":{"formattedCitation":"(e.g., Vergeer, Hermans, and Sams 2013)","plainCitation":"(e.g., Vergeer, Hermans, and Sams 2013)","noteIndex":0},"citationItems":[{"id":91,"uris":["http://zotero.org/users/6814611/items/9RLEHNJY"],"itemData":{"id":91,"type":"article-journal","container-title":"Party politics","issue":"3","note":"publisher: Sage Publications Sage UK: London, England","page":"477–501","title":"Online social networks and micro-blogging in political campaigning: The exploration of a new campaign tool and a new campaign style","volume":"19","author":[{"family":"Vergeer","given":"Maurice"},{"family":"Hermans","given":"Liesbeth"},{"family":"Sams","given":"Steven"}],"issued":{"date-parts":[["2013"]]}},"prefix":"e.g., "}],"schema":"https://github.com/citation-style-language/schema/raw/master/csl-citation.json"} </w:instrText>
      </w:r>
      <w:r w:rsidR="00904377" w:rsidRPr="00217192">
        <w:rPr>
          <w:lang w:val="en-US"/>
        </w:rPr>
        <w:fldChar w:fldCharType="separate"/>
      </w:r>
      <w:r w:rsidR="00904377" w:rsidRPr="00217192">
        <w:rPr>
          <w:rFonts w:ascii="Calibri" w:hAnsi="Calibri" w:cs="Calibri"/>
          <w:lang w:val="en-GB"/>
        </w:rPr>
        <w:t>(e.g., Vergeer, Hermans, and Sams 2013)</w:t>
      </w:r>
      <w:r w:rsidR="00904377" w:rsidRPr="00217192">
        <w:rPr>
          <w:lang w:val="en-US"/>
        </w:rPr>
        <w:fldChar w:fldCharType="end"/>
      </w:r>
      <w:r w:rsidR="002C6765" w:rsidRPr="00217192">
        <w:rPr>
          <w:lang w:val="en-US"/>
        </w:rPr>
        <w:t xml:space="preserve">. In terms of party-based segregation, </w:t>
      </w:r>
      <w:r w:rsidR="00121EB2" w:rsidRPr="00217192">
        <w:rPr>
          <w:lang w:val="en-US"/>
        </w:rPr>
        <w:t xml:space="preserve">we observed that segregation decreased in the </w:t>
      </w:r>
      <w:r w:rsidR="00121EB2" w:rsidRPr="00217192">
        <w:rPr>
          <w:lang w:val="en-US"/>
        </w:rPr>
        <w:lastRenderedPageBreak/>
        <w:t>following layer</w:t>
      </w:r>
      <w:r w:rsidR="00121EB2">
        <w:rPr>
          <w:lang w:val="en-US"/>
        </w:rPr>
        <w:t xml:space="preserve"> and increased in the @-mention layer. </w:t>
      </w:r>
      <w:r w:rsidR="00990E8D">
        <w:rPr>
          <w:lang w:val="en-US"/>
        </w:rPr>
        <w:t>Paradoxically</w:t>
      </w:r>
      <w:r w:rsidR="00121EB2">
        <w:rPr>
          <w:lang w:val="en-US"/>
        </w:rPr>
        <w:t>, focusing on network</w:t>
      </w:r>
      <w:r w:rsidR="00990E8D">
        <w:rPr>
          <w:lang w:val="en-US"/>
        </w:rPr>
        <w:t xml:space="preserve"> </w:t>
      </w:r>
      <w:r w:rsidR="00990E8D" w:rsidRPr="0040576C">
        <w:rPr>
          <w:i/>
          <w:iCs/>
          <w:lang w:val="en-US"/>
        </w:rPr>
        <w:t>dynamics</w:t>
      </w:r>
      <w:r w:rsidR="00121EB2">
        <w:rPr>
          <w:lang w:val="en-US"/>
        </w:rPr>
        <w:t>, we reached the conclusion</w:t>
      </w:r>
      <w:r w:rsidR="00990E8D">
        <w:rPr>
          <w:lang w:val="en-US"/>
        </w:rPr>
        <w:t xml:space="preserve"> that</w:t>
      </w:r>
      <w:r w:rsidR="00990E8D">
        <w:rPr>
          <w:lang w:val="en-US"/>
        </w:rPr>
        <w:t xml:space="preserve"> </w:t>
      </w:r>
      <w:r w:rsidR="00121EB2">
        <w:rPr>
          <w:lang w:val="en-US"/>
        </w:rPr>
        <w:t xml:space="preserve">preferences to form ties with co-party members became more important to explain </w:t>
      </w:r>
      <w:r w:rsidR="00990E8D">
        <w:rPr>
          <w:lang w:val="en-US"/>
        </w:rPr>
        <w:t xml:space="preserve">changes in the </w:t>
      </w:r>
      <w:r w:rsidR="00121EB2">
        <w:rPr>
          <w:lang w:val="en-US"/>
        </w:rPr>
        <w:t xml:space="preserve">following and retweet layer, but less important in the @-mention layer. </w:t>
      </w:r>
      <w:r w:rsidR="00134D6C">
        <w:rPr>
          <w:lang w:val="en-US"/>
        </w:rPr>
        <w:t>As discussed more elaborately above, these pa</w:t>
      </w:r>
      <w:r w:rsidR="00134D6C">
        <w:rPr>
          <w:lang w:val="en-US"/>
        </w:rPr>
        <w:t xml:space="preserve">tterns align with the logic of </w:t>
      </w:r>
      <w:r w:rsidR="00134D6C">
        <w:rPr>
          <w:lang w:val="en-US"/>
        </w:rPr>
        <w:t xml:space="preserve">politics, </w:t>
      </w:r>
      <w:r w:rsidR="00134D6C">
        <w:rPr>
          <w:lang w:val="en-US"/>
        </w:rPr>
        <w:t xml:space="preserve">elections cycles, including government formation (i.e. stress the importance of the institutional context of a multiparty system [see also </w:t>
      </w:r>
      <w:proofErr w:type="spellStart"/>
      <w:r w:rsidR="00134D6C">
        <w:rPr>
          <w:lang w:val="en-US"/>
        </w:rPr>
        <w:t>Pra</w:t>
      </w:r>
      <w:r w:rsidR="00134D6C">
        <w:rPr>
          <w:lang w:val="en-US"/>
        </w:rPr>
        <w:t>e</w:t>
      </w:r>
      <w:r w:rsidR="00134D6C">
        <w:rPr>
          <w:lang w:val="en-US"/>
        </w:rPr>
        <w:t>t</w:t>
      </w:r>
      <w:proofErr w:type="spellEnd"/>
      <w:r w:rsidR="00134D6C">
        <w:rPr>
          <w:lang w:val="en-US"/>
        </w:rPr>
        <w:t xml:space="preserve">, Martens &amp; Van </w:t>
      </w:r>
      <w:proofErr w:type="spellStart"/>
      <w:r w:rsidR="00134D6C">
        <w:rPr>
          <w:lang w:val="en-US"/>
        </w:rPr>
        <w:t>Aelst</w:t>
      </w:r>
      <w:proofErr w:type="spellEnd"/>
      <w:r w:rsidR="00134D6C">
        <w:rPr>
          <w:lang w:val="en-US"/>
        </w:rPr>
        <w:t>, 2021])</w:t>
      </w:r>
      <w:r w:rsidR="00134D6C">
        <w:rPr>
          <w:lang w:val="en-US"/>
        </w:rPr>
        <w:t xml:space="preserve">. </w:t>
      </w:r>
    </w:p>
    <w:p w14:paraId="72F5ECCE" w14:textId="539DA7FA" w:rsidR="002D716E" w:rsidRDefault="00134D6C" w:rsidP="002D716E">
      <w:pPr>
        <w:spacing w:line="480" w:lineRule="auto"/>
        <w:jc w:val="both"/>
        <w:rPr>
          <w:iCs/>
          <w:lang w:val="en-GB"/>
        </w:rPr>
      </w:pPr>
      <w:r>
        <w:rPr>
          <w:lang w:val="en-US"/>
        </w:rPr>
        <w:t>The above also</w:t>
      </w:r>
      <w:r w:rsidR="002C6765">
        <w:rPr>
          <w:lang w:val="en-US"/>
        </w:rPr>
        <w:t xml:space="preserve"> brings us to one of the main </w:t>
      </w:r>
      <w:r w:rsidR="00904377">
        <w:rPr>
          <w:lang w:val="en-US"/>
        </w:rPr>
        <w:t>limitations</w:t>
      </w:r>
      <w:r w:rsidR="00217192">
        <w:rPr>
          <w:lang w:val="en-US"/>
        </w:rPr>
        <w:t xml:space="preserve"> of this study. </w:t>
      </w:r>
      <w:r w:rsidR="009B0F6D">
        <w:rPr>
          <w:lang w:val="en-US"/>
        </w:rPr>
        <w:t xml:space="preserve">While introducing a unique </w:t>
      </w:r>
      <w:r w:rsidR="00217192">
        <w:rPr>
          <w:lang w:val="en-US"/>
        </w:rPr>
        <w:t xml:space="preserve">longitudinal perspective </w:t>
      </w:r>
      <w:r w:rsidR="009B0F6D">
        <w:rPr>
          <w:lang w:val="en-US"/>
        </w:rPr>
        <w:t xml:space="preserve">to the MPs’ Twitter network literature, our time frame </w:t>
      </w:r>
      <w:r w:rsidR="00217192">
        <w:rPr>
          <w:lang w:val="en-US"/>
        </w:rPr>
        <w:t>was restricted</w:t>
      </w:r>
      <w:r w:rsidR="009B0F6D">
        <w:rPr>
          <w:lang w:val="en-US"/>
        </w:rPr>
        <w:t xml:space="preserve">. As shown and discussed above, the moment in the political cycle matters and seems to go beyond </w:t>
      </w:r>
      <w:r w:rsidR="009B0F6D">
        <w:rPr>
          <w:lang w:val="en-US"/>
        </w:rPr>
        <w:t xml:space="preserve">the </w:t>
      </w:r>
      <w:r w:rsidR="009B0F6D">
        <w:rPr>
          <w:lang w:val="en-US"/>
        </w:rPr>
        <w:t xml:space="preserve">campaign time </w:t>
      </w:r>
      <w:r w:rsidR="009B0F6D">
        <w:rPr>
          <w:lang w:val="en-US"/>
        </w:rPr>
        <w:t>versus peace time distinction</w:t>
      </w:r>
      <w:r w:rsidR="004A7721">
        <w:rPr>
          <w:lang w:val="en-US"/>
        </w:rPr>
        <w:t>.</w:t>
      </w:r>
      <w:r w:rsidR="009B0F6D">
        <w:rPr>
          <w:lang w:val="en-US"/>
        </w:rPr>
        <w:t xml:space="preserve"> </w:t>
      </w:r>
      <w:r w:rsidR="004A7721">
        <w:rPr>
          <w:lang w:val="en-US"/>
        </w:rPr>
        <w:t>O</w:t>
      </w:r>
      <w:r w:rsidR="005511F0">
        <w:rPr>
          <w:lang w:val="en-US"/>
        </w:rPr>
        <w:t>bserv</w:t>
      </w:r>
      <w:r w:rsidR="004A7721">
        <w:rPr>
          <w:lang w:val="en-US"/>
        </w:rPr>
        <w:t>ing</w:t>
      </w:r>
      <w:r w:rsidR="005511F0">
        <w:rPr>
          <w:lang w:val="en-US"/>
        </w:rPr>
        <w:t xml:space="preserve"> the networks at more time-points</w:t>
      </w:r>
      <w:r w:rsidR="00AA3A61">
        <w:rPr>
          <w:lang w:val="en-US"/>
        </w:rPr>
        <w:t xml:space="preserve"> </w:t>
      </w:r>
      <w:r w:rsidR="00217192">
        <w:rPr>
          <w:lang w:val="en-US"/>
        </w:rPr>
        <w:t>over a longer time period</w:t>
      </w:r>
      <w:r w:rsidR="004A7721">
        <w:rPr>
          <w:lang w:val="en-US"/>
        </w:rPr>
        <w:t xml:space="preserve"> would be a valuable next step, </w:t>
      </w:r>
      <w:r w:rsidR="004A7721">
        <w:rPr>
          <w:lang w:val="en-US"/>
        </w:rPr>
        <w:t xml:space="preserve">also for further theorizing the importance </w:t>
      </w:r>
      <w:r w:rsidR="004A7721" w:rsidRPr="0040576C">
        <w:rPr>
          <w:highlight w:val="yellow"/>
          <w:lang w:val="en-US"/>
        </w:rPr>
        <w:t xml:space="preserve">of </w:t>
      </w:r>
      <w:commentRangeStart w:id="40"/>
      <w:r w:rsidR="004A7721" w:rsidRPr="0040576C">
        <w:rPr>
          <w:highlight w:val="yellow"/>
          <w:lang w:val="en-US"/>
        </w:rPr>
        <w:t>context</w:t>
      </w:r>
      <w:commentRangeEnd w:id="40"/>
      <w:r w:rsidR="0040576C">
        <w:rPr>
          <w:rStyle w:val="CommentReference"/>
        </w:rPr>
        <w:commentReference w:id="40"/>
      </w:r>
      <w:r w:rsidR="004A7721">
        <w:rPr>
          <w:lang w:val="en-US"/>
        </w:rPr>
        <w:t xml:space="preserve"> in MP network formation. Similarly, </w:t>
      </w:r>
      <w:r w:rsidR="004A7721">
        <w:rPr>
          <w:lang w:val="en-US"/>
        </w:rPr>
        <w:t>m</w:t>
      </w:r>
      <w:r w:rsidR="00951E59">
        <w:rPr>
          <w:lang w:val="en-US"/>
        </w:rPr>
        <w:t xml:space="preserve">aking the big data of Twitter thick </w:t>
      </w:r>
      <w:r w:rsidR="00F31FEB">
        <w:rPr>
          <w:lang w:val="en-US"/>
        </w:rPr>
        <w:t xml:space="preserve">with </w:t>
      </w:r>
      <w:r w:rsidR="00BE5EE8">
        <w:rPr>
          <w:lang w:val="en-US"/>
        </w:rPr>
        <w:t xml:space="preserve">publicly available </w:t>
      </w:r>
      <w:r w:rsidR="002C6765">
        <w:rPr>
          <w:lang w:val="en-US"/>
        </w:rPr>
        <w:t xml:space="preserve">information </w:t>
      </w:r>
      <w:r w:rsidR="0096565F">
        <w:rPr>
          <w:lang w:val="en-US"/>
        </w:rPr>
        <w:t xml:space="preserve">on (offline) </w:t>
      </w:r>
      <w:r w:rsidR="00F31FEB">
        <w:rPr>
          <w:lang w:val="en-US"/>
        </w:rPr>
        <w:t xml:space="preserve">collaboration </w:t>
      </w:r>
      <w:r w:rsidR="00F31FEB" w:rsidRPr="00951E59">
        <w:rPr>
          <w:lang w:val="en-US"/>
        </w:rPr>
        <w:t xml:space="preserve">networks </w:t>
      </w:r>
      <w:r w:rsidR="00BE5EE8" w:rsidRPr="00951E59">
        <w:rPr>
          <w:lang w:val="en-US"/>
        </w:rPr>
        <w:t>(</w:t>
      </w:r>
      <w:r w:rsidR="00951E59" w:rsidRPr="00951E59">
        <w:rPr>
          <w:lang w:val="en-US"/>
        </w:rPr>
        <w:t>e.g., being member of the same committee)</w:t>
      </w:r>
      <w:r w:rsidR="00817E70" w:rsidRPr="00951E59">
        <w:rPr>
          <w:lang w:val="en-US"/>
        </w:rPr>
        <w:t>,</w:t>
      </w:r>
      <w:r w:rsidR="00BE5EE8" w:rsidRPr="00951E59">
        <w:rPr>
          <w:lang w:val="en-US"/>
        </w:rPr>
        <w:t xml:space="preserve"> or </w:t>
      </w:r>
      <w:r w:rsidR="002C6765" w:rsidRPr="00951E59">
        <w:rPr>
          <w:lang w:val="en-US"/>
        </w:rPr>
        <w:t>wi</w:t>
      </w:r>
      <w:r w:rsidR="002C6765">
        <w:rPr>
          <w:lang w:val="en-US"/>
        </w:rPr>
        <w:t xml:space="preserve">th MP survey data could provide important new avenues for research. </w:t>
      </w:r>
      <w:r w:rsidR="004A7721">
        <w:rPr>
          <w:lang w:val="en-US"/>
        </w:rPr>
        <w:t xml:space="preserve">Part of this might be delving into the impact of the </w:t>
      </w:r>
      <w:r w:rsidR="004A7721">
        <w:rPr>
          <w:lang w:val="en-US"/>
        </w:rPr>
        <w:t>ph</w:t>
      </w:r>
      <w:r w:rsidR="004A7721">
        <w:rPr>
          <w:lang w:val="en-US"/>
        </w:rPr>
        <w:t xml:space="preserve">ysical </w:t>
      </w:r>
      <w:r w:rsidR="004A7721">
        <w:rPr>
          <w:lang w:val="en-US"/>
        </w:rPr>
        <w:t>space of parliament</w:t>
      </w:r>
      <w:r w:rsidR="002D716E">
        <w:rPr>
          <w:lang w:val="en-US"/>
        </w:rPr>
        <w:t>, as</w:t>
      </w:r>
      <w:r w:rsidR="002D716E">
        <w:rPr>
          <w:iCs/>
          <w:lang w:val="en-GB"/>
        </w:rPr>
        <w:t xml:space="preserve"> we found that the actual physical distance between seating positions of MPs matters. Accounting for other factors, MPs who sit closer to each other are more likely to follow and retweet each other. In what other ways does the physical space influence network formation among pol</w:t>
      </w:r>
      <w:r w:rsidR="002D716E">
        <w:rPr>
          <w:iCs/>
          <w:lang w:val="en-GB"/>
        </w:rPr>
        <w:t>iticians?</w:t>
      </w:r>
    </w:p>
    <w:p w14:paraId="3BD93233" w14:textId="53A86520" w:rsidR="002C6765" w:rsidRDefault="002D716E" w:rsidP="0040576C">
      <w:pPr>
        <w:spacing w:line="480" w:lineRule="auto"/>
        <w:ind w:firstLine="0"/>
        <w:jc w:val="both"/>
        <w:rPr>
          <w:lang w:val="en-US"/>
        </w:rPr>
      </w:pPr>
      <w:r>
        <w:rPr>
          <w:lang w:val="en-GB"/>
        </w:rPr>
        <w:tab/>
      </w:r>
      <w:r w:rsidR="002C6765">
        <w:rPr>
          <w:lang w:val="en-US"/>
        </w:rPr>
        <w:t>Altogether this paper sheds new light on the degree and origin of party-based segregation of MPs on twitter, which is not only of academic relevance, but also has direct bearing on democratic politics.. Most importantly, while Twitter offers much democratic potential in terms of forging new connections</w:t>
      </w:r>
      <w:r w:rsidR="00817E70">
        <w:rPr>
          <w:lang w:val="en-US"/>
        </w:rPr>
        <w:t>, also to dissimilar other</w:t>
      </w:r>
      <w:r w:rsidR="00951E59">
        <w:rPr>
          <w:lang w:val="en-US"/>
        </w:rPr>
        <w:t>s</w:t>
      </w:r>
      <w:r w:rsidR="002C6765">
        <w:rPr>
          <w:lang w:val="en-US"/>
        </w:rPr>
        <w:t>, the medium does not live up to this potential among MPs</w:t>
      </w:r>
      <w:r w:rsidR="00792528">
        <w:rPr>
          <w:lang w:val="en-US"/>
        </w:rPr>
        <w:t xml:space="preserve"> and </w:t>
      </w:r>
      <w:r w:rsidR="002C6765">
        <w:rPr>
          <w:lang w:val="en-US"/>
        </w:rPr>
        <w:t xml:space="preserve">Twitter </w:t>
      </w:r>
      <w:r w:rsidR="00792528">
        <w:rPr>
          <w:lang w:val="en-US"/>
        </w:rPr>
        <w:t>architecture and network dynam</w:t>
      </w:r>
      <w:r w:rsidR="00792528">
        <w:rPr>
          <w:lang w:val="en-US"/>
        </w:rPr>
        <w:t>ics</w:t>
      </w:r>
      <w:r w:rsidR="002C6765">
        <w:rPr>
          <w:lang w:val="en-US"/>
        </w:rPr>
        <w:t xml:space="preserve"> do not actively counter these dynamics, they mainly </w:t>
      </w:r>
      <w:proofErr w:type="spellStart"/>
      <w:r w:rsidR="00792528">
        <w:rPr>
          <w:lang w:val="en-US"/>
        </w:rPr>
        <w:t>strenghten</w:t>
      </w:r>
      <w:proofErr w:type="spellEnd"/>
      <w:r w:rsidR="00792528">
        <w:rPr>
          <w:lang w:val="en-US"/>
        </w:rPr>
        <w:t xml:space="preserve"> </w:t>
      </w:r>
      <w:r w:rsidR="002C6765">
        <w:rPr>
          <w:lang w:val="en-US"/>
        </w:rPr>
        <w:t xml:space="preserve">them. </w:t>
      </w:r>
      <w:r w:rsidR="00792528">
        <w:rPr>
          <w:lang w:val="en-US"/>
        </w:rPr>
        <w:t>T</w:t>
      </w:r>
      <w:r w:rsidR="002C6765">
        <w:rPr>
          <w:lang w:val="en-US"/>
        </w:rPr>
        <w:t xml:space="preserve">he primary use of Twitter </w:t>
      </w:r>
      <w:r w:rsidR="00792528">
        <w:rPr>
          <w:lang w:val="en-US"/>
        </w:rPr>
        <w:t xml:space="preserve">is </w:t>
      </w:r>
      <w:r w:rsidR="002C6765">
        <w:rPr>
          <w:lang w:val="en-US"/>
        </w:rPr>
        <w:t>not</w:t>
      </w:r>
      <w:r w:rsidR="00792528">
        <w:rPr>
          <w:lang w:val="en-US"/>
        </w:rPr>
        <w:t xml:space="preserve"> one of</w:t>
      </w:r>
      <w:r w:rsidR="002C6765">
        <w:rPr>
          <w:lang w:val="en-US"/>
        </w:rPr>
        <w:t xml:space="preserve"> public micro-deliberation or creat</w:t>
      </w:r>
      <w:r w:rsidR="00792528">
        <w:rPr>
          <w:lang w:val="en-US"/>
        </w:rPr>
        <w:t xml:space="preserve">ing </w:t>
      </w:r>
      <w:r w:rsidR="002C6765">
        <w:rPr>
          <w:lang w:val="en-US"/>
        </w:rPr>
        <w:t>cross</w:t>
      </w:r>
      <w:r w:rsidR="00792528">
        <w:rPr>
          <w:lang w:val="en-US"/>
        </w:rPr>
        <w:t>-</w:t>
      </w:r>
      <w:r w:rsidR="002C6765">
        <w:rPr>
          <w:lang w:val="en-US"/>
        </w:rPr>
        <w:t>party solidarity networks.</w:t>
      </w:r>
    </w:p>
    <w:p w14:paraId="55387D1E" w14:textId="2F75047D" w:rsidR="00A8034A" w:rsidRDefault="00A8034A" w:rsidP="00283711">
      <w:pPr>
        <w:spacing w:line="480" w:lineRule="auto"/>
        <w:ind w:firstLine="0"/>
        <w:rPr>
          <w:iCs/>
          <w:lang w:val="en-US"/>
        </w:rPr>
      </w:pPr>
    </w:p>
    <w:p w14:paraId="373A0820" w14:textId="48568FDD" w:rsidR="001A0EEE" w:rsidRPr="0040576C" w:rsidRDefault="001A0EEE" w:rsidP="00283711">
      <w:pPr>
        <w:spacing w:line="480" w:lineRule="auto"/>
        <w:ind w:firstLine="0"/>
        <w:rPr>
          <w:iCs/>
          <w:lang w:val="en-GB"/>
        </w:rPr>
      </w:pPr>
    </w:p>
    <w:p w14:paraId="3BD9DBC4" w14:textId="77777777" w:rsidR="001A0EEE" w:rsidRPr="002C6765" w:rsidRDefault="001A0EEE" w:rsidP="00283711">
      <w:pPr>
        <w:spacing w:line="480" w:lineRule="auto"/>
        <w:ind w:firstLine="0"/>
        <w:rPr>
          <w:iCs/>
          <w:lang w:val="en-US"/>
        </w:rPr>
      </w:pPr>
    </w:p>
    <w:p w14:paraId="2F265AA4" w14:textId="133E31B3" w:rsidR="00793CE8" w:rsidRDefault="003F0BAF" w:rsidP="00283711">
      <w:pPr>
        <w:spacing w:line="480" w:lineRule="auto"/>
        <w:ind w:firstLine="0"/>
        <w:rPr>
          <w:b/>
          <w:bCs/>
          <w:iCs/>
          <w:lang w:val="en-US"/>
        </w:rPr>
      </w:pPr>
      <w:r w:rsidRPr="0040576C">
        <w:rPr>
          <w:b/>
          <w:bCs/>
          <w:iCs/>
          <w:lang w:val="en-US"/>
        </w:rPr>
        <w:t xml:space="preserve">6. </w:t>
      </w:r>
      <w:r w:rsidR="00793CE8" w:rsidRPr="0040576C">
        <w:rPr>
          <w:b/>
          <w:bCs/>
          <w:iCs/>
          <w:lang w:val="en-US"/>
        </w:rPr>
        <w:t>References</w:t>
      </w:r>
      <w:bookmarkStart w:id="41" w:name="_GoBack"/>
      <w:bookmarkEnd w:id="41"/>
    </w:p>
    <w:p w14:paraId="437EF9BB" w14:textId="77777777" w:rsidR="0040576C" w:rsidRPr="0040576C" w:rsidRDefault="0040576C" w:rsidP="0040576C">
      <w:pPr>
        <w:pStyle w:val="Bibliography"/>
        <w:jc w:val="both"/>
        <w:rPr>
          <w:rFonts w:ascii="Calibri" w:hAnsi="Calibri" w:cs="Calibri"/>
          <w:lang w:val="en-US"/>
        </w:rPr>
      </w:pPr>
      <w:r>
        <w:rPr>
          <w:lang w:val="en-GB"/>
        </w:rPr>
        <w:fldChar w:fldCharType="begin"/>
      </w:r>
      <w:r>
        <w:rPr>
          <w:lang w:val="en-GB"/>
        </w:rPr>
        <w:instrText xml:space="preserve"> ADDIN ZOTERO_BIBL {"uncited":[],"omitted":[],"custom":[]} CSL_BIBLIOGRAPHY </w:instrText>
      </w:r>
      <w:r>
        <w:rPr>
          <w:lang w:val="en-GB"/>
        </w:rPr>
        <w:fldChar w:fldCharType="separate"/>
      </w:r>
      <w:r w:rsidRPr="0040576C">
        <w:rPr>
          <w:rFonts w:ascii="Calibri" w:hAnsi="Calibri" w:cs="Calibri"/>
          <w:lang w:val="en-US"/>
        </w:rPr>
        <w:t xml:space="preserve">Bird, Karen. 2005. ‘The Political Representation of Visible Minorities in Electoral Democracies: A Comparison of France, Denmark, and Canada’. </w:t>
      </w:r>
      <w:r w:rsidRPr="0040576C">
        <w:rPr>
          <w:rFonts w:ascii="Calibri" w:hAnsi="Calibri" w:cs="Calibri"/>
          <w:i/>
          <w:iCs/>
          <w:lang w:val="en-US"/>
        </w:rPr>
        <w:t>Nationalism and Ethnic Politics</w:t>
      </w:r>
      <w:r w:rsidRPr="0040576C">
        <w:rPr>
          <w:rFonts w:ascii="Calibri" w:hAnsi="Calibri" w:cs="Calibri"/>
          <w:lang w:val="en-US"/>
        </w:rPr>
        <w:t xml:space="preserve"> 11(4):425–65.</w:t>
      </w:r>
    </w:p>
    <w:p w14:paraId="793F4196" w14:textId="77777777" w:rsidR="0040576C" w:rsidRPr="0040576C" w:rsidRDefault="0040576C" w:rsidP="0040576C">
      <w:pPr>
        <w:pStyle w:val="Bibliography"/>
        <w:jc w:val="both"/>
        <w:rPr>
          <w:rFonts w:ascii="Calibri" w:hAnsi="Calibri" w:cs="Calibri"/>
          <w:lang w:val="en-US"/>
        </w:rPr>
      </w:pPr>
      <w:r w:rsidRPr="0040576C">
        <w:rPr>
          <w:rFonts w:ascii="Calibri" w:hAnsi="Calibri" w:cs="Calibri"/>
          <w:lang w:val="en-US"/>
        </w:rPr>
        <w:t xml:space="preserve">Bjarnegård, Elin, and Meryl Kenny. 2015. ‘Revealing the “Secret Garden”: The Informal Dimensions of Political Recruitment’. </w:t>
      </w:r>
      <w:r w:rsidRPr="0040576C">
        <w:rPr>
          <w:rFonts w:ascii="Calibri" w:hAnsi="Calibri" w:cs="Calibri"/>
          <w:i/>
          <w:iCs/>
          <w:lang w:val="en-US"/>
        </w:rPr>
        <w:t>Politics &amp; Gender</w:t>
      </w:r>
      <w:r w:rsidRPr="0040576C">
        <w:rPr>
          <w:rFonts w:ascii="Calibri" w:hAnsi="Calibri" w:cs="Calibri"/>
          <w:lang w:val="en-US"/>
        </w:rPr>
        <w:t xml:space="preserve"> 11(4):748–53.</w:t>
      </w:r>
    </w:p>
    <w:p w14:paraId="0AC422B6" w14:textId="77777777" w:rsidR="0040576C" w:rsidRPr="0040576C" w:rsidRDefault="0040576C" w:rsidP="0040576C">
      <w:pPr>
        <w:pStyle w:val="Bibliography"/>
        <w:rPr>
          <w:rFonts w:ascii="Calibri" w:hAnsi="Calibri" w:cs="Calibri"/>
          <w:lang w:val="en-US"/>
        </w:rPr>
      </w:pPr>
      <w:r w:rsidRPr="0040576C">
        <w:rPr>
          <w:rFonts w:ascii="Calibri" w:hAnsi="Calibri" w:cs="Calibri"/>
          <w:lang w:val="en-US"/>
        </w:rPr>
        <w:t xml:space="preserve">Bloemraad, Irene, and Karen Schönwälder. 2013. ‘Immigrant and Ethnic Minority Representation in Europe: Conceptual Challenges and Theoretical Approaches’. </w:t>
      </w:r>
      <w:r w:rsidRPr="0040576C">
        <w:rPr>
          <w:rFonts w:ascii="Calibri" w:hAnsi="Calibri" w:cs="Calibri"/>
          <w:i/>
          <w:iCs/>
          <w:lang w:val="en-US"/>
        </w:rPr>
        <w:t>West European Politics</w:t>
      </w:r>
      <w:r w:rsidRPr="0040576C">
        <w:rPr>
          <w:rFonts w:ascii="Calibri" w:hAnsi="Calibri" w:cs="Calibri"/>
          <w:lang w:val="en-US"/>
        </w:rPr>
        <w:t xml:space="preserve"> 36(3):564–79.</w:t>
      </w:r>
    </w:p>
    <w:p w14:paraId="2174667A" w14:textId="77777777" w:rsidR="0040576C" w:rsidRPr="0040576C" w:rsidRDefault="0040576C" w:rsidP="0040576C">
      <w:pPr>
        <w:pStyle w:val="Bibliography"/>
        <w:rPr>
          <w:rFonts w:ascii="Calibri" w:hAnsi="Calibri" w:cs="Calibri"/>
          <w:lang w:val="en-US"/>
        </w:rPr>
      </w:pPr>
      <w:r w:rsidRPr="0040576C">
        <w:rPr>
          <w:rFonts w:ascii="Calibri" w:hAnsi="Calibri" w:cs="Calibri"/>
          <w:lang w:val="en-US"/>
        </w:rPr>
        <w:t xml:space="preserve">Bojanowski, Micha\l, and Rense Corten. 2014. ‘Measuring Segregation in Social Networks’. </w:t>
      </w:r>
      <w:r w:rsidRPr="0040576C">
        <w:rPr>
          <w:rFonts w:ascii="Calibri" w:hAnsi="Calibri" w:cs="Calibri"/>
          <w:i/>
          <w:iCs/>
          <w:lang w:val="en-US"/>
        </w:rPr>
        <w:t>Social Networks</w:t>
      </w:r>
      <w:r w:rsidRPr="0040576C">
        <w:rPr>
          <w:rFonts w:ascii="Calibri" w:hAnsi="Calibri" w:cs="Calibri"/>
          <w:lang w:val="en-US"/>
        </w:rPr>
        <w:t xml:space="preserve"> 39:14–32.</w:t>
      </w:r>
    </w:p>
    <w:p w14:paraId="098C1F4E" w14:textId="77777777" w:rsidR="0040576C" w:rsidRPr="0040576C" w:rsidRDefault="0040576C" w:rsidP="0040576C">
      <w:pPr>
        <w:pStyle w:val="Bibliography"/>
        <w:rPr>
          <w:rFonts w:ascii="Calibri" w:hAnsi="Calibri" w:cs="Calibri"/>
          <w:lang w:val="en-US"/>
        </w:rPr>
      </w:pPr>
      <w:r w:rsidRPr="0040576C">
        <w:rPr>
          <w:rFonts w:ascii="Calibri" w:hAnsi="Calibri" w:cs="Calibri"/>
          <w:lang w:val="en-US"/>
        </w:rPr>
        <w:t xml:space="preserve">Bossetta, Michael. 2018. ‘The Digital Architectures of Social Media: Comparing Political Campaigning on Facebook, Twitter, Instagram, and Snapchat in the 2016 US Election’. </w:t>
      </w:r>
      <w:r w:rsidRPr="0040576C">
        <w:rPr>
          <w:rFonts w:ascii="Calibri" w:hAnsi="Calibri" w:cs="Calibri"/>
          <w:i/>
          <w:iCs/>
          <w:lang w:val="en-US"/>
        </w:rPr>
        <w:t>Journalism &amp; Mass Communication Quarterly</w:t>
      </w:r>
      <w:r w:rsidRPr="0040576C">
        <w:rPr>
          <w:rFonts w:ascii="Calibri" w:hAnsi="Calibri" w:cs="Calibri"/>
          <w:lang w:val="en-US"/>
        </w:rPr>
        <w:t xml:space="preserve"> 95(2):471–96.</w:t>
      </w:r>
    </w:p>
    <w:p w14:paraId="5F99A3AA" w14:textId="77777777" w:rsidR="0040576C" w:rsidRPr="0040576C" w:rsidRDefault="0040576C" w:rsidP="0040576C">
      <w:pPr>
        <w:pStyle w:val="Bibliography"/>
        <w:rPr>
          <w:rFonts w:ascii="Calibri" w:hAnsi="Calibri" w:cs="Calibri"/>
          <w:lang w:val="en-US"/>
        </w:rPr>
      </w:pPr>
      <w:r w:rsidRPr="0040576C">
        <w:rPr>
          <w:rFonts w:ascii="Calibri" w:hAnsi="Calibri" w:cs="Calibri"/>
          <w:lang w:val="en-US"/>
        </w:rPr>
        <w:t xml:space="preserve">Boutyline, Andrei, and Robb Willer. 2017. ‘The Social Structure of Political Echo Chambers: Variation in Ideological Homophily in Online Networks’. </w:t>
      </w:r>
      <w:r w:rsidRPr="0040576C">
        <w:rPr>
          <w:rFonts w:ascii="Calibri" w:hAnsi="Calibri" w:cs="Calibri"/>
          <w:i/>
          <w:iCs/>
          <w:lang w:val="en-US"/>
        </w:rPr>
        <w:t>Political Psychology</w:t>
      </w:r>
      <w:r w:rsidRPr="0040576C">
        <w:rPr>
          <w:rFonts w:ascii="Calibri" w:hAnsi="Calibri" w:cs="Calibri"/>
          <w:lang w:val="en-US"/>
        </w:rPr>
        <w:t xml:space="preserve"> 38(3):551–69.</w:t>
      </w:r>
    </w:p>
    <w:p w14:paraId="242890AB" w14:textId="77777777" w:rsidR="0040576C" w:rsidRPr="0040576C" w:rsidRDefault="0040576C" w:rsidP="0040576C">
      <w:pPr>
        <w:pStyle w:val="Bibliography"/>
        <w:rPr>
          <w:rFonts w:ascii="Calibri" w:hAnsi="Calibri" w:cs="Calibri"/>
          <w:lang w:val="en-US"/>
        </w:rPr>
      </w:pPr>
      <w:r w:rsidRPr="0040576C">
        <w:rPr>
          <w:rFonts w:ascii="Calibri" w:hAnsi="Calibri" w:cs="Calibri"/>
          <w:lang w:val="en-US"/>
        </w:rPr>
        <w:t xml:space="preserve">Boyd, Danah, Scott Golder, and Gilad Lotan. 2010. ‘Tweet, Tweet, Retweet: Conversational Aspects of Retweeting on Twitter’. Pp. 1–10 in </w:t>
      </w:r>
      <w:r w:rsidRPr="0040576C">
        <w:rPr>
          <w:rFonts w:ascii="Calibri" w:hAnsi="Calibri" w:cs="Calibri"/>
          <w:i/>
          <w:iCs/>
          <w:lang w:val="en-US"/>
        </w:rPr>
        <w:t>2010 43rd Hawaii international conference on system sciences</w:t>
      </w:r>
      <w:r w:rsidRPr="0040576C">
        <w:rPr>
          <w:rFonts w:ascii="Calibri" w:hAnsi="Calibri" w:cs="Calibri"/>
          <w:lang w:val="en-US"/>
        </w:rPr>
        <w:t>. IEEE.</w:t>
      </w:r>
    </w:p>
    <w:p w14:paraId="4342B6C7" w14:textId="77777777" w:rsidR="0040576C" w:rsidRPr="0040576C" w:rsidRDefault="0040576C" w:rsidP="0040576C">
      <w:pPr>
        <w:pStyle w:val="Bibliography"/>
        <w:rPr>
          <w:rFonts w:ascii="Calibri" w:hAnsi="Calibri" w:cs="Calibri"/>
          <w:lang w:val="en-US"/>
        </w:rPr>
      </w:pPr>
      <w:r w:rsidRPr="0040576C">
        <w:rPr>
          <w:rFonts w:ascii="Calibri" w:hAnsi="Calibri" w:cs="Calibri"/>
          <w:lang w:val="en-US"/>
        </w:rPr>
        <w:t xml:space="preserve">Casal Bértoa, F. 2021. </w:t>
      </w:r>
      <w:r w:rsidRPr="0040576C">
        <w:rPr>
          <w:rFonts w:ascii="Calibri" w:hAnsi="Calibri" w:cs="Calibri"/>
          <w:i/>
          <w:iCs/>
          <w:lang w:val="en-US"/>
        </w:rPr>
        <w:t>Database on WHO GOVERNS in Europe and beyond, PSGo</w:t>
      </w:r>
      <w:r w:rsidRPr="0040576C">
        <w:rPr>
          <w:rFonts w:ascii="Calibri" w:hAnsi="Calibri" w:cs="Calibri"/>
          <w:lang w:val="en-US"/>
        </w:rPr>
        <w:t>.</w:t>
      </w:r>
    </w:p>
    <w:p w14:paraId="716AD525" w14:textId="77777777" w:rsidR="0040576C" w:rsidRPr="0040576C" w:rsidRDefault="0040576C" w:rsidP="0040576C">
      <w:pPr>
        <w:pStyle w:val="Bibliography"/>
        <w:rPr>
          <w:rFonts w:ascii="Calibri" w:hAnsi="Calibri" w:cs="Calibri"/>
          <w:lang w:val="en-US"/>
        </w:rPr>
      </w:pPr>
      <w:r w:rsidRPr="0040576C">
        <w:rPr>
          <w:rFonts w:ascii="Calibri" w:hAnsi="Calibri" w:cs="Calibri"/>
          <w:lang w:val="en-US"/>
        </w:rPr>
        <w:t xml:space="preserve">Colleoni, Elanor, Alessandro Rozza, and Adam Arvidsson. 2014. ‘Echo Chamber or Public Sphere? Predicting Political Orientation and Measuring Political Homophily in Twitter Using Big Data’. </w:t>
      </w:r>
      <w:r w:rsidRPr="0040576C">
        <w:rPr>
          <w:rFonts w:ascii="Calibri" w:hAnsi="Calibri" w:cs="Calibri"/>
          <w:i/>
          <w:iCs/>
          <w:lang w:val="en-US"/>
        </w:rPr>
        <w:t>Journal of Communication</w:t>
      </w:r>
      <w:r w:rsidRPr="0040576C">
        <w:rPr>
          <w:rFonts w:ascii="Calibri" w:hAnsi="Calibri" w:cs="Calibri"/>
          <w:lang w:val="en-US"/>
        </w:rPr>
        <w:t xml:space="preserve"> 64(2):317–32.</w:t>
      </w:r>
    </w:p>
    <w:p w14:paraId="2A7FD904" w14:textId="77777777" w:rsidR="0040576C" w:rsidRPr="0040576C" w:rsidRDefault="0040576C" w:rsidP="0040576C">
      <w:pPr>
        <w:pStyle w:val="Bibliography"/>
        <w:rPr>
          <w:rFonts w:ascii="Calibri" w:hAnsi="Calibri" w:cs="Calibri"/>
          <w:lang w:val="en-US"/>
        </w:rPr>
      </w:pPr>
      <w:r w:rsidRPr="0040576C">
        <w:rPr>
          <w:rFonts w:ascii="Calibri" w:hAnsi="Calibri" w:cs="Calibri"/>
          <w:lang w:val="en-US"/>
        </w:rPr>
        <w:t xml:space="preserve">Dahlerup, Drude, and Monique Leyenaar, eds. 2013. </w:t>
      </w:r>
      <w:r w:rsidRPr="0040576C">
        <w:rPr>
          <w:rFonts w:ascii="Calibri" w:hAnsi="Calibri" w:cs="Calibri"/>
          <w:i/>
          <w:iCs/>
          <w:lang w:val="en-US"/>
        </w:rPr>
        <w:t>Breaking Male Dominance in Politics</w:t>
      </w:r>
      <w:r w:rsidRPr="0040576C">
        <w:rPr>
          <w:rFonts w:ascii="Calibri" w:hAnsi="Calibri" w:cs="Calibri"/>
          <w:lang w:val="en-US"/>
        </w:rPr>
        <w:t>. Vol. 10. Oxford: OUP.</w:t>
      </w:r>
    </w:p>
    <w:p w14:paraId="05B52993" w14:textId="77777777" w:rsidR="0040576C" w:rsidRPr="0040576C" w:rsidRDefault="0040576C" w:rsidP="0040576C">
      <w:pPr>
        <w:pStyle w:val="Bibliography"/>
        <w:rPr>
          <w:rFonts w:ascii="Calibri" w:hAnsi="Calibri" w:cs="Calibri"/>
          <w:lang w:val="en-US"/>
        </w:rPr>
      </w:pPr>
      <w:r w:rsidRPr="0040576C">
        <w:rPr>
          <w:rFonts w:ascii="Calibri" w:hAnsi="Calibri" w:cs="Calibri"/>
          <w:lang w:val="en-US"/>
        </w:rPr>
        <w:t xml:space="preserve">Del Valle, Marc Esteve, and Rosa Borge Bravo. 2018. ‘Echo Chambers in Parliamentary Twitter Networks: The Catalan Case’. </w:t>
      </w:r>
      <w:r w:rsidRPr="0040576C">
        <w:rPr>
          <w:rFonts w:ascii="Calibri" w:hAnsi="Calibri" w:cs="Calibri"/>
          <w:i/>
          <w:iCs/>
          <w:lang w:val="en-US"/>
        </w:rPr>
        <w:t>International Journal of Communication</w:t>
      </w:r>
      <w:r w:rsidRPr="0040576C">
        <w:rPr>
          <w:rFonts w:ascii="Calibri" w:hAnsi="Calibri" w:cs="Calibri"/>
          <w:lang w:val="en-US"/>
        </w:rPr>
        <w:t xml:space="preserve"> 12:21.</w:t>
      </w:r>
    </w:p>
    <w:p w14:paraId="1208ABF2" w14:textId="77777777" w:rsidR="0040576C" w:rsidRPr="0040576C" w:rsidRDefault="0040576C" w:rsidP="0040576C">
      <w:pPr>
        <w:pStyle w:val="Bibliography"/>
        <w:rPr>
          <w:rFonts w:ascii="Calibri" w:hAnsi="Calibri" w:cs="Calibri"/>
          <w:lang w:val="en-US"/>
        </w:rPr>
      </w:pPr>
      <w:r w:rsidRPr="0040576C">
        <w:rPr>
          <w:rFonts w:ascii="Calibri" w:hAnsi="Calibri" w:cs="Calibri"/>
          <w:lang w:val="en-US"/>
        </w:rPr>
        <w:t xml:space="preserve">Del Valle, Marc Esteve, Marcel Broersma, and Arnout Ponsioen. 2022. ‘Political Interaction Beyond Party Lines: Communication Ties and Party Polarization in Parliamentary Twitter Networks’. </w:t>
      </w:r>
      <w:r w:rsidRPr="0040576C">
        <w:rPr>
          <w:rFonts w:ascii="Calibri" w:hAnsi="Calibri" w:cs="Calibri"/>
          <w:i/>
          <w:iCs/>
          <w:lang w:val="en-US"/>
        </w:rPr>
        <w:t>Social Science Computer Review</w:t>
      </w:r>
      <w:r w:rsidRPr="0040576C">
        <w:rPr>
          <w:rFonts w:ascii="Calibri" w:hAnsi="Calibri" w:cs="Calibri"/>
          <w:lang w:val="en-US"/>
        </w:rPr>
        <w:t xml:space="preserve"> 40(3):736–55. doi: 10.1177/0894439320987569.</w:t>
      </w:r>
    </w:p>
    <w:p w14:paraId="71B91796" w14:textId="77777777" w:rsidR="0040576C" w:rsidRPr="0040576C" w:rsidRDefault="0040576C" w:rsidP="0040576C">
      <w:pPr>
        <w:pStyle w:val="Bibliography"/>
        <w:rPr>
          <w:rFonts w:ascii="Calibri" w:hAnsi="Calibri" w:cs="Calibri"/>
          <w:lang w:val="en-US"/>
        </w:rPr>
      </w:pPr>
      <w:r w:rsidRPr="0040576C">
        <w:rPr>
          <w:rFonts w:ascii="Calibri" w:hAnsi="Calibri" w:cs="Calibri"/>
          <w:lang w:val="en-US"/>
        </w:rPr>
        <w:lastRenderedPageBreak/>
        <w:t xml:space="preserve">Harrigan, Nicholas, Palakorn Achananuparp, and Ee-Peng Lim. 2012. ‘Influentials, Novelty, and Social Contagion: The Viral Power of Average Friends, Close Communities, and Old News’. </w:t>
      </w:r>
      <w:r w:rsidRPr="0040576C">
        <w:rPr>
          <w:rFonts w:ascii="Calibri" w:hAnsi="Calibri" w:cs="Calibri"/>
          <w:i/>
          <w:iCs/>
          <w:lang w:val="en-US"/>
        </w:rPr>
        <w:t>Social Networks</w:t>
      </w:r>
      <w:r w:rsidRPr="0040576C">
        <w:rPr>
          <w:rFonts w:ascii="Calibri" w:hAnsi="Calibri" w:cs="Calibri"/>
          <w:lang w:val="en-US"/>
        </w:rPr>
        <w:t xml:space="preserve"> 34(4):470–80. doi: 10.1016/j.socnet.2012.02.005.</w:t>
      </w:r>
    </w:p>
    <w:p w14:paraId="64CAC9EE" w14:textId="77777777" w:rsidR="0040576C" w:rsidRPr="0040576C" w:rsidRDefault="0040576C" w:rsidP="0040576C">
      <w:pPr>
        <w:pStyle w:val="Bibliography"/>
        <w:rPr>
          <w:rFonts w:ascii="Calibri" w:hAnsi="Calibri" w:cs="Calibri"/>
          <w:lang w:val="en-US"/>
        </w:rPr>
      </w:pPr>
      <w:r w:rsidRPr="0040576C">
        <w:rPr>
          <w:rFonts w:ascii="Calibri" w:hAnsi="Calibri" w:cs="Calibri"/>
          <w:lang w:val="en-US"/>
        </w:rPr>
        <w:t xml:space="preserve">Hofstra, Bas, Rense Corten, Frank Van Tubergen, and Nicole B. Ellison. 2017. ‘Sources of Segregation in Social Networks: A Novel Approach Using Facebook’. </w:t>
      </w:r>
      <w:r w:rsidRPr="0040576C">
        <w:rPr>
          <w:rFonts w:ascii="Calibri" w:hAnsi="Calibri" w:cs="Calibri"/>
          <w:i/>
          <w:iCs/>
          <w:lang w:val="en-US"/>
        </w:rPr>
        <w:t>American Sociological Review</w:t>
      </w:r>
      <w:r w:rsidRPr="0040576C">
        <w:rPr>
          <w:rFonts w:ascii="Calibri" w:hAnsi="Calibri" w:cs="Calibri"/>
          <w:lang w:val="en-US"/>
        </w:rPr>
        <w:t xml:space="preserve"> 82(3):625–56.</w:t>
      </w:r>
    </w:p>
    <w:p w14:paraId="52B193CA" w14:textId="77777777" w:rsidR="0040576C" w:rsidRPr="0040576C" w:rsidRDefault="0040576C" w:rsidP="0040576C">
      <w:pPr>
        <w:pStyle w:val="Bibliography"/>
        <w:rPr>
          <w:rFonts w:ascii="Calibri" w:hAnsi="Calibri" w:cs="Calibri"/>
          <w:lang w:val="en-US"/>
        </w:rPr>
      </w:pPr>
      <w:r w:rsidRPr="0040576C">
        <w:rPr>
          <w:rFonts w:ascii="Calibri" w:hAnsi="Calibri" w:cs="Calibri"/>
          <w:lang w:val="en-US"/>
        </w:rPr>
        <w:t xml:space="preserve">Hsu, Chien-leng, and Han Woo Park. 2012. ‘Mapping Online Social Networks of Korean Politicians’. </w:t>
      </w:r>
      <w:r w:rsidRPr="0040576C">
        <w:rPr>
          <w:rFonts w:ascii="Calibri" w:hAnsi="Calibri" w:cs="Calibri"/>
          <w:i/>
          <w:iCs/>
          <w:lang w:val="en-US"/>
        </w:rPr>
        <w:t>Government Information Quarterly</w:t>
      </w:r>
      <w:r w:rsidRPr="0040576C">
        <w:rPr>
          <w:rFonts w:ascii="Calibri" w:hAnsi="Calibri" w:cs="Calibri"/>
          <w:lang w:val="en-US"/>
        </w:rPr>
        <w:t xml:space="preserve"> 29(2):169–81.</w:t>
      </w:r>
    </w:p>
    <w:p w14:paraId="017F8E8B" w14:textId="77777777" w:rsidR="0040576C" w:rsidRPr="0040576C" w:rsidRDefault="0040576C" w:rsidP="0040576C">
      <w:pPr>
        <w:pStyle w:val="Bibliography"/>
        <w:rPr>
          <w:rFonts w:ascii="Calibri" w:hAnsi="Calibri" w:cs="Calibri"/>
          <w:lang w:val="en-US"/>
        </w:rPr>
      </w:pPr>
      <w:r w:rsidRPr="0040576C">
        <w:rPr>
          <w:rFonts w:ascii="Calibri" w:hAnsi="Calibri" w:cs="Calibri"/>
          <w:lang w:val="en-US"/>
        </w:rPr>
        <w:t xml:space="preserve">Jacobs, Kristof, and Niels Spierings. 2016. </w:t>
      </w:r>
      <w:r w:rsidRPr="0040576C">
        <w:rPr>
          <w:rFonts w:ascii="Calibri" w:hAnsi="Calibri" w:cs="Calibri"/>
          <w:i/>
          <w:iCs/>
          <w:lang w:val="en-US"/>
        </w:rPr>
        <w:t>Social Media, Parties, and Political Inequalities</w:t>
      </w:r>
      <w:r w:rsidRPr="0040576C">
        <w:rPr>
          <w:rFonts w:ascii="Calibri" w:hAnsi="Calibri" w:cs="Calibri"/>
          <w:lang w:val="en-US"/>
        </w:rPr>
        <w:t>. Springer.</w:t>
      </w:r>
    </w:p>
    <w:p w14:paraId="158C1C07" w14:textId="77777777" w:rsidR="0040576C" w:rsidRPr="0040576C" w:rsidRDefault="0040576C" w:rsidP="0040576C">
      <w:pPr>
        <w:pStyle w:val="Bibliography"/>
        <w:rPr>
          <w:rFonts w:ascii="Calibri" w:hAnsi="Calibri" w:cs="Calibri"/>
          <w:lang w:val="en-US"/>
        </w:rPr>
      </w:pPr>
      <w:r w:rsidRPr="0040576C">
        <w:rPr>
          <w:rFonts w:ascii="Calibri" w:hAnsi="Calibri" w:cs="Calibri"/>
          <w:lang w:val="en-US"/>
        </w:rPr>
        <w:t xml:space="preserve">Jacobs, Kristof, and Niels Spierings. 2019. ‘A Populist Paradise? Examining Populists’ Twitter Adoption and Use’. </w:t>
      </w:r>
      <w:r w:rsidRPr="0040576C">
        <w:rPr>
          <w:rFonts w:ascii="Calibri" w:hAnsi="Calibri" w:cs="Calibri"/>
          <w:i/>
          <w:iCs/>
          <w:lang w:val="en-US"/>
        </w:rPr>
        <w:t>Information, Communication &amp; Society</w:t>
      </w:r>
      <w:r w:rsidRPr="0040576C">
        <w:rPr>
          <w:rFonts w:ascii="Calibri" w:hAnsi="Calibri" w:cs="Calibri"/>
          <w:lang w:val="en-US"/>
        </w:rPr>
        <w:t xml:space="preserve"> 22(12):1681–96.</w:t>
      </w:r>
    </w:p>
    <w:p w14:paraId="3B1BEE7E" w14:textId="77777777" w:rsidR="0040576C" w:rsidRPr="0040576C" w:rsidRDefault="0040576C" w:rsidP="0040576C">
      <w:pPr>
        <w:pStyle w:val="Bibliography"/>
        <w:rPr>
          <w:rFonts w:ascii="Calibri" w:hAnsi="Calibri" w:cs="Calibri"/>
          <w:lang w:val="en-US"/>
        </w:rPr>
      </w:pPr>
      <w:r w:rsidRPr="0040576C">
        <w:rPr>
          <w:rFonts w:ascii="Calibri" w:hAnsi="Calibri" w:cs="Calibri"/>
          <w:lang w:val="en-US"/>
        </w:rPr>
        <w:t xml:space="preserve">Jeroense, Thijmen, Jorrit Luimers, Kristof Jacobs, and Niels Spierings. 2021. ‘Political Social Media Use and Its Linkage to Populist and Postmaterialist Attitudes and Vote Intention in the Netherlands’. </w:t>
      </w:r>
      <w:r w:rsidRPr="0040576C">
        <w:rPr>
          <w:rFonts w:ascii="Calibri" w:hAnsi="Calibri" w:cs="Calibri"/>
          <w:i/>
          <w:iCs/>
          <w:lang w:val="en-US"/>
        </w:rPr>
        <w:t>European Political Science</w:t>
      </w:r>
      <w:r w:rsidRPr="0040576C">
        <w:rPr>
          <w:rFonts w:ascii="Calibri" w:hAnsi="Calibri" w:cs="Calibri"/>
          <w:lang w:val="en-US"/>
        </w:rPr>
        <w:t xml:space="preserve"> 1–23.</w:t>
      </w:r>
    </w:p>
    <w:p w14:paraId="399934B9" w14:textId="77777777" w:rsidR="0040576C" w:rsidRPr="0040576C" w:rsidRDefault="0040576C" w:rsidP="0040576C">
      <w:pPr>
        <w:pStyle w:val="Bibliography"/>
        <w:rPr>
          <w:rFonts w:ascii="Calibri" w:hAnsi="Calibri" w:cs="Calibri"/>
          <w:lang w:val="en-US"/>
        </w:rPr>
      </w:pPr>
      <w:r w:rsidRPr="0040576C">
        <w:rPr>
          <w:rFonts w:ascii="Calibri" w:hAnsi="Calibri" w:cs="Calibri"/>
          <w:lang w:val="en-US"/>
        </w:rPr>
        <w:t xml:space="preserve">Kalmijn, Matthijs. 1998. ‘Intermarriage and Homogamy: Causes, Patterns, Trends’. </w:t>
      </w:r>
      <w:r w:rsidRPr="0040576C">
        <w:rPr>
          <w:rFonts w:ascii="Calibri" w:hAnsi="Calibri" w:cs="Calibri"/>
          <w:i/>
          <w:iCs/>
          <w:lang w:val="en-US"/>
        </w:rPr>
        <w:t>Annual Review of Sociology</w:t>
      </w:r>
      <w:r w:rsidRPr="0040576C">
        <w:rPr>
          <w:rFonts w:ascii="Calibri" w:hAnsi="Calibri" w:cs="Calibri"/>
          <w:lang w:val="en-US"/>
        </w:rPr>
        <w:t xml:space="preserve"> 24(1):395–421.</w:t>
      </w:r>
    </w:p>
    <w:p w14:paraId="45887061" w14:textId="77777777" w:rsidR="0040576C" w:rsidRPr="0040576C" w:rsidRDefault="0040576C" w:rsidP="0040576C">
      <w:pPr>
        <w:pStyle w:val="Bibliography"/>
        <w:rPr>
          <w:rFonts w:ascii="Calibri" w:hAnsi="Calibri" w:cs="Calibri"/>
          <w:lang w:val="en-US"/>
        </w:rPr>
      </w:pPr>
      <w:r w:rsidRPr="0040576C">
        <w:rPr>
          <w:rFonts w:ascii="Calibri" w:hAnsi="Calibri" w:cs="Calibri"/>
          <w:lang w:val="en-US"/>
        </w:rPr>
        <w:t xml:space="preserve">Klinger, Ulrike, and Jakob Svensson. 2015. ‘The Emergence of Network Media Logic in Political Communication: A Theoretical Approach’. </w:t>
      </w:r>
      <w:r w:rsidRPr="0040576C">
        <w:rPr>
          <w:rFonts w:ascii="Calibri" w:hAnsi="Calibri" w:cs="Calibri"/>
          <w:i/>
          <w:iCs/>
          <w:lang w:val="en-US"/>
        </w:rPr>
        <w:t>New Media &amp; Society</w:t>
      </w:r>
      <w:r w:rsidRPr="0040576C">
        <w:rPr>
          <w:rFonts w:ascii="Calibri" w:hAnsi="Calibri" w:cs="Calibri"/>
          <w:lang w:val="en-US"/>
        </w:rPr>
        <w:t xml:space="preserve"> 17(8):1241–57.</w:t>
      </w:r>
    </w:p>
    <w:p w14:paraId="1E4C048B" w14:textId="77777777" w:rsidR="0040576C" w:rsidRPr="0040576C" w:rsidRDefault="0040576C" w:rsidP="0040576C">
      <w:pPr>
        <w:pStyle w:val="Bibliography"/>
        <w:rPr>
          <w:rFonts w:ascii="Calibri" w:hAnsi="Calibri" w:cs="Calibri"/>
          <w:lang w:val="en-US"/>
        </w:rPr>
      </w:pPr>
      <w:r w:rsidRPr="0040576C">
        <w:rPr>
          <w:rFonts w:ascii="Calibri" w:hAnsi="Calibri" w:cs="Calibri"/>
          <w:lang w:val="en-US"/>
        </w:rPr>
        <w:t xml:space="preserve">Lin, Ken-Hou, and Jennifer Lundquist. 2013. ‘Mate Selection in Cyberspace: The Intersection of Race, Gender, and Education’. </w:t>
      </w:r>
      <w:r w:rsidRPr="0040576C">
        <w:rPr>
          <w:rFonts w:ascii="Calibri" w:hAnsi="Calibri" w:cs="Calibri"/>
          <w:i/>
          <w:iCs/>
          <w:lang w:val="en-US"/>
        </w:rPr>
        <w:t>American Journal of Sociology</w:t>
      </w:r>
      <w:r w:rsidRPr="0040576C">
        <w:rPr>
          <w:rFonts w:ascii="Calibri" w:hAnsi="Calibri" w:cs="Calibri"/>
          <w:lang w:val="en-US"/>
        </w:rPr>
        <w:t xml:space="preserve"> 119(1):183–215.</w:t>
      </w:r>
    </w:p>
    <w:p w14:paraId="65571106" w14:textId="77777777" w:rsidR="0040576C" w:rsidRPr="0040576C" w:rsidRDefault="0040576C" w:rsidP="0040576C">
      <w:pPr>
        <w:pStyle w:val="Bibliography"/>
        <w:rPr>
          <w:rFonts w:ascii="Calibri" w:hAnsi="Calibri" w:cs="Calibri"/>
          <w:lang w:val="en-US"/>
        </w:rPr>
      </w:pPr>
      <w:r w:rsidRPr="0040576C">
        <w:rPr>
          <w:rFonts w:ascii="Calibri" w:hAnsi="Calibri" w:cs="Calibri"/>
          <w:lang w:val="en-US"/>
        </w:rPr>
        <w:t xml:space="preserve">Matuszewski, Pawe\l, and Gabriella Szabó. 2019. ‘Are Echo Chambers Based on Partisanship? Twitter and Political Polarity in Poland and Hungary’. </w:t>
      </w:r>
      <w:r w:rsidRPr="0040576C">
        <w:rPr>
          <w:rFonts w:ascii="Calibri" w:hAnsi="Calibri" w:cs="Calibri"/>
          <w:i/>
          <w:iCs/>
          <w:lang w:val="en-US"/>
        </w:rPr>
        <w:t>Social Media+ Society</w:t>
      </w:r>
      <w:r w:rsidRPr="0040576C">
        <w:rPr>
          <w:rFonts w:ascii="Calibri" w:hAnsi="Calibri" w:cs="Calibri"/>
          <w:lang w:val="en-US"/>
        </w:rPr>
        <w:t xml:space="preserve"> 5(2):2056305119837671.</w:t>
      </w:r>
    </w:p>
    <w:p w14:paraId="58350CCA" w14:textId="77777777" w:rsidR="0040576C" w:rsidRPr="0040576C" w:rsidRDefault="0040576C" w:rsidP="0040576C">
      <w:pPr>
        <w:pStyle w:val="Bibliography"/>
        <w:rPr>
          <w:rFonts w:ascii="Calibri" w:hAnsi="Calibri" w:cs="Calibri"/>
          <w:lang w:val="en-US"/>
        </w:rPr>
      </w:pPr>
      <w:r w:rsidRPr="0040576C">
        <w:rPr>
          <w:rFonts w:ascii="Calibri" w:hAnsi="Calibri" w:cs="Calibri"/>
          <w:lang w:val="en-US"/>
        </w:rPr>
        <w:t xml:space="preserve">McPherson, Miller, Lynn Smith-Lovin, and James M. Cook. 2001. ‘Birds of a Feather: Homophily in Social Networks’. </w:t>
      </w:r>
      <w:r w:rsidRPr="0040576C">
        <w:rPr>
          <w:rFonts w:ascii="Calibri" w:hAnsi="Calibri" w:cs="Calibri"/>
          <w:i/>
          <w:iCs/>
          <w:lang w:val="en-US"/>
        </w:rPr>
        <w:t>Annual Review of Sociology</w:t>
      </w:r>
      <w:r w:rsidRPr="0040576C">
        <w:rPr>
          <w:rFonts w:ascii="Calibri" w:hAnsi="Calibri" w:cs="Calibri"/>
          <w:lang w:val="en-US"/>
        </w:rPr>
        <w:t xml:space="preserve"> 27(1):415–44.</w:t>
      </w:r>
    </w:p>
    <w:p w14:paraId="063873A8" w14:textId="77777777" w:rsidR="0040576C" w:rsidRPr="0040576C" w:rsidRDefault="0040576C" w:rsidP="0040576C">
      <w:pPr>
        <w:pStyle w:val="Bibliography"/>
        <w:rPr>
          <w:rFonts w:ascii="Calibri" w:hAnsi="Calibri" w:cs="Calibri"/>
          <w:lang w:val="en-US"/>
        </w:rPr>
      </w:pPr>
      <w:r w:rsidRPr="0040576C">
        <w:rPr>
          <w:rFonts w:ascii="Calibri" w:hAnsi="Calibri" w:cs="Calibri"/>
          <w:lang w:val="en-US"/>
        </w:rPr>
        <w:t xml:space="preserve">Metaxas, Panagiotis, Eni Mustafaraj, Kily Wong, Laura Zeng, Megan O’Keefe, and Samantha Finn. 2015. ‘What Do Retweets Indicate? Results from User Survey and Meta-Review of Research’. in </w:t>
      </w:r>
      <w:r w:rsidRPr="0040576C">
        <w:rPr>
          <w:rFonts w:ascii="Calibri" w:hAnsi="Calibri" w:cs="Calibri"/>
          <w:i/>
          <w:iCs/>
          <w:lang w:val="en-US"/>
        </w:rPr>
        <w:t>Proceedings of the International AAAI Conference on Web and Social Media</w:t>
      </w:r>
      <w:r w:rsidRPr="0040576C">
        <w:rPr>
          <w:rFonts w:ascii="Calibri" w:hAnsi="Calibri" w:cs="Calibri"/>
          <w:lang w:val="en-US"/>
        </w:rPr>
        <w:t>. Vol. 9.</w:t>
      </w:r>
    </w:p>
    <w:p w14:paraId="3EB9B871" w14:textId="77777777" w:rsidR="0040576C" w:rsidRPr="0040576C" w:rsidRDefault="0040576C" w:rsidP="0040576C">
      <w:pPr>
        <w:pStyle w:val="Bibliography"/>
        <w:rPr>
          <w:rFonts w:ascii="Calibri" w:hAnsi="Calibri" w:cs="Calibri"/>
          <w:lang w:val="en-US"/>
        </w:rPr>
      </w:pPr>
      <w:r w:rsidRPr="0040576C">
        <w:rPr>
          <w:rFonts w:ascii="Calibri" w:hAnsi="Calibri" w:cs="Calibri"/>
          <w:lang w:val="en-US"/>
        </w:rPr>
        <w:t xml:space="preserve">Praet, Stiene, David Martens, and Peter Van Aelst. 2021. ‘Patterns of Democracy? Social Network Analysis of Parliamentary Twitter Networks in 12 Countries’. </w:t>
      </w:r>
      <w:r w:rsidRPr="0040576C">
        <w:rPr>
          <w:rFonts w:ascii="Calibri" w:hAnsi="Calibri" w:cs="Calibri"/>
          <w:i/>
          <w:iCs/>
          <w:lang w:val="en-US"/>
        </w:rPr>
        <w:t>Online Social Networks and Media</w:t>
      </w:r>
      <w:r w:rsidRPr="0040576C">
        <w:rPr>
          <w:rFonts w:ascii="Calibri" w:hAnsi="Calibri" w:cs="Calibri"/>
          <w:lang w:val="en-US"/>
        </w:rPr>
        <w:t xml:space="preserve"> 24:100154. doi: https://doi.org/10.1016/j.osnem.2021.100154.</w:t>
      </w:r>
    </w:p>
    <w:p w14:paraId="75E59AAB" w14:textId="77777777" w:rsidR="0040576C" w:rsidRPr="0040576C" w:rsidRDefault="0040576C" w:rsidP="0040576C">
      <w:pPr>
        <w:pStyle w:val="Bibliography"/>
        <w:rPr>
          <w:rFonts w:ascii="Calibri" w:hAnsi="Calibri" w:cs="Calibri"/>
          <w:lang w:val="en-US"/>
        </w:rPr>
      </w:pPr>
      <w:r w:rsidRPr="0040576C">
        <w:rPr>
          <w:rFonts w:ascii="Calibri" w:hAnsi="Calibri" w:cs="Calibri"/>
          <w:lang w:val="en-US"/>
        </w:rPr>
        <w:t xml:space="preserve">R Core Team. 2021. </w:t>
      </w:r>
      <w:r w:rsidRPr="0040576C">
        <w:rPr>
          <w:rFonts w:ascii="Calibri" w:hAnsi="Calibri" w:cs="Calibri"/>
          <w:i/>
          <w:iCs/>
          <w:lang w:val="en-US"/>
        </w:rPr>
        <w:t>R: A Language and Environment for Statistical Computing</w:t>
      </w:r>
      <w:r w:rsidRPr="0040576C">
        <w:rPr>
          <w:rFonts w:ascii="Calibri" w:hAnsi="Calibri" w:cs="Calibri"/>
          <w:lang w:val="en-US"/>
        </w:rPr>
        <w:t>. Vienna, Austria: R Foundation for Statistical Computing.</w:t>
      </w:r>
    </w:p>
    <w:p w14:paraId="046B873D" w14:textId="77777777" w:rsidR="0040576C" w:rsidRPr="0040576C" w:rsidRDefault="0040576C" w:rsidP="0040576C">
      <w:pPr>
        <w:pStyle w:val="Bibliography"/>
        <w:rPr>
          <w:rFonts w:ascii="Calibri" w:hAnsi="Calibri" w:cs="Calibri"/>
          <w:lang w:val="en-US"/>
        </w:rPr>
      </w:pPr>
      <w:r w:rsidRPr="0040576C">
        <w:rPr>
          <w:rFonts w:ascii="Calibri" w:hAnsi="Calibri" w:cs="Calibri"/>
          <w:lang w:val="en-US"/>
        </w:rPr>
        <w:lastRenderedPageBreak/>
        <w:t xml:space="preserve">Ripley, Ruth M., Tom A. B. Snijders, Zsofia B’oda, Andr’as V"or"os, and Paulina Preciado. 2021. </w:t>
      </w:r>
      <w:r w:rsidRPr="0040576C">
        <w:rPr>
          <w:rFonts w:ascii="Calibri" w:hAnsi="Calibri" w:cs="Calibri"/>
          <w:i/>
          <w:iCs/>
          <w:lang w:val="en-US"/>
        </w:rPr>
        <w:t>Manual for Siena Version 4.0</w:t>
      </w:r>
      <w:r w:rsidRPr="0040576C">
        <w:rPr>
          <w:rFonts w:ascii="Calibri" w:hAnsi="Calibri" w:cs="Calibri"/>
          <w:lang w:val="en-US"/>
        </w:rPr>
        <w:t>. Oxford: University of Oxford, Department of Statistics; Nuffield College.</w:t>
      </w:r>
    </w:p>
    <w:p w14:paraId="2C2FDF0A" w14:textId="77777777" w:rsidR="0040576C" w:rsidRPr="0040576C" w:rsidRDefault="0040576C" w:rsidP="0040576C">
      <w:pPr>
        <w:pStyle w:val="Bibliography"/>
        <w:rPr>
          <w:rFonts w:ascii="Calibri" w:hAnsi="Calibri" w:cs="Calibri"/>
          <w:lang w:val="en-US"/>
        </w:rPr>
      </w:pPr>
      <w:r w:rsidRPr="0040576C">
        <w:rPr>
          <w:rFonts w:ascii="Calibri" w:hAnsi="Calibri" w:cs="Calibri"/>
          <w:lang w:val="en-US"/>
        </w:rPr>
        <w:t xml:space="preserve">Rivera, Mark T., Sara B. Soderstrom, and Brian Uzzi. 2010. ‘Dynamics of Dyads in Social Networks: Assortative, Relational, and Proximity Mechanisms’. </w:t>
      </w:r>
      <w:r w:rsidRPr="0040576C">
        <w:rPr>
          <w:rFonts w:ascii="Calibri" w:hAnsi="Calibri" w:cs="Calibri"/>
          <w:i/>
          <w:iCs/>
          <w:lang w:val="en-US"/>
        </w:rPr>
        <w:t>Annual Review of Sociology</w:t>
      </w:r>
      <w:r w:rsidRPr="0040576C">
        <w:rPr>
          <w:rFonts w:ascii="Calibri" w:hAnsi="Calibri" w:cs="Calibri"/>
          <w:lang w:val="en-US"/>
        </w:rPr>
        <w:t xml:space="preserve"> 36:91–115.</w:t>
      </w:r>
    </w:p>
    <w:p w14:paraId="438C5F18" w14:textId="77777777" w:rsidR="0040576C" w:rsidRPr="0040576C" w:rsidRDefault="0040576C" w:rsidP="0040576C">
      <w:pPr>
        <w:pStyle w:val="Bibliography"/>
        <w:rPr>
          <w:rFonts w:ascii="Calibri" w:hAnsi="Calibri" w:cs="Calibri"/>
          <w:lang w:val="en-US"/>
        </w:rPr>
      </w:pPr>
      <w:r w:rsidRPr="0040576C">
        <w:rPr>
          <w:rFonts w:ascii="Calibri" w:hAnsi="Calibri" w:cs="Calibri"/>
          <w:lang w:val="en-US"/>
        </w:rPr>
        <w:t xml:space="preserve">Smith, Sanne, Ineke Maas, and Frank Van Tubergen. 2014. ‘Ethnic Ingroup Friendships in Schools: Testing the by-Product Hypothesis in England, Germany, the Netherlands and Sweden’. </w:t>
      </w:r>
      <w:r w:rsidRPr="0040576C">
        <w:rPr>
          <w:rFonts w:ascii="Calibri" w:hAnsi="Calibri" w:cs="Calibri"/>
          <w:i/>
          <w:iCs/>
          <w:lang w:val="en-US"/>
        </w:rPr>
        <w:t>Social Networks</w:t>
      </w:r>
      <w:r w:rsidRPr="0040576C">
        <w:rPr>
          <w:rFonts w:ascii="Calibri" w:hAnsi="Calibri" w:cs="Calibri"/>
          <w:lang w:val="en-US"/>
        </w:rPr>
        <w:t xml:space="preserve"> 39:33–45.</w:t>
      </w:r>
    </w:p>
    <w:p w14:paraId="7B28FB19" w14:textId="77777777" w:rsidR="0040576C" w:rsidRPr="0040576C" w:rsidRDefault="0040576C" w:rsidP="0040576C">
      <w:pPr>
        <w:pStyle w:val="Bibliography"/>
        <w:rPr>
          <w:rFonts w:ascii="Calibri" w:hAnsi="Calibri" w:cs="Calibri"/>
          <w:lang w:val="en-US"/>
        </w:rPr>
      </w:pPr>
      <w:r w:rsidRPr="0040576C">
        <w:rPr>
          <w:rFonts w:ascii="Calibri" w:hAnsi="Calibri" w:cs="Calibri"/>
          <w:lang w:val="en-US"/>
        </w:rPr>
        <w:t xml:space="preserve">Snijders, Tom AB, Gerhard G. Van de Bunt, and Christian EG Steglich. 2010. ‘Introduction to Stochastic Actor-Based Models for Network Dynamics’. </w:t>
      </w:r>
      <w:r w:rsidRPr="0040576C">
        <w:rPr>
          <w:rFonts w:ascii="Calibri" w:hAnsi="Calibri" w:cs="Calibri"/>
          <w:i/>
          <w:iCs/>
          <w:lang w:val="en-US"/>
        </w:rPr>
        <w:t>Social Networks</w:t>
      </w:r>
      <w:r w:rsidRPr="0040576C">
        <w:rPr>
          <w:rFonts w:ascii="Calibri" w:hAnsi="Calibri" w:cs="Calibri"/>
          <w:lang w:val="en-US"/>
        </w:rPr>
        <w:t xml:space="preserve"> 32(1):44–60.</w:t>
      </w:r>
    </w:p>
    <w:p w14:paraId="6E35F70C" w14:textId="77777777" w:rsidR="0040576C" w:rsidRPr="0040576C" w:rsidRDefault="0040576C" w:rsidP="0040576C">
      <w:pPr>
        <w:pStyle w:val="Bibliography"/>
        <w:rPr>
          <w:rFonts w:ascii="Calibri" w:hAnsi="Calibri" w:cs="Calibri"/>
          <w:lang w:val="en-US"/>
        </w:rPr>
      </w:pPr>
      <w:r w:rsidRPr="0040576C">
        <w:rPr>
          <w:rFonts w:ascii="Calibri" w:hAnsi="Calibri" w:cs="Calibri"/>
          <w:lang w:val="en-US"/>
        </w:rPr>
        <w:t xml:space="preserve">Spierings, Niels, and Kristof Jacobs. 2019. ‘Political Parties and Social Media Campaigning’. </w:t>
      </w:r>
      <w:r w:rsidRPr="0040576C">
        <w:rPr>
          <w:rFonts w:ascii="Calibri" w:hAnsi="Calibri" w:cs="Calibri"/>
          <w:i/>
          <w:iCs/>
          <w:lang w:val="en-US"/>
        </w:rPr>
        <w:t>Acta Politica</w:t>
      </w:r>
      <w:r w:rsidRPr="0040576C">
        <w:rPr>
          <w:rFonts w:ascii="Calibri" w:hAnsi="Calibri" w:cs="Calibri"/>
          <w:lang w:val="en-US"/>
        </w:rPr>
        <w:t xml:space="preserve"> 54(1):145–73.</w:t>
      </w:r>
    </w:p>
    <w:p w14:paraId="27538910" w14:textId="77777777" w:rsidR="0040576C" w:rsidRPr="0040576C" w:rsidRDefault="0040576C" w:rsidP="0040576C">
      <w:pPr>
        <w:pStyle w:val="Bibliography"/>
        <w:rPr>
          <w:rFonts w:ascii="Calibri" w:hAnsi="Calibri" w:cs="Calibri"/>
          <w:lang w:val="en-US"/>
        </w:rPr>
      </w:pPr>
      <w:r w:rsidRPr="0040576C">
        <w:rPr>
          <w:rFonts w:ascii="Calibri" w:hAnsi="Calibri" w:cs="Calibri"/>
          <w:lang w:val="en-US"/>
        </w:rPr>
        <w:t xml:space="preserve">Spierings, Niels, Kristof Jacobs, and Nik Linders. 2019. ‘Keeping an Eye on the People: Who Has Access to MPs on Twitter?’ </w:t>
      </w:r>
      <w:r w:rsidRPr="0040576C">
        <w:rPr>
          <w:rFonts w:ascii="Calibri" w:hAnsi="Calibri" w:cs="Calibri"/>
          <w:i/>
          <w:iCs/>
          <w:lang w:val="en-US"/>
        </w:rPr>
        <w:t>Social Science Computer Review</w:t>
      </w:r>
      <w:r w:rsidRPr="0040576C">
        <w:rPr>
          <w:rFonts w:ascii="Calibri" w:hAnsi="Calibri" w:cs="Calibri"/>
          <w:lang w:val="en-US"/>
        </w:rPr>
        <w:t xml:space="preserve"> 37(2):160–77.</w:t>
      </w:r>
    </w:p>
    <w:p w14:paraId="4ABDEE79" w14:textId="77777777" w:rsidR="0040576C" w:rsidRPr="0040576C" w:rsidRDefault="0040576C" w:rsidP="0040576C">
      <w:pPr>
        <w:pStyle w:val="Bibliography"/>
        <w:rPr>
          <w:rFonts w:ascii="Calibri" w:hAnsi="Calibri" w:cs="Calibri"/>
          <w:lang w:val="en-US"/>
        </w:rPr>
      </w:pPr>
      <w:r w:rsidRPr="0040576C">
        <w:rPr>
          <w:rFonts w:ascii="Calibri" w:hAnsi="Calibri" w:cs="Calibri"/>
          <w:lang w:val="en-US"/>
        </w:rPr>
        <w:t xml:space="preserve">Tromble, Rebekah. 2018. ‘Thanks for (Actually) Responding! How Citizen Demand Shapes Politicians’ Interactive Practices on Twitter’. </w:t>
      </w:r>
      <w:r w:rsidRPr="0040576C">
        <w:rPr>
          <w:rFonts w:ascii="Calibri" w:hAnsi="Calibri" w:cs="Calibri"/>
          <w:i/>
          <w:iCs/>
          <w:lang w:val="en-US"/>
        </w:rPr>
        <w:t>New Media &amp; Society</w:t>
      </w:r>
      <w:r w:rsidRPr="0040576C">
        <w:rPr>
          <w:rFonts w:ascii="Calibri" w:hAnsi="Calibri" w:cs="Calibri"/>
          <w:lang w:val="en-US"/>
        </w:rPr>
        <w:t xml:space="preserve"> 20(2):676–97.</w:t>
      </w:r>
    </w:p>
    <w:p w14:paraId="7372729E" w14:textId="77777777" w:rsidR="0040576C" w:rsidRPr="0040576C" w:rsidRDefault="0040576C" w:rsidP="0040576C">
      <w:pPr>
        <w:pStyle w:val="Bibliography"/>
        <w:rPr>
          <w:rFonts w:ascii="Calibri" w:hAnsi="Calibri" w:cs="Calibri"/>
        </w:rPr>
      </w:pPr>
      <w:r w:rsidRPr="0040576C">
        <w:rPr>
          <w:rFonts w:ascii="Calibri" w:hAnsi="Calibri" w:cs="Calibri"/>
          <w:lang w:val="en-US"/>
        </w:rPr>
        <w:t xml:space="preserve">Van der Zwan, Roos, Marcel Lubbers, and Rob Eisinga. 2019. ‘The Political Representation of Ethnic Minorities in the Netherlands: Ethnic Minority Candidates and the Role of Party Characteristics’. </w:t>
      </w:r>
      <w:r w:rsidRPr="0040576C">
        <w:rPr>
          <w:rFonts w:ascii="Calibri" w:hAnsi="Calibri" w:cs="Calibri"/>
          <w:i/>
          <w:iCs/>
        </w:rPr>
        <w:t>Acta Politica</w:t>
      </w:r>
      <w:r w:rsidRPr="0040576C">
        <w:rPr>
          <w:rFonts w:ascii="Calibri" w:hAnsi="Calibri" w:cs="Calibri"/>
        </w:rPr>
        <w:t xml:space="preserve"> 54(2):245–67.</w:t>
      </w:r>
    </w:p>
    <w:p w14:paraId="08A40F5D" w14:textId="77777777" w:rsidR="0040576C" w:rsidRPr="0040576C" w:rsidRDefault="0040576C" w:rsidP="0040576C">
      <w:pPr>
        <w:pStyle w:val="Bibliography"/>
        <w:rPr>
          <w:rFonts w:ascii="Calibri" w:hAnsi="Calibri" w:cs="Calibri"/>
        </w:rPr>
      </w:pPr>
      <w:r w:rsidRPr="0040576C">
        <w:rPr>
          <w:rFonts w:ascii="Calibri" w:hAnsi="Calibri" w:cs="Calibri"/>
        </w:rPr>
        <w:t xml:space="preserve">Van </w:t>
      </w:r>
      <w:proofErr w:type="spellStart"/>
      <w:r w:rsidRPr="0040576C">
        <w:rPr>
          <w:rFonts w:ascii="Calibri" w:hAnsi="Calibri" w:cs="Calibri"/>
        </w:rPr>
        <w:t>Scherrenburg</w:t>
      </w:r>
      <w:proofErr w:type="spellEnd"/>
      <w:r w:rsidRPr="0040576C">
        <w:rPr>
          <w:rFonts w:ascii="Calibri" w:hAnsi="Calibri" w:cs="Calibri"/>
        </w:rPr>
        <w:t xml:space="preserve">, </w:t>
      </w:r>
      <w:proofErr w:type="spellStart"/>
      <w:r w:rsidRPr="0040576C">
        <w:rPr>
          <w:rFonts w:ascii="Calibri" w:hAnsi="Calibri" w:cs="Calibri"/>
        </w:rPr>
        <w:t>Wouke</w:t>
      </w:r>
      <w:proofErr w:type="spellEnd"/>
      <w:r w:rsidRPr="0040576C">
        <w:rPr>
          <w:rFonts w:ascii="Calibri" w:hAnsi="Calibri" w:cs="Calibri"/>
        </w:rPr>
        <w:t xml:space="preserve">. 2006. </w:t>
      </w:r>
      <w:r w:rsidRPr="0040576C">
        <w:rPr>
          <w:rFonts w:ascii="Calibri" w:hAnsi="Calibri" w:cs="Calibri"/>
          <w:i/>
          <w:iCs/>
        </w:rPr>
        <w:t>Vrouwen Op Het Binnenhof. Interviews Met Nederlandse Politica’s.</w:t>
      </w:r>
      <w:r w:rsidRPr="0040576C">
        <w:rPr>
          <w:rFonts w:ascii="Calibri" w:hAnsi="Calibri" w:cs="Calibri"/>
        </w:rPr>
        <w:t xml:space="preserve"> Uitgeverij Archipel.</w:t>
      </w:r>
    </w:p>
    <w:p w14:paraId="18EE0EEC" w14:textId="77777777" w:rsidR="0040576C" w:rsidRPr="0040576C" w:rsidRDefault="0040576C" w:rsidP="0040576C">
      <w:pPr>
        <w:pStyle w:val="Bibliography"/>
        <w:rPr>
          <w:rFonts w:ascii="Calibri" w:hAnsi="Calibri" w:cs="Calibri"/>
          <w:lang w:val="en-US"/>
        </w:rPr>
      </w:pPr>
      <w:r w:rsidRPr="0040576C">
        <w:rPr>
          <w:rFonts w:ascii="Calibri" w:hAnsi="Calibri" w:cs="Calibri"/>
          <w:lang w:val="en-US"/>
        </w:rPr>
        <w:t xml:space="preserve">Vergeer, Maurice, Liesbeth Hermans, and Steven Sams. 2013. ‘Online Social Networks and Micro-Blogging in Political Campaigning: The Exploration of a New Campaign Tool and a New Campaign Style’. </w:t>
      </w:r>
      <w:r w:rsidRPr="0040576C">
        <w:rPr>
          <w:rFonts w:ascii="Calibri" w:hAnsi="Calibri" w:cs="Calibri"/>
          <w:i/>
          <w:iCs/>
          <w:lang w:val="en-US"/>
        </w:rPr>
        <w:t>Party Politics</w:t>
      </w:r>
      <w:r w:rsidRPr="0040576C">
        <w:rPr>
          <w:rFonts w:ascii="Calibri" w:hAnsi="Calibri" w:cs="Calibri"/>
          <w:lang w:val="en-US"/>
        </w:rPr>
        <w:t xml:space="preserve"> 19(3):477–501.</w:t>
      </w:r>
    </w:p>
    <w:p w14:paraId="7FBF26AF" w14:textId="77777777" w:rsidR="0040576C" w:rsidRPr="0040576C" w:rsidRDefault="0040576C" w:rsidP="0040576C">
      <w:pPr>
        <w:pStyle w:val="Bibliography"/>
        <w:rPr>
          <w:rFonts w:ascii="Calibri" w:hAnsi="Calibri" w:cs="Calibri"/>
          <w:lang w:val="en-US"/>
        </w:rPr>
      </w:pPr>
      <w:r w:rsidRPr="0040576C">
        <w:rPr>
          <w:rFonts w:ascii="Calibri" w:hAnsi="Calibri" w:cs="Calibri"/>
          <w:lang w:val="en-US"/>
        </w:rPr>
        <w:t xml:space="preserve">van Vliet, Livia, Petter Törnberg, and Justus Uitermark. 2020. ‘The Twitter Parliamentarian Database: Analyzing Twitter Politics across 26 Countries’. </w:t>
      </w:r>
      <w:r w:rsidRPr="0040576C">
        <w:rPr>
          <w:rFonts w:ascii="Calibri" w:hAnsi="Calibri" w:cs="Calibri"/>
          <w:i/>
          <w:iCs/>
          <w:lang w:val="en-US"/>
        </w:rPr>
        <w:t>PLoS One</w:t>
      </w:r>
      <w:r w:rsidRPr="0040576C">
        <w:rPr>
          <w:rFonts w:ascii="Calibri" w:hAnsi="Calibri" w:cs="Calibri"/>
          <w:lang w:val="en-US"/>
        </w:rPr>
        <w:t xml:space="preserve"> 15(9):e0237073.</w:t>
      </w:r>
    </w:p>
    <w:p w14:paraId="633BF531" w14:textId="77777777" w:rsidR="0040576C" w:rsidRPr="0040576C" w:rsidRDefault="0040576C" w:rsidP="0040576C">
      <w:pPr>
        <w:pStyle w:val="Bibliography"/>
        <w:jc w:val="both"/>
        <w:rPr>
          <w:rFonts w:ascii="Calibri" w:hAnsi="Calibri" w:cs="Calibri"/>
        </w:rPr>
      </w:pPr>
      <w:r w:rsidRPr="0040576C">
        <w:rPr>
          <w:rFonts w:ascii="Calibri" w:hAnsi="Calibri" w:cs="Calibri"/>
          <w:lang w:val="en-US"/>
        </w:rPr>
        <w:t xml:space="preserve">Wimmer, Andreas, and Kevin Lewis. 2010. ‘Beyond and below Racial Homophily: ERG Models of a Friendship Network Documented on Facebook’. </w:t>
      </w:r>
      <w:r w:rsidRPr="0040576C">
        <w:rPr>
          <w:rFonts w:ascii="Calibri" w:hAnsi="Calibri" w:cs="Calibri"/>
          <w:i/>
          <w:iCs/>
        </w:rPr>
        <w:t xml:space="preserve">American Journal of </w:t>
      </w:r>
      <w:proofErr w:type="spellStart"/>
      <w:r w:rsidRPr="0040576C">
        <w:rPr>
          <w:rFonts w:ascii="Calibri" w:hAnsi="Calibri" w:cs="Calibri"/>
          <w:i/>
          <w:iCs/>
        </w:rPr>
        <w:t>Sociology</w:t>
      </w:r>
      <w:proofErr w:type="spellEnd"/>
      <w:r w:rsidRPr="0040576C">
        <w:rPr>
          <w:rFonts w:ascii="Calibri" w:hAnsi="Calibri" w:cs="Calibri"/>
        </w:rPr>
        <w:t xml:space="preserve"> 116(2):583–642.</w:t>
      </w:r>
    </w:p>
    <w:p w14:paraId="1C030AD1" w14:textId="6DF9DE1B" w:rsidR="00D83C98" w:rsidRDefault="0040576C" w:rsidP="0040576C">
      <w:pPr>
        <w:pStyle w:val="Bibliography"/>
        <w:ind w:firstLine="0"/>
        <w:rPr>
          <w:lang w:val="en-GB"/>
        </w:rPr>
      </w:pPr>
      <w:r>
        <w:rPr>
          <w:lang w:val="en-GB"/>
        </w:rPr>
        <w:fldChar w:fldCharType="end"/>
      </w:r>
    </w:p>
    <w:p w14:paraId="1220CC7B" w14:textId="77777777" w:rsidR="00D83C98" w:rsidRDefault="00D83C98">
      <w:pPr>
        <w:spacing w:line="276" w:lineRule="auto"/>
        <w:ind w:firstLine="0"/>
        <w:rPr>
          <w:iCs/>
          <w:lang w:val="en-GB"/>
        </w:rPr>
      </w:pPr>
      <w:r>
        <w:rPr>
          <w:iCs/>
          <w:lang w:val="en-GB"/>
        </w:rPr>
        <w:br w:type="page"/>
      </w:r>
    </w:p>
    <w:p w14:paraId="1866A519" w14:textId="77777777" w:rsidR="00D83C98" w:rsidRDefault="00D83C98" w:rsidP="00D83C98">
      <w:pPr>
        <w:ind w:firstLine="0"/>
        <w:jc w:val="both"/>
        <w:rPr>
          <w:b/>
          <w:lang w:val="en-US"/>
        </w:rPr>
      </w:pPr>
    </w:p>
    <w:p w14:paraId="34D86582" w14:textId="77777777" w:rsidR="00D83C98" w:rsidRPr="00A47350" w:rsidRDefault="00D83C98" w:rsidP="00D83C98">
      <w:pPr>
        <w:ind w:firstLine="0"/>
        <w:jc w:val="center"/>
        <w:rPr>
          <w:b/>
          <w:lang w:val="en-US"/>
        </w:rPr>
      </w:pPr>
      <w:r>
        <w:rPr>
          <w:noProof/>
        </w:rPr>
        <w:drawing>
          <wp:inline distT="0" distB="0" distL="0" distR="0" wp14:anchorId="6A4BA28A" wp14:editId="72A7657E">
            <wp:extent cx="3707780" cy="1809750"/>
            <wp:effectExtent l="0" t="0" r="6985"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11081" cy="1811361"/>
                    </a:xfrm>
                    <a:prstGeom prst="rect">
                      <a:avLst/>
                    </a:prstGeom>
                  </pic:spPr>
                </pic:pic>
              </a:graphicData>
            </a:graphic>
          </wp:inline>
        </w:drawing>
      </w:r>
    </w:p>
    <w:p w14:paraId="6CBAF342" w14:textId="77777777" w:rsidR="00D83C98" w:rsidRDefault="00D83C98" w:rsidP="00D83C98">
      <w:pPr>
        <w:ind w:firstLine="0"/>
        <w:jc w:val="center"/>
        <w:rPr>
          <w:lang w:val="en-US"/>
        </w:rPr>
      </w:pPr>
      <w:r>
        <w:rPr>
          <w:b/>
          <w:bCs/>
          <w:lang w:val="en-US"/>
        </w:rPr>
        <w:t xml:space="preserve">Panel a. </w:t>
      </w:r>
      <w:r>
        <w:rPr>
          <w:lang w:val="en-US"/>
        </w:rPr>
        <w:t xml:space="preserve">Follower relations </w:t>
      </w:r>
    </w:p>
    <w:p w14:paraId="5B130C4F" w14:textId="77777777" w:rsidR="00D83C98" w:rsidRDefault="00D83C98" w:rsidP="00D83C98">
      <w:pPr>
        <w:ind w:firstLine="0"/>
        <w:jc w:val="center"/>
        <w:rPr>
          <w:i/>
          <w:iCs/>
          <w:sz w:val="20"/>
          <w:szCs w:val="20"/>
          <w:lang w:val="en-US"/>
        </w:rPr>
      </w:pPr>
    </w:p>
    <w:p w14:paraId="04CC0ABE" w14:textId="77777777" w:rsidR="00D83C98" w:rsidRPr="002969BF" w:rsidRDefault="00D83C98" w:rsidP="00D83C98">
      <w:pPr>
        <w:ind w:firstLine="0"/>
        <w:jc w:val="center"/>
        <w:rPr>
          <w:sz w:val="20"/>
          <w:szCs w:val="20"/>
          <w:lang w:val="en-US"/>
        </w:rPr>
      </w:pPr>
      <w:r>
        <w:rPr>
          <w:noProof/>
        </w:rPr>
        <w:drawing>
          <wp:inline distT="0" distB="0" distL="0" distR="0" wp14:anchorId="1AED790E" wp14:editId="2349BF51">
            <wp:extent cx="3715200" cy="1908000"/>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15200" cy="1908000"/>
                    </a:xfrm>
                    <a:prstGeom prst="rect">
                      <a:avLst/>
                    </a:prstGeom>
                  </pic:spPr>
                </pic:pic>
              </a:graphicData>
            </a:graphic>
          </wp:inline>
        </w:drawing>
      </w:r>
    </w:p>
    <w:p w14:paraId="22C4DEE9" w14:textId="77777777" w:rsidR="00D83C98" w:rsidRDefault="00D83C98" w:rsidP="00D83C98">
      <w:pPr>
        <w:ind w:firstLine="0"/>
        <w:jc w:val="center"/>
        <w:rPr>
          <w:lang w:val="en-US"/>
        </w:rPr>
      </w:pPr>
      <w:r>
        <w:rPr>
          <w:b/>
          <w:bCs/>
          <w:lang w:val="en-US"/>
        </w:rPr>
        <w:t xml:space="preserve">Panel b. </w:t>
      </w:r>
      <w:r>
        <w:rPr>
          <w:lang w:val="en-US"/>
        </w:rPr>
        <w:t>@-mentions</w:t>
      </w:r>
    </w:p>
    <w:p w14:paraId="75A859D9" w14:textId="77777777" w:rsidR="00D83C98" w:rsidRDefault="00D83C98" w:rsidP="00D83C98">
      <w:pPr>
        <w:ind w:firstLine="0"/>
        <w:jc w:val="center"/>
        <w:rPr>
          <w:i/>
          <w:iCs/>
          <w:sz w:val="20"/>
          <w:szCs w:val="20"/>
          <w:lang w:val="en-US"/>
        </w:rPr>
      </w:pPr>
    </w:p>
    <w:p w14:paraId="568BC56E" w14:textId="77777777" w:rsidR="00D83C98" w:rsidRPr="00686B72" w:rsidRDefault="00D83C98" w:rsidP="00D83C98">
      <w:pPr>
        <w:ind w:firstLine="0"/>
        <w:jc w:val="center"/>
        <w:rPr>
          <w:sz w:val="20"/>
          <w:szCs w:val="20"/>
          <w:lang w:val="en-US"/>
        </w:rPr>
      </w:pPr>
      <w:r>
        <w:rPr>
          <w:noProof/>
        </w:rPr>
        <w:drawing>
          <wp:inline distT="0" distB="0" distL="0" distR="0" wp14:anchorId="5F3D46DD" wp14:editId="4CD46E37">
            <wp:extent cx="3851910" cy="1836689"/>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56808" cy="1839024"/>
                    </a:xfrm>
                    <a:prstGeom prst="rect">
                      <a:avLst/>
                    </a:prstGeom>
                  </pic:spPr>
                </pic:pic>
              </a:graphicData>
            </a:graphic>
          </wp:inline>
        </w:drawing>
      </w:r>
    </w:p>
    <w:p w14:paraId="4B21E081" w14:textId="77777777" w:rsidR="00D83C98" w:rsidRDefault="00D83C98" w:rsidP="00D83C98">
      <w:pPr>
        <w:ind w:firstLine="0"/>
        <w:jc w:val="center"/>
        <w:rPr>
          <w:lang w:val="en-US"/>
        </w:rPr>
      </w:pPr>
      <w:r>
        <w:rPr>
          <w:b/>
          <w:bCs/>
          <w:lang w:val="en-US"/>
        </w:rPr>
        <w:t xml:space="preserve">Panel c. </w:t>
      </w:r>
      <w:r>
        <w:rPr>
          <w:lang w:val="en-US"/>
        </w:rPr>
        <w:t>Retweets</w:t>
      </w:r>
    </w:p>
    <w:p w14:paraId="6DAEA301" w14:textId="77777777" w:rsidR="00D83C98" w:rsidRDefault="00D83C98" w:rsidP="00D83C98">
      <w:pPr>
        <w:ind w:firstLine="0"/>
        <w:jc w:val="right"/>
        <w:rPr>
          <w:lang w:val="en-US"/>
        </w:rPr>
      </w:pPr>
      <w:r>
        <w:rPr>
          <w:noProof/>
        </w:rPr>
        <w:drawing>
          <wp:inline distT="0" distB="0" distL="0" distR="0" wp14:anchorId="0C951D55" wp14:editId="4F930831">
            <wp:extent cx="1876425" cy="771525"/>
            <wp:effectExtent l="0" t="0" r="9525" b="9525"/>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76425" cy="771525"/>
                    </a:xfrm>
                    <a:prstGeom prst="rect">
                      <a:avLst/>
                    </a:prstGeom>
                  </pic:spPr>
                </pic:pic>
              </a:graphicData>
            </a:graphic>
          </wp:inline>
        </w:drawing>
      </w:r>
    </w:p>
    <w:p w14:paraId="5FB05E03" w14:textId="77777777" w:rsidR="00D83C98" w:rsidRDefault="00D83C98" w:rsidP="00D83C98">
      <w:pPr>
        <w:ind w:firstLine="0"/>
        <w:jc w:val="both"/>
        <w:rPr>
          <w:lang w:val="en-US"/>
        </w:rPr>
      </w:pPr>
      <w:r w:rsidRPr="0098613E">
        <w:rPr>
          <w:b/>
          <w:bCs/>
          <w:lang w:val="en-US"/>
        </w:rPr>
        <w:t>Figure 1.</w:t>
      </w:r>
      <w:r>
        <w:rPr>
          <w:lang w:val="en-US"/>
        </w:rPr>
        <w:t xml:space="preserve"> Directed twitter relations between Dutch MPs (2017)</w:t>
      </w:r>
    </w:p>
    <w:p w14:paraId="0C1394A6" w14:textId="77777777" w:rsidR="00D83C98" w:rsidRDefault="00D83C98" w:rsidP="00D83C98">
      <w:pPr>
        <w:ind w:firstLine="0"/>
        <w:jc w:val="both"/>
        <w:rPr>
          <w:i/>
          <w:iCs/>
          <w:sz w:val="20"/>
          <w:szCs w:val="20"/>
          <w:lang w:val="en-US"/>
        </w:rPr>
      </w:pPr>
      <w:r w:rsidRPr="002969BF">
        <w:rPr>
          <w:i/>
          <w:iCs/>
          <w:sz w:val="20"/>
          <w:szCs w:val="20"/>
          <w:lang w:val="en-US"/>
        </w:rPr>
        <w:t>Notes: Node size based on degree. Edge color based on Party affiliation, black if MPs from different party</w:t>
      </w:r>
    </w:p>
    <w:p w14:paraId="0207968B" w14:textId="77777777" w:rsidR="00D83C98" w:rsidRDefault="00D83C98" w:rsidP="00D83C98">
      <w:pPr>
        <w:pStyle w:val="Bibliography"/>
        <w:ind w:firstLine="0"/>
        <w:rPr>
          <w:iCs/>
          <w:lang w:val="en-GB"/>
        </w:rPr>
        <w:sectPr w:rsidR="00D83C98" w:rsidSect="00D75A47">
          <w:footerReference w:type="default" r:id="rId22"/>
          <w:pgSz w:w="11906" w:h="16838"/>
          <w:pgMar w:top="1418" w:right="1418" w:bottom="1134" w:left="1418" w:header="709" w:footer="709" w:gutter="0"/>
          <w:cols w:space="708"/>
          <w:docGrid w:linePitch="360"/>
        </w:sectPr>
      </w:pPr>
    </w:p>
    <w:tbl>
      <w:tblPr>
        <w:tblW w:w="14399" w:type="dxa"/>
        <w:tblLook w:val="04A0" w:firstRow="1" w:lastRow="0" w:firstColumn="1" w:lastColumn="0" w:noHBand="0" w:noVBand="1"/>
      </w:tblPr>
      <w:tblGrid>
        <w:gridCol w:w="3280"/>
        <w:gridCol w:w="1300"/>
        <w:gridCol w:w="1280"/>
        <w:gridCol w:w="1086"/>
        <w:gridCol w:w="1418"/>
        <w:gridCol w:w="1380"/>
        <w:gridCol w:w="1455"/>
        <w:gridCol w:w="1040"/>
        <w:gridCol w:w="1120"/>
        <w:gridCol w:w="1040"/>
      </w:tblGrid>
      <w:tr w:rsidR="00D83C98" w:rsidRPr="00DA78C5" w14:paraId="0A178A6A" w14:textId="77777777" w:rsidTr="005B494F">
        <w:trPr>
          <w:trHeight w:val="300"/>
        </w:trPr>
        <w:tc>
          <w:tcPr>
            <w:tcW w:w="14399" w:type="dxa"/>
            <w:gridSpan w:val="10"/>
            <w:tcBorders>
              <w:top w:val="nil"/>
              <w:left w:val="nil"/>
              <w:bottom w:val="single" w:sz="4" w:space="0" w:color="auto"/>
              <w:right w:val="nil"/>
            </w:tcBorders>
            <w:shd w:val="clear" w:color="auto" w:fill="auto"/>
            <w:noWrap/>
            <w:vAlign w:val="center"/>
            <w:hideMark/>
          </w:tcPr>
          <w:p w14:paraId="7826F87B" w14:textId="77777777" w:rsidR="00D83C98" w:rsidRPr="00D75A47" w:rsidRDefault="00D83C98" w:rsidP="005B494F">
            <w:pPr>
              <w:ind w:firstLine="0"/>
              <w:rPr>
                <w:rFonts w:eastAsia="Times New Roman" w:cstheme="minorHAnsi"/>
                <w:color w:val="000000"/>
                <w:lang w:val="en-GB"/>
              </w:rPr>
            </w:pPr>
            <w:r w:rsidRPr="00CE336F">
              <w:rPr>
                <w:rFonts w:eastAsia="Times New Roman" w:cstheme="minorHAnsi"/>
                <w:b/>
                <w:bCs/>
                <w:color w:val="000000"/>
                <w:lang w:val="en-US"/>
              </w:rPr>
              <w:lastRenderedPageBreak/>
              <w:t>Table 1.</w:t>
            </w:r>
            <w:r w:rsidRPr="00CE336F">
              <w:rPr>
                <w:rFonts w:eastAsia="Times New Roman" w:cstheme="minorHAnsi"/>
                <w:color w:val="000000"/>
                <w:lang w:val="en-US"/>
              </w:rPr>
              <w:t xml:space="preserve">  </w:t>
            </w:r>
            <w:r>
              <w:rPr>
                <w:rFonts w:eastAsia="Times New Roman" w:cstheme="minorHAnsi"/>
                <w:color w:val="000000"/>
                <w:lang w:val="en-GB"/>
              </w:rPr>
              <w:t>Inter- and intra-group densities within the three Twitter layers among Dutch MPs (2017)</w:t>
            </w:r>
          </w:p>
        </w:tc>
      </w:tr>
      <w:tr w:rsidR="00D83C98" w:rsidRPr="00D75A47" w14:paraId="4B72A82A" w14:textId="77777777" w:rsidTr="005B494F">
        <w:trPr>
          <w:trHeight w:val="570"/>
        </w:trPr>
        <w:tc>
          <w:tcPr>
            <w:tcW w:w="3280" w:type="dxa"/>
            <w:tcBorders>
              <w:top w:val="nil"/>
              <w:left w:val="nil"/>
              <w:bottom w:val="nil"/>
              <w:right w:val="nil"/>
            </w:tcBorders>
            <w:shd w:val="clear" w:color="auto" w:fill="auto"/>
            <w:vAlign w:val="center"/>
            <w:hideMark/>
          </w:tcPr>
          <w:p w14:paraId="4425B523" w14:textId="77777777" w:rsidR="00D83C98" w:rsidRPr="00CE336F" w:rsidRDefault="00D83C98" w:rsidP="005B494F">
            <w:pPr>
              <w:ind w:firstLine="0"/>
              <w:rPr>
                <w:rFonts w:eastAsia="Times New Roman" w:cstheme="minorHAnsi"/>
                <w:color w:val="000000"/>
                <w:lang w:val="en-US"/>
              </w:rPr>
            </w:pPr>
          </w:p>
        </w:tc>
        <w:tc>
          <w:tcPr>
            <w:tcW w:w="1300" w:type="dxa"/>
            <w:tcBorders>
              <w:top w:val="nil"/>
              <w:left w:val="nil"/>
              <w:bottom w:val="nil"/>
              <w:right w:val="nil"/>
            </w:tcBorders>
            <w:shd w:val="clear" w:color="auto" w:fill="auto"/>
            <w:vAlign w:val="center"/>
            <w:hideMark/>
          </w:tcPr>
          <w:p w14:paraId="75A2D521" w14:textId="77777777" w:rsidR="00D83C98" w:rsidRPr="00D75A47" w:rsidRDefault="00D83C98" w:rsidP="005B494F">
            <w:pPr>
              <w:ind w:firstLine="0"/>
              <w:jc w:val="center"/>
              <w:rPr>
                <w:rFonts w:eastAsia="Times New Roman" w:cstheme="minorHAnsi"/>
                <w:b/>
                <w:bCs/>
                <w:color w:val="000000"/>
              </w:rPr>
            </w:pPr>
            <w:proofErr w:type="spellStart"/>
            <w:r w:rsidRPr="00D75A47">
              <w:rPr>
                <w:rFonts w:eastAsia="Times New Roman" w:cstheme="minorHAnsi"/>
                <w:b/>
                <w:bCs/>
                <w:color w:val="000000"/>
              </w:rPr>
              <w:t>following</w:t>
            </w:r>
            <w:proofErr w:type="spellEnd"/>
            <w:r w:rsidRPr="00D75A47">
              <w:rPr>
                <w:rFonts w:eastAsia="Times New Roman" w:cstheme="minorHAnsi"/>
                <w:b/>
                <w:bCs/>
                <w:color w:val="000000"/>
              </w:rPr>
              <w:t xml:space="preserve"> </w:t>
            </w:r>
            <w:r>
              <w:rPr>
                <w:rFonts w:eastAsia="Times New Roman" w:cstheme="minorHAnsi"/>
                <w:b/>
                <w:bCs/>
                <w:color w:val="000000"/>
              </w:rPr>
              <w:t>T1</w:t>
            </w:r>
          </w:p>
        </w:tc>
        <w:tc>
          <w:tcPr>
            <w:tcW w:w="1280" w:type="dxa"/>
            <w:tcBorders>
              <w:top w:val="nil"/>
              <w:left w:val="nil"/>
              <w:bottom w:val="nil"/>
              <w:right w:val="nil"/>
            </w:tcBorders>
            <w:shd w:val="clear" w:color="auto" w:fill="auto"/>
            <w:vAlign w:val="center"/>
            <w:hideMark/>
          </w:tcPr>
          <w:p w14:paraId="02D755E4" w14:textId="77777777" w:rsidR="00D83C98" w:rsidRPr="00D75A47" w:rsidRDefault="00D83C98" w:rsidP="005B494F">
            <w:pPr>
              <w:ind w:firstLine="0"/>
              <w:jc w:val="center"/>
              <w:rPr>
                <w:rFonts w:eastAsia="Times New Roman" w:cstheme="minorHAnsi"/>
                <w:b/>
                <w:bCs/>
                <w:color w:val="000000"/>
              </w:rPr>
            </w:pPr>
            <w:proofErr w:type="spellStart"/>
            <w:r w:rsidRPr="00D75A47">
              <w:rPr>
                <w:rFonts w:eastAsia="Times New Roman" w:cstheme="minorHAnsi"/>
                <w:b/>
                <w:bCs/>
                <w:color w:val="000000"/>
              </w:rPr>
              <w:t>following</w:t>
            </w:r>
            <w:proofErr w:type="spellEnd"/>
            <w:r w:rsidRPr="00D75A47">
              <w:rPr>
                <w:rFonts w:eastAsia="Times New Roman" w:cstheme="minorHAnsi"/>
                <w:b/>
                <w:bCs/>
                <w:color w:val="000000"/>
              </w:rPr>
              <w:t xml:space="preserve"> </w:t>
            </w:r>
            <w:r>
              <w:rPr>
                <w:rFonts w:eastAsia="Times New Roman" w:cstheme="minorHAnsi"/>
                <w:b/>
                <w:bCs/>
                <w:color w:val="000000"/>
              </w:rPr>
              <w:t>T2</w:t>
            </w:r>
          </w:p>
        </w:tc>
        <w:tc>
          <w:tcPr>
            <w:tcW w:w="1086" w:type="dxa"/>
            <w:tcBorders>
              <w:top w:val="nil"/>
              <w:left w:val="nil"/>
              <w:bottom w:val="nil"/>
              <w:right w:val="nil"/>
            </w:tcBorders>
            <w:shd w:val="clear" w:color="auto" w:fill="auto"/>
            <w:vAlign w:val="center"/>
            <w:hideMark/>
          </w:tcPr>
          <w:p w14:paraId="1A06CBE5" w14:textId="77777777" w:rsidR="00D83C98" w:rsidRPr="00D75A47" w:rsidRDefault="00D83C98" w:rsidP="005B494F">
            <w:pPr>
              <w:ind w:firstLine="0"/>
              <w:jc w:val="center"/>
              <w:rPr>
                <w:rFonts w:eastAsia="Times New Roman" w:cstheme="minorHAnsi"/>
                <w:b/>
                <w:bCs/>
                <w:color w:val="000000"/>
              </w:rPr>
            </w:pPr>
            <w:proofErr w:type="spellStart"/>
            <w:r w:rsidRPr="00D75A47">
              <w:rPr>
                <w:rFonts w:eastAsia="Times New Roman" w:cstheme="minorHAnsi"/>
                <w:b/>
                <w:bCs/>
                <w:color w:val="000000"/>
              </w:rPr>
              <w:t>following</w:t>
            </w:r>
            <w:proofErr w:type="spellEnd"/>
            <w:r w:rsidRPr="00D75A47">
              <w:rPr>
                <w:rFonts w:eastAsia="Times New Roman" w:cstheme="minorHAnsi"/>
                <w:b/>
                <w:bCs/>
                <w:color w:val="000000"/>
              </w:rPr>
              <w:t xml:space="preserve"> </w:t>
            </w:r>
            <w:r>
              <w:rPr>
                <w:rFonts w:eastAsia="Times New Roman" w:cstheme="minorHAnsi"/>
                <w:b/>
                <w:bCs/>
                <w:color w:val="000000"/>
              </w:rPr>
              <w:t>T3</w:t>
            </w:r>
          </w:p>
        </w:tc>
        <w:tc>
          <w:tcPr>
            <w:tcW w:w="1418" w:type="dxa"/>
            <w:tcBorders>
              <w:top w:val="nil"/>
              <w:left w:val="nil"/>
              <w:bottom w:val="nil"/>
              <w:right w:val="nil"/>
            </w:tcBorders>
            <w:shd w:val="clear" w:color="auto" w:fill="auto"/>
            <w:vAlign w:val="center"/>
            <w:hideMark/>
          </w:tcPr>
          <w:p w14:paraId="11C8CF49" w14:textId="77777777" w:rsidR="00D83C98" w:rsidRPr="00D75A47" w:rsidRDefault="00D83C98" w:rsidP="005B494F">
            <w:pPr>
              <w:ind w:firstLine="0"/>
              <w:jc w:val="center"/>
              <w:rPr>
                <w:rFonts w:eastAsia="Times New Roman" w:cstheme="minorHAnsi"/>
                <w:b/>
                <w:bCs/>
                <w:color w:val="000000"/>
              </w:rPr>
            </w:pPr>
            <w:r>
              <w:rPr>
                <w:rFonts w:eastAsia="Times New Roman" w:cstheme="minorHAnsi"/>
                <w:b/>
                <w:bCs/>
                <w:color w:val="000000"/>
                <w:lang w:val="en-GB"/>
              </w:rPr>
              <w:t>@-</w:t>
            </w:r>
            <w:proofErr w:type="spellStart"/>
            <w:r w:rsidRPr="00D75A47">
              <w:rPr>
                <w:rFonts w:eastAsia="Times New Roman" w:cstheme="minorHAnsi"/>
                <w:b/>
                <w:bCs/>
                <w:color w:val="000000"/>
              </w:rPr>
              <w:t>mentions</w:t>
            </w:r>
            <w:proofErr w:type="spellEnd"/>
            <w:r w:rsidRPr="00D75A47">
              <w:rPr>
                <w:rFonts w:eastAsia="Times New Roman" w:cstheme="minorHAnsi"/>
                <w:b/>
                <w:bCs/>
                <w:color w:val="000000"/>
              </w:rPr>
              <w:t xml:space="preserve"> </w:t>
            </w:r>
            <w:r>
              <w:rPr>
                <w:rFonts w:eastAsia="Times New Roman" w:cstheme="minorHAnsi"/>
                <w:b/>
                <w:bCs/>
                <w:color w:val="000000"/>
              </w:rPr>
              <w:t>T1</w:t>
            </w:r>
          </w:p>
        </w:tc>
        <w:tc>
          <w:tcPr>
            <w:tcW w:w="1380" w:type="dxa"/>
            <w:tcBorders>
              <w:top w:val="nil"/>
              <w:left w:val="nil"/>
              <w:bottom w:val="nil"/>
              <w:right w:val="nil"/>
            </w:tcBorders>
            <w:shd w:val="clear" w:color="auto" w:fill="auto"/>
            <w:vAlign w:val="center"/>
            <w:hideMark/>
          </w:tcPr>
          <w:p w14:paraId="5FC4EBC0" w14:textId="77777777" w:rsidR="00D83C98" w:rsidRPr="00D75A47" w:rsidRDefault="00D83C98" w:rsidP="005B494F">
            <w:pPr>
              <w:ind w:firstLine="0"/>
              <w:jc w:val="center"/>
              <w:rPr>
                <w:rFonts w:eastAsia="Times New Roman" w:cstheme="minorHAnsi"/>
                <w:b/>
                <w:bCs/>
                <w:color w:val="000000"/>
                <w:lang w:val="en-GB"/>
              </w:rPr>
            </w:pPr>
            <w:r>
              <w:rPr>
                <w:rFonts w:eastAsia="Times New Roman" w:cstheme="minorHAnsi"/>
                <w:b/>
                <w:bCs/>
                <w:color w:val="000000"/>
                <w:lang w:val="en-GB"/>
              </w:rPr>
              <w:t>@-</w:t>
            </w:r>
            <w:proofErr w:type="spellStart"/>
            <w:r w:rsidRPr="00D75A47">
              <w:rPr>
                <w:rFonts w:eastAsia="Times New Roman" w:cstheme="minorHAnsi"/>
                <w:b/>
                <w:bCs/>
                <w:color w:val="000000"/>
              </w:rPr>
              <w:t>mentions</w:t>
            </w:r>
            <w:proofErr w:type="spellEnd"/>
            <w:r w:rsidRPr="00D75A47">
              <w:rPr>
                <w:rFonts w:eastAsia="Times New Roman" w:cstheme="minorHAnsi"/>
                <w:b/>
                <w:bCs/>
                <w:color w:val="000000"/>
              </w:rPr>
              <w:t xml:space="preserve"> </w:t>
            </w:r>
            <w:r>
              <w:rPr>
                <w:rFonts w:eastAsia="Times New Roman" w:cstheme="minorHAnsi"/>
                <w:b/>
                <w:bCs/>
                <w:color w:val="000000"/>
              </w:rPr>
              <w:t>T2</w:t>
            </w:r>
          </w:p>
        </w:tc>
        <w:tc>
          <w:tcPr>
            <w:tcW w:w="1455" w:type="dxa"/>
            <w:tcBorders>
              <w:top w:val="nil"/>
              <w:left w:val="nil"/>
              <w:bottom w:val="nil"/>
              <w:right w:val="nil"/>
            </w:tcBorders>
            <w:shd w:val="clear" w:color="auto" w:fill="auto"/>
            <w:vAlign w:val="center"/>
            <w:hideMark/>
          </w:tcPr>
          <w:p w14:paraId="2095027D" w14:textId="77777777" w:rsidR="00D83C98" w:rsidRPr="00D75A47" w:rsidRDefault="00D83C98" w:rsidP="005B494F">
            <w:pPr>
              <w:ind w:firstLine="0"/>
              <w:jc w:val="center"/>
              <w:rPr>
                <w:rFonts w:eastAsia="Times New Roman" w:cstheme="minorHAnsi"/>
                <w:b/>
                <w:bCs/>
                <w:color w:val="000000"/>
                <w:lang w:val="en-GB"/>
              </w:rPr>
            </w:pPr>
            <w:r>
              <w:rPr>
                <w:rFonts w:eastAsia="Times New Roman" w:cstheme="minorHAnsi"/>
                <w:b/>
                <w:bCs/>
                <w:color w:val="000000"/>
                <w:lang w:val="en-GB"/>
              </w:rPr>
              <w:t>@-</w:t>
            </w:r>
            <w:proofErr w:type="spellStart"/>
            <w:r w:rsidRPr="00D75A47">
              <w:rPr>
                <w:rFonts w:eastAsia="Times New Roman" w:cstheme="minorHAnsi"/>
                <w:b/>
                <w:bCs/>
                <w:color w:val="000000"/>
              </w:rPr>
              <w:t>mentions</w:t>
            </w:r>
            <w:proofErr w:type="spellEnd"/>
            <w:r w:rsidRPr="00D75A47">
              <w:rPr>
                <w:rFonts w:eastAsia="Times New Roman" w:cstheme="minorHAnsi"/>
                <w:b/>
                <w:bCs/>
                <w:color w:val="000000"/>
              </w:rPr>
              <w:t xml:space="preserve"> </w:t>
            </w:r>
            <w:r>
              <w:rPr>
                <w:rFonts w:eastAsia="Times New Roman" w:cstheme="minorHAnsi"/>
                <w:b/>
                <w:bCs/>
                <w:color w:val="000000"/>
              </w:rPr>
              <w:t>T3</w:t>
            </w:r>
          </w:p>
        </w:tc>
        <w:tc>
          <w:tcPr>
            <w:tcW w:w="1040" w:type="dxa"/>
            <w:tcBorders>
              <w:top w:val="nil"/>
              <w:left w:val="nil"/>
              <w:bottom w:val="nil"/>
              <w:right w:val="nil"/>
            </w:tcBorders>
            <w:shd w:val="clear" w:color="auto" w:fill="auto"/>
            <w:vAlign w:val="center"/>
            <w:hideMark/>
          </w:tcPr>
          <w:p w14:paraId="0F8D31CE" w14:textId="77777777" w:rsidR="00D83C98" w:rsidRPr="00D75A47" w:rsidRDefault="00D83C98" w:rsidP="005B494F">
            <w:pPr>
              <w:ind w:firstLine="0"/>
              <w:jc w:val="center"/>
              <w:rPr>
                <w:rFonts w:eastAsia="Times New Roman" w:cstheme="minorHAnsi"/>
                <w:b/>
                <w:bCs/>
                <w:color w:val="000000"/>
              </w:rPr>
            </w:pPr>
            <w:proofErr w:type="spellStart"/>
            <w:r w:rsidRPr="00D75A47">
              <w:rPr>
                <w:rFonts w:eastAsia="Times New Roman" w:cstheme="minorHAnsi"/>
                <w:b/>
                <w:bCs/>
                <w:color w:val="000000"/>
              </w:rPr>
              <w:t>retweets</w:t>
            </w:r>
            <w:proofErr w:type="spellEnd"/>
            <w:r w:rsidRPr="00D75A47">
              <w:rPr>
                <w:rFonts w:eastAsia="Times New Roman" w:cstheme="minorHAnsi"/>
                <w:b/>
                <w:bCs/>
                <w:color w:val="000000"/>
              </w:rPr>
              <w:t xml:space="preserve"> </w:t>
            </w:r>
            <w:r>
              <w:rPr>
                <w:rFonts w:eastAsia="Times New Roman" w:cstheme="minorHAnsi"/>
                <w:b/>
                <w:bCs/>
                <w:color w:val="000000"/>
              </w:rPr>
              <w:t>T1</w:t>
            </w:r>
          </w:p>
        </w:tc>
        <w:tc>
          <w:tcPr>
            <w:tcW w:w="1120" w:type="dxa"/>
            <w:tcBorders>
              <w:top w:val="nil"/>
              <w:left w:val="nil"/>
              <w:bottom w:val="nil"/>
              <w:right w:val="nil"/>
            </w:tcBorders>
            <w:shd w:val="clear" w:color="auto" w:fill="auto"/>
            <w:vAlign w:val="center"/>
            <w:hideMark/>
          </w:tcPr>
          <w:p w14:paraId="36BC6EBF" w14:textId="77777777" w:rsidR="00D83C98" w:rsidRPr="00D75A47" w:rsidRDefault="00D83C98" w:rsidP="005B494F">
            <w:pPr>
              <w:ind w:firstLine="0"/>
              <w:jc w:val="center"/>
              <w:rPr>
                <w:rFonts w:eastAsia="Times New Roman" w:cstheme="minorHAnsi"/>
                <w:b/>
                <w:bCs/>
                <w:color w:val="000000"/>
              </w:rPr>
            </w:pPr>
            <w:proofErr w:type="spellStart"/>
            <w:r w:rsidRPr="00D75A47">
              <w:rPr>
                <w:rFonts w:eastAsia="Times New Roman" w:cstheme="minorHAnsi"/>
                <w:b/>
                <w:bCs/>
                <w:color w:val="000000"/>
              </w:rPr>
              <w:t>retweets</w:t>
            </w:r>
            <w:proofErr w:type="spellEnd"/>
            <w:r w:rsidRPr="00D75A47">
              <w:rPr>
                <w:rFonts w:eastAsia="Times New Roman" w:cstheme="minorHAnsi"/>
                <w:b/>
                <w:bCs/>
                <w:color w:val="000000"/>
              </w:rPr>
              <w:t xml:space="preserve"> </w:t>
            </w:r>
            <w:r>
              <w:rPr>
                <w:rFonts w:eastAsia="Times New Roman" w:cstheme="minorHAnsi"/>
                <w:b/>
                <w:bCs/>
                <w:color w:val="000000"/>
              </w:rPr>
              <w:t>T2</w:t>
            </w:r>
          </w:p>
        </w:tc>
        <w:tc>
          <w:tcPr>
            <w:tcW w:w="1040" w:type="dxa"/>
            <w:tcBorders>
              <w:top w:val="nil"/>
              <w:left w:val="nil"/>
              <w:bottom w:val="nil"/>
              <w:right w:val="nil"/>
            </w:tcBorders>
            <w:shd w:val="clear" w:color="auto" w:fill="auto"/>
            <w:vAlign w:val="center"/>
            <w:hideMark/>
          </w:tcPr>
          <w:p w14:paraId="75F17717" w14:textId="77777777" w:rsidR="00D83C98" w:rsidRPr="00D75A47" w:rsidRDefault="00D83C98" w:rsidP="005B494F">
            <w:pPr>
              <w:ind w:firstLine="0"/>
              <w:jc w:val="center"/>
              <w:rPr>
                <w:rFonts w:eastAsia="Times New Roman" w:cstheme="minorHAnsi"/>
                <w:b/>
                <w:bCs/>
                <w:color w:val="000000"/>
              </w:rPr>
            </w:pPr>
            <w:proofErr w:type="spellStart"/>
            <w:r w:rsidRPr="00D75A47">
              <w:rPr>
                <w:rFonts w:eastAsia="Times New Roman" w:cstheme="minorHAnsi"/>
                <w:b/>
                <w:bCs/>
                <w:color w:val="000000"/>
              </w:rPr>
              <w:t>retweets</w:t>
            </w:r>
            <w:proofErr w:type="spellEnd"/>
            <w:r w:rsidRPr="00D75A47">
              <w:rPr>
                <w:rFonts w:eastAsia="Times New Roman" w:cstheme="minorHAnsi"/>
                <w:b/>
                <w:bCs/>
                <w:color w:val="000000"/>
              </w:rPr>
              <w:t xml:space="preserve"> </w:t>
            </w:r>
            <w:r>
              <w:rPr>
                <w:rFonts w:eastAsia="Times New Roman" w:cstheme="minorHAnsi"/>
                <w:b/>
                <w:bCs/>
                <w:color w:val="000000"/>
              </w:rPr>
              <w:t>T3</w:t>
            </w:r>
          </w:p>
        </w:tc>
      </w:tr>
      <w:tr w:rsidR="00D83C98" w:rsidRPr="00D75A47" w14:paraId="09497F9A" w14:textId="77777777" w:rsidTr="005B494F">
        <w:trPr>
          <w:trHeight w:val="300"/>
        </w:trPr>
        <w:tc>
          <w:tcPr>
            <w:tcW w:w="3280" w:type="dxa"/>
            <w:tcBorders>
              <w:top w:val="nil"/>
              <w:left w:val="nil"/>
              <w:bottom w:val="nil"/>
              <w:right w:val="nil"/>
            </w:tcBorders>
            <w:shd w:val="clear" w:color="auto" w:fill="auto"/>
            <w:vAlign w:val="center"/>
            <w:hideMark/>
          </w:tcPr>
          <w:p w14:paraId="08AA2203" w14:textId="77777777" w:rsidR="00D83C98" w:rsidRPr="00D75A47" w:rsidRDefault="00D83C98" w:rsidP="005B494F">
            <w:pPr>
              <w:ind w:firstLine="0"/>
              <w:rPr>
                <w:rFonts w:eastAsia="Times New Roman" w:cstheme="minorHAnsi"/>
                <w:color w:val="000000"/>
              </w:rPr>
            </w:pPr>
            <w:proofErr w:type="spellStart"/>
            <w:r w:rsidRPr="00D75A47">
              <w:rPr>
                <w:rFonts w:eastAsia="Times New Roman" w:cstheme="minorHAnsi"/>
                <w:color w:val="000000"/>
              </w:rPr>
              <w:t>total</w:t>
            </w:r>
            <w:proofErr w:type="spellEnd"/>
          </w:p>
        </w:tc>
        <w:tc>
          <w:tcPr>
            <w:tcW w:w="1300" w:type="dxa"/>
            <w:tcBorders>
              <w:top w:val="nil"/>
              <w:left w:val="nil"/>
              <w:bottom w:val="nil"/>
              <w:right w:val="nil"/>
            </w:tcBorders>
            <w:shd w:val="clear" w:color="auto" w:fill="auto"/>
            <w:vAlign w:val="center"/>
            <w:hideMark/>
          </w:tcPr>
          <w:p w14:paraId="01E77CE6"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0.25</w:t>
            </w:r>
          </w:p>
        </w:tc>
        <w:tc>
          <w:tcPr>
            <w:tcW w:w="1280" w:type="dxa"/>
            <w:tcBorders>
              <w:top w:val="nil"/>
              <w:left w:val="nil"/>
              <w:bottom w:val="nil"/>
              <w:right w:val="nil"/>
            </w:tcBorders>
            <w:shd w:val="clear" w:color="auto" w:fill="auto"/>
            <w:vAlign w:val="center"/>
            <w:hideMark/>
          </w:tcPr>
          <w:p w14:paraId="28AF32B0"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0.28</w:t>
            </w:r>
          </w:p>
        </w:tc>
        <w:tc>
          <w:tcPr>
            <w:tcW w:w="1086" w:type="dxa"/>
            <w:tcBorders>
              <w:top w:val="nil"/>
              <w:left w:val="nil"/>
              <w:bottom w:val="nil"/>
              <w:right w:val="nil"/>
            </w:tcBorders>
            <w:shd w:val="clear" w:color="auto" w:fill="auto"/>
            <w:vAlign w:val="center"/>
            <w:hideMark/>
          </w:tcPr>
          <w:p w14:paraId="64384714"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0.28</w:t>
            </w:r>
          </w:p>
        </w:tc>
        <w:tc>
          <w:tcPr>
            <w:tcW w:w="1418" w:type="dxa"/>
            <w:tcBorders>
              <w:top w:val="nil"/>
              <w:left w:val="nil"/>
              <w:bottom w:val="nil"/>
              <w:right w:val="nil"/>
            </w:tcBorders>
            <w:shd w:val="clear" w:color="auto" w:fill="auto"/>
            <w:vAlign w:val="center"/>
            <w:hideMark/>
          </w:tcPr>
          <w:p w14:paraId="5E0BC380"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0.05</w:t>
            </w:r>
          </w:p>
        </w:tc>
        <w:tc>
          <w:tcPr>
            <w:tcW w:w="1380" w:type="dxa"/>
            <w:tcBorders>
              <w:top w:val="nil"/>
              <w:left w:val="nil"/>
              <w:bottom w:val="nil"/>
              <w:right w:val="nil"/>
            </w:tcBorders>
            <w:shd w:val="clear" w:color="auto" w:fill="auto"/>
            <w:vAlign w:val="center"/>
            <w:hideMark/>
          </w:tcPr>
          <w:p w14:paraId="0457DB4C"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0.04</w:t>
            </w:r>
          </w:p>
        </w:tc>
        <w:tc>
          <w:tcPr>
            <w:tcW w:w="1455" w:type="dxa"/>
            <w:tcBorders>
              <w:top w:val="nil"/>
              <w:left w:val="nil"/>
              <w:bottom w:val="nil"/>
              <w:right w:val="nil"/>
            </w:tcBorders>
            <w:shd w:val="clear" w:color="auto" w:fill="auto"/>
            <w:vAlign w:val="center"/>
            <w:hideMark/>
          </w:tcPr>
          <w:p w14:paraId="3984A543"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0.01</w:t>
            </w:r>
          </w:p>
        </w:tc>
        <w:tc>
          <w:tcPr>
            <w:tcW w:w="1040" w:type="dxa"/>
            <w:tcBorders>
              <w:top w:val="nil"/>
              <w:left w:val="nil"/>
              <w:bottom w:val="nil"/>
              <w:right w:val="nil"/>
            </w:tcBorders>
            <w:shd w:val="clear" w:color="auto" w:fill="auto"/>
            <w:vAlign w:val="center"/>
            <w:hideMark/>
          </w:tcPr>
          <w:p w14:paraId="30C4CD16"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0.05</w:t>
            </w:r>
          </w:p>
        </w:tc>
        <w:tc>
          <w:tcPr>
            <w:tcW w:w="1120" w:type="dxa"/>
            <w:tcBorders>
              <w:top w:val="nil"/>
              <w:left w:val="nil"/>
              <w:bottom w:val="nil"/>
              <w:right w:val="nil"/>
            </w:tcBorders>
            <w:shd w:val="clear" w:color="auto" w:fill="auto"/>
            <w:vAlign w:val="center"/>
            <w:hideMark/>
          </w:tcPr>
          <w:p w14:paraId="08FCA55B"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0.03</w:t>
            </w:r>
          </w:p>
        </w:tc>
        <w:tc>
          <w:tcPr>
            <w:tcW w:w="1040" w:type="dxa"/>
            <w:tcBorders>
              <w:top w:val="nil"/>
              <w:left w:val="nil"/>
              <w:bottom w:val="nil"/>
              <w:right w:val="nil"/>
            </w:tcBorders>
            <w:shd w:val="clear" w:color="auto" w:fill="auto"/>
            <w:vAlign w:val="center"/>
            <w:hideMark/>
          </w:tcPr>
          <w:p w14:paraId="5F6037CC"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0.03</w:t>
            </w:r>
          </w:p>
        </w:tc>
      </w:tr>
      <w:tr w:rsidR="00D83C98" w:rsidRPr="00D75A47" w14:paraId="73014EDA" w14:textId="77777777" w:rsidTr="005B494F">
        <w:trPr>
          <w:trHeight w:val="300"/>
        </w:trPr>
        <w:tc>
          <w:tcPr>
            <w:tcW w:w="3280" w:type="dxa"/>
            <w:tcBorders>
              <w:top w:val="nil"/>
              <w:left w:val="nil"/>
              <w:bottom w:val="nil"/>
              <w:right w:val="nil"/>
            </w:tcBorders>
            <w:shd w:val="clear" w:color="auto" w:fill="auto"/>
            <w:vAlign w:val="center"/>
            <w:hideMark/>
          </w:tcPr>
          <w:p w14:paraId="63B0FF66" w14:textId="77777777" w:rsidR="00D83C98" w:rsidRPr="00D75A47" w:rsidRDefault="00D83C98" w:rsidP="005B494F">
            <w:pPr>
              <w:ind w:firstLine="0"/>
              <w:rPr>
                <w:rFonts w:eastAsia="Times New Roman" w:cstheme="minorHAnsi"/>
                <w:color w:val="000000"/>
              </w:rPr>
            </w:pPr>
            <w:proofErr w:type="spellStart"/>
            <w:r w:rsidRPr="00D75A47">
              <w:rPr>
                <w:rFonts w:eastAsia="Times New Roman" w:cstheme="minorHAnsi"/>
                <w:color w:val="000000"/>
              </w:rPr>
              <w:t>same</w:t>
            </w:r>
            <w:proofErr w:type="spellEnd"/>
            <w:r w:rsidRPr="00D75A47">
              <w:rPr>
                <w:rFonts w:eastAsia="Times New Roman" w:cstheme="minorHAnsi"/>
                <w:color w:val="000000"/>
              </w:rPr>
              <w:t xml:space="preserve"> party</w:t>
            </w:r>
          </w:p>
        </w:tc>
        <w:tc>
          <w:tcPr>
            <w:tcW w:w="1300" w:type="dxa"/>
            <w:tcBorders>
              <w:top w:val="nil"/>
              <w:left w:val="nil"/>
              <w:bottom w:val="nil"/>
              <w:right w:val="nil"/>
            </w:tcBorders>
            <w:shd w:val="clear" w:color="auto" w:fill="auto"/>
            <w:vAlign w:val="center"/>
            <w:hideMark/>
          </w:tcPr>
          <w:p w14:paraId="1842DEB3"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0.71</w:t>
            </w:r>
          </w:p>
        </w:tc>
        <w:tc>
          <w:tcPr>
            <w:tcW w:w="1280" w:type="dxa"/>
            <w:tcBorders>
              <w:top w:val="nil"/>
              <w:left w:val="nil"/>
              <w:bottom w:val="nil"/>
              <w:right w:val="nil"/>
            </w:tcBorders>
            <w:shd w:val="clear" w:color="auto" w:fill="auto"/>
            <w:vAlign w:val="center"/>
            <w:hideMark/>
          </w:tcPr>
          <w:p w14:paraId="5866290E"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0.73</w:t>
            </w:r>
          </w:p>
        </w:tc>
        <w:tc>
          <w:tcPr>
            <w:tcW w:w="1086" w:type="dxa"/>
            <w:tcBorders>
              <w:top w:val="nil"/>
              <w:left w:val="nil"/>
              <w:bottom w:val="nil"/>
              <w:right w:val="nil"/>
            </w:tcBorders>
            <w:shd w:val="clear" w:color="auto" w:fill="auto"/>
            <w:vAlign w:val="center"/>
            <w:hideMark/>
          </w:tcPr>
          <w:p w14:paraId="6241E87B"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0.74</w:t>
            </w:r>
          </w:p>
        </w:tc>
        <w:tc>
          <w:tcPr>
            <w:tcW w:w="1418" w:type="dxa"/>
            <w:tcBorders>
              <w:top w:val="nil"/>
              <w:left w:val="nil"/>
              <w:bottom w:val="nil"/>
              <w:right w:val="nil"/>
            </w:tcBorders>
            <w:shd w:val="clear" w:color="auto" w:fill="auto"/>
            <w:vAlign w:val="center"/>
            <w:hideMark/>
          </w:tcPr>
          <w:p w14:paraId="1580B431"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0.20</w:t>
            </w:r>
          </w:p>
        </w:tc>
        <w:tc>
          <w:tcPr>
            <w:tcW w:w="1380" w:type="dxa"/>
            <w:tcBorders>
              <w:top w:val="nil"/>
              <w:left w:val="nil"/>
              <w:bottom w:val="nil"/>
              <w:right w:val="nil"/>
            </w:tcBorders>
            <w:shd w:val="clear" w:color="auto" w:fill="auto"/>
            <w:vAlign w:val="center"/>
            <w:hideMark/>
          </w:tcPr>
          <w:p w14:paraId="058D78CC"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0.14</w:t>
            </w:r>
          </w:p>
        </w:tc>
        <w:tc>
          <w:tcPr>
            <w:tcW w:w="1455" w:type="dxa"/>
            <w:tcBorders>
              <w:top w:val="nil"/>
              <w:left w:val="nil"/>
              <w:bottom w:val="nil"/>
              <w:right w:val="nil"/>
            </w:tcBorders>
            <w:shd w:val="clear" w:color="auto" w:fill="auto"/>
            <w:vAlign w:val="center"/>
            <w:hideMark/>
          </w:tcPr>
          <w:p w14:paraId="1F5FD80B"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0.06</w:t>
            </w:r>
          </w:p>
        </w:tc>
        <w:tc>
          <w:tcPr>
            <w:tcW w:w="1040" w:type="dxa"/>
            <w:tcBorders>
              <w:top w:val="nil"/>
              <w:left w:val="nil"/>
              <w:bottom w:val="nil"/>
              <w:right w:val="nil"/>
            </w:tcBorders>
            <w:shd w:val="clear" w:color="auto" w:fill="auto"/>
            <w:vAlign w:val="center"/>
            <w:hideMark/>
          </w:tcPr>
          <w:p w14:paraId="3AEFDEBC"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0.34</w:t>
            </w:r>
          </w:p>
        </w:tc>
        <w:tc>
          <w:tcPr>
            <w:tcW w:w="1120" w:type="dxa"/>
            <w:tcBorders>
              <w:top w:val="nil"/>
              <w:left w:val="nil"/>
              <w:bottom w:val="nil"/>
              <w:right w:val="nil"/>
            </w:tcBorders>
            <w:shd w:val="clear" w:color="auto" w:fill="auto"/>
            <w:vAlign w:val="center"/>
            <w:hideMark/>
          </w:tcPr>
          <w:p w14:paraId="1F40A9BE"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0.25</w:t>
            </w:r>
          </w:p>
        </w:tc>
        <w:tc>
          <w:tcPr>
            <w:tcW w:w="1040" w:type="dxa"/>
            <w:tcBorders>
              <w:top w:val="nil"/>
              <w:left w:val="nil"/>
              <w:bottom w:val="nil"/>
              <w:right w:val="nil"/>
            </w:tcBorders>
            <w:shd w:val="clear" w:color="auto" w:fill="auto"/>
            <w:vAlign w:val="center"/>
            <w:hideMark/>
          </w:tcPr>
          <w:p w14:paraId="0EBC9087"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0.25</w:t>
            </w:r>
          </w:p>
        </w:tc>
      </w:tr>
      <w:tr w:rsidR="00D83C98" w:rsidRPr="00D75A47" w14:paraId="2D8C2ABD" w14:textId="77777777" w:rsidTr="005B494F">
        <w:trPr>
          <w:trHeight w:val="300"/>
        </w:trPr>
        <w:tc>
          <w:tcPr>
            <w:tcW w:w="3280" w:type="dxa"/>
            <w:tcBorders>
              <w:top w:val="nil"/>
              <w:left w:val="nil"/>
              <w:bottom w:val="nil"/>
              <w:right w:val="nil"/>
            </w:tcBorders>
            <w:shd w:val="clear" w:color="auto" w:fill="auto"/>
            <w:vAlign w:val="center"/>
            <w:hideMark/>
          </w:tcPr>
          <w:p w14:paraId="143AE9CC" w14:textId="77777777" w:rsidR="00D83C98" w:rsidRPr="00D75A47" w:rsidRDefault="00D83C98" w:rsidP="005B494F">
            <w:pPr>
              <w:ind w:firstLine="0"/>
              <w:rPr>
                <w:rFonts w:eastAsia="Times New Roman" w:cstheme="minorHAnsi"/>
                <w:color w:val="000000"/>
              </w:rPr>
            </w:pPr>
            <w:r w:rsidRPr="00D75A47">
              <w:rPr>
                <w:rFonts w:eastAsia="Times New Roman" w:cstheme="minorHAnsi"/>
                <w:color w:val="000000"/>
              </w:rPr>
              <w:t>different party</w:t>
            </w:r>
          </w:p>
        </w:tc>
        <w:tc>
          <w:tcPr>
            <w:tcW w:w="1300" w:type="dxa"/>
            <w:tcBorders>
              <w:top w:val="nil"/>
              <w:left w:val="nil"/>
              <w:bottom w:val="nil"/>
              <w:right w:val="nil"/>
            </w:tcBorders>
            <w:shd w:val="clear" w:color="auto" w:fill="auto"/>
            <w:vAlign w:val="center"/>
            <w:hideMark/>
          </w:tcPr>
          <w:p w14:paraId="33280077"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0.19</w:t>
            </w:r>
          </w:p>
        </w:tc>
        <w:tc>
          <w:tcPr>
            <w:tcW w:w="1280" w:type="dxa"/>
            <w:tcBorders>
              <w:top w:val="nil"/>
              <w:left w:val="nil"/>
              <w:bottom w:val="nil"/>
              <w:right w:val="nil"/>
            </w:tcBorders>
            <w:shd w:val="clear" w:color="auto" w:fill="auto"/>
            <w:vAlign w:val="center"/>
            <w:hideMark/>
          </w:tcPr>
          <w:p w14:paraId="20A6A867"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0.22</w:t>
            </w:r>
          </w:p>
        </w:tc>
        <w:tc>
          <w:tcPr>
            <w:tcW w:w="1086" w:type="dxa"/>
            <w:tcBorders>
              <w:top w:val="nil"/>
              <w:left w:val="nil"/>
              <w:bottom w:val="nil"/>
              <w:right w:val="nil"/>
            </w:tcBorders>
            <w:shd w:val="clear" w:color="auto" w:fill="auto"/>
            <w:vAlign w:val="center"/>
            <w:hideMark/>
          </w:tcPr>
          <w:p w14:paraId="349742B9"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0.22</w:t>
            </w:r>
          </w:p>
        </w:tc>
        <w:tc>
          <w:tcPr>
            <w:tcW w:w="1418" w:type="dxa"/>
            <w:tcBorders>
              <w:top w:val="nil"/>
              <w:left w:val="nil"/>
              <w:bottom w:val="nil"/>
              <w:right w:val="nil"/>
            </w:tcBorders>
            <w:shd w:val="clear" w:color="auto" w:fill="auto"/>
            <w:vAlign w:val="center"/>
            <w:hideMark/>
          </w:tcPr>
          <w:p w14:paraId="29E77BBD"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0.03</w:t>
            </w:r>
          </w:p>
        </w:tc>
        <w:tc>
          <w:tcPr>
            <w:tcW w:w="1380" w:type="dxa"/>
            <w:tcBorders>
              <w:top w:val="nil"/>
              <w:left w:val="nil"/>
              <w:bottom w:val="nil"/>
              <w:right w:val="nil"/>
            </w:tcBorders>
            <w:shd w:val="clear" w:color="auto" w:fill="auto"/>
            <w:vAlign w:val="center"/>
            <w:hideMark/>
          </w:tcPr>
          <w:p w14:paraId="3082D4E8"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0.02</w:t>
            </w:r>
          </w:p>
        </w:tc>
        <w:tc>
          <w:tcPr>
            <w:tcW w:w="1455" w:type="dxa"/>
            <w:tcBorders>
              <w:top w:val="nil"/>
              <w:left w:val="nil"/>
              <w:bottom w:val="nil"/>
              <w:right w:val="nil"/>
            </w:tcBorders>
            <w:shd w:val="clear" w:color="auto" w:fill="auto"/>
            <w:vAlign w:val="center"/>
            <w:hideMark/>
          </w:tcPr>
          <w:p w14:paraId="262E9A8E"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0.01</w:t>
            </w:r>
          </w:p>
        </w:tc>
        <w:tc>
          <w:tcPr>
            <w:tcW w:w="1040" w:type="dxa"/>
            <w:tcBorders>
              <w:top w:val="nil"/>
              <w:left w:val="nil"/>
              <w:bottom w:val="nil"/>
              <w:right w:val="nil"/>
            </w:tcBorders>
            <w:shd w:val="clear" w:color="auto" w:fill="auto"/>
            <w:vAlign w:val="center"/>
            <w:hideMark/>
          </w:tcPr>
          <w:p w14:paraId="64EBFDFE"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0.01</w:t>
            </w:r>
          </w:p>
        </w:tc>
        <w:tc>
          <w:tcPr>
            <w:tcW w:w="1120" w:type="dxa"/>
            <w:tcBorders>
              <w:top w:val="nil"/>
              <w:left w:val="nil"/>
              <w:bottom w:val="nil"/>
              <w:right w:val="nil"/>
            </w:tcBorders>
            <w:shd w:val="clear" w:color="auto" w:fill="auto"/>
            <w:vAlign w:val="center"/>
            <w:hideMark/>
          </w:tcPr>
          <w:p w14:paraId="4C7BF342"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0.01</w:t>
            </w:r>
          </w:p>
        </w:tc>
        <w:tc>
          <w:tcPr>
            <w:tcW w:w="1040" w:type="dxa"/>
            <w:tcBorders>
              <w:top w:val="nil"/>
              <w:left w:val="nil"/>
              <w:bottom w:val="nil"/>
              <w:right w:val="nil"/>
            </w:tcBorders>
            <w:shd w:val="clear" w:color="auto" w:fill="auto"/>
            <w:vAlign w:val="center"/>
            <w:hideMark/>
          </w:tcPr>
          <w:p w14:paraId="4A2FF9BA"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0.01</w:t>
            </w:r>
          </w:p>
        </w:tc>
      </w:tr>
      <w:tr w:rsidR="00D83C98" w:rsidRPr="00D75A47" w14:paraId="10097E4A" w14:textId="77777777" w:rsidTr="005B494F">
        <w:trPr>
          <w:trHeight w:val="300"/>
        </w:trPr>
        <w:tc>
          <w:tcPr>
            <w:tcW w:w="3280" w:type="dxa"/>
            <w:tcBorders>
              <w:top w:val="nil"/>
              <w:left w:val="nil"/>
              <w:bottom w:val="nil"/>
              <w:right w:val="nil"/>
            </w:tcBorders>
            <w:shd w:val="clear" w:color="auto" w:fill="auto"/>
            <w:vAlign w:val="center"/>
            <w:hideMark/>
          </w:tcPr>
          <w:p w14:paraId="75506A27" w14:textId="77777777" w:rsidR="00D83C98" w:rsidRPr="00D75A47" w:rsidRDefault="00D83C98" w:rsidP="005B494F">
            <w:pPr>
              <w:ind w:firstLine="0"/>
              <w:rPr>
                <w:rFonts w:eastAsia="Times New Roman" w:cstheme="minorHAnsi"/>
                <w:color w:val="000000"/>
              </w:rPr>
            </w:pPr>
            <w:proofErr w:type="spellStart"/>
            <w:r w:rsidRPr="00D75A47">
              <w:rPr>
                <w:rFonts w:eastAsia="Times New Roman" w:cstheme="minorHAnsi"/>
                <w:color w:val="000000"/>
              </w:rPr>
              <w:t>same</w:t>
            </w:r>
            <w:proofErr w:type="spellEnd"/>
            <w:r w:rsidRPr="00D75A47">
              <w:rPr>
                <w:rFonts w:eastAsia="Times New Roman" w:cstheme="minorHAnsi"/>
                <w:color w:val="000000"/>
              </w:rPr>
              <w:t xml:space="preserve"> </w:t>
            </w:r>
            <w:proofErr w:type="spellStart"/>
            <w:r w:rsidRPr="00D75A47">
              <w:rPr>
                <w:rFonts w:eastAsia="Times New Roman" w:cstheme="minorHAnsi"/>
                <w:color w:val="000000"/>
              </w:rPr>
              <w:t>sex</w:t>
            </w:r>
            <w:proofErr w:type="spellEnd"/>
          </w:p>
        </w:tc>
        <w:tc>
          <w:tcPr>
            <w:tcW w:w="1300" w:type="dxa"/>
            <w:tcBorders>
              <w:top w:val="nil"/>
              <w:left w:val="nil"/>
              <w:bottom w:val="nil"/>
              <w:right w:val="nil"/>
            </w:tcBorders>
            <w:shd w:val="clear" w:color="auto" w:fill="auto"/>
            <w:vAlign w:val="center"/>
            <w:hideMark/>
          </w:tcPr>
          <w:p w14:paraId="29053DAD"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0.26</w:t>
            </w:r>
          </w:p>
        </w:tc>
        <w:tc>
          <w:tcPr>
            <w:tcW w:w="1280" w:type="dxa"/>
            <w:tcBorders>
              <w:top w:val="nil"/>
              <w:left w:val="nil"/>
              <w:bottom w:val="nil"/>
              <w:right w:val="nil"/>
            </w:tcBorders>
            <w:shd w:val="clear" w:color="auto" w:fill="auto"/>
            <w:vAlign w:val="center"/>
            <w:hideMark/>
          </w:tcPr>
          <w:p w14:paraId="491BD1B7"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0.29</w:t>
            </w:r>
          </w:p>
        </w:tc>
        <w:tc>
          <w:tcPr>
            <w:tcW w:w="1086" w:type="dxa"/>
            <w:tcBorders>
              <w:top w:val="nil"/>
              <w:left w:val="nil"/>
              <w:bottom w:val="nil"/>
              <w:right w:val="nil"/>
            </w:tcBorders>
            <w:shd w:val="clear" w:color="auto" w:fill="auto"/>
            <w:vAlign w:val="center"/>
            <w:hideMark/>
          </w:tcPr>
          <w:p w14:paraId="4B493857"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0.29</w:t>
            </w:r>
          </w:p>
        </w:tc>
        <w:tc>
          <w:tcPr>
            <w:tcW w:w="1418" w:type="dxa"/>
            <w:tcBorders>
              <w:top w:val="nil"/>
              <w:left w:val="nil"/>
              <w:bottom w:val="nil"/>
              <w:right w:val="nil"/>
            </w:tcBorders>
            <w:shd w:val="clear" w:color="auto" w:fill="auto"/>
            <w:vAlign w:val="center"/>
            <w:hideMark/>
          </w:tcPr>
          <w:p w14:paraId="530339CC"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0.05</w:t>
            </w:r>
          </w:p>
        </w:tc>
        <w:tc>
          <w:tcPr>
            <w:tcW w:w="1380" w:type="dxa"/>
            <w:tcBorders>
              <w:top w:val="nil"/>
              <w:left w:val="nil"/>
              <w:bottom w:val="nil"/>
              <w:right w:val="nil"/>
            </w:tcBorders>
            <w:shd w:val="clear" w:color="auto" w:fill="auto"/>
            <w:vAlign w:val="center"/>
            <w:hideMark/>
          </w:tcPr>
          <w:p w14:paraId="3DCD18EE"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0.04</w:t>
            </w:r>
          </w:p>
        </w:tc>
        <w:tc>
          <w:tcPr>
            <w:tcW w:w="1455" w:type="dxa"/>
            <w:tcBorders>
              <w:top w:val="nil"/>
              <w:left w:val="nil"/>
              <w:bottom w:val="nil"/>
              <w:right w:val="nil"/>
            </w:tcBorders>
            <w:shd w:val="clear" w:color="auto" w:fill="auto"/>
            <w:vAlign w:val="center"/>
            <w:hideMark/>
          </w:tcPr>
          <w:p w14:paraId="004249CB"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0.01</w:t>
            </w:r>
          </w:p>
        </w:tc>
        <w:tc>
          <w:tcPr>
            <w:tcW w:w="1040" w:type="dxa"/>
            <w:tcBorders>
              <w:top w:val="nil"/>
              <w:left w:val="nil"/>
              <w:bottom w:val="nil"/>
              <w:right w:val="nil"/>
            </w:tcBorders>
            <w:shd w:val="clear" w:color="auto" w:fill="auto"/>
            <w:vAlign w:val="center"/>
            <w:hideMark/>
          </w:tcPr>
          <w:p w14:paraId="0A15905F"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0.05</w:t>
            </w:r>
          </w:p>
        </w:tc>
        <w:tc>
          <w:tcPr>
            <w:tcW w:w="1120" w:type="dxa"/>
            <w:tcBorders>
              <w:top w:val="nil"/>
              <w:left w:val="nil"/>
              <w:bottom w:val="nil"/>
              <w:right w:val="nil"/>
            </w:tcBorders>
            <w:shd w:val="clear" w:color="auto" w:fill="auto"/>
            <w:vAlign w:val="center"/>
            <w:hideMark/>
          </w:tcPr>
          <w:p w14:paraId="785032A6"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0.03</w:t>
            </w:r>
          </w:p>
        </w:tc>
        <w:tc>
          <w:tcPr>
            <w:tcW w:w="1040" w:type="dxa"/>
            <w:tcBorders>
              <w:top w:val="nil"/>
              <w:left w:val="nil"/>
              <w:bottom w:val="nil"/>
              <w:right w:val="nil"/>
            </w:tcBorders>
            <w:shd w:val="clear" w:color="auto" w:fill="auto"/>
            <w:vAlign w:val="center"/>
            <w:hideMark/>
          </w:tcPr>
          <w:p w14:paraId="37B403FB"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0.03</w:t>
            </w:r>
          </w:p>
        </w:tc>
      </w:tr>
      <w:tr w:rsidR="00D83C98" w:rsidRPr="00D75A47" w14:paraId="63F13797" w14:textId="77777777" w:rsidTr="005B494F">
        <w:trPr>
          <w:trHeight w:val="300"/>
        </w:trPr>
        <w:tc>
          <w:tcPr>
            <w:tcW w:w="3280" w:type="dxa"/>
            <w:tcBorders>
              <w:top w:val="nil"/>
              <w:left w:val="nil"/>
              <w:bottom w:val="nil"/>
              <w:right w:val="nil"/>
            </w:tcBorders>
            <w:shd w:val="clear" w:color="auto" w:fill="auto"/>
            <w:vAlign w:val="center"/>
            <w:hideMark/>
          </w:tcPr>
          <w:p w14:paraId="573EA902" w14:textId="77777777" w:rsidR="00D83C98" w:rsidRPr="00D75A47" w:rsidRDefault="00D83C98" w:rsidP="005B494F">
            <w:pPr>
              <w:ind w:firstLine="0"/>
              <w:rPr>
                <w:rFonts w:eastAsia="Times New Roman" w:cstheme="minorHAnsi"/>
                <w:color w:val="000000"/>
              </w:rPr>
            </w:pPr>
            <w:r w:rsidRPr="00D75A47">
              <w:rPr>
                <w:rFonts w:eastAsia="Times New Roman" w:cstheme="minorHAnsi"/>
                <w:color w:val="000000"/>
              </w:rPr>
              <w:t xml:space="preserve">different </w:t>
            </w:r>
            <w:proofErr w:type="spellStart"/>
            <w:r w:rsidRPr="00D75A47">
              <w:rPr>
                <w:rFonts w:eastAsia="Times New Roman" w:cstheme="minorHAnsi"/>
                <w:color w:val="000000"/>
              </w:rPr>
              <w:t>sex</w:t>
            </w:r>
            <w:proofErr w:type="spellEnd"/>
          </w:p>
        </w:tc>
        <w:tc>
          <w:tcPr>
            <w:tcW w:w="1300" w:type="dxa"/>
            <w:tcBorders>
              <w:top w:val="nil"/>
              <w:left w:val="nil"/>
              <w:bottom w:val="nil"/>
              <w:right w:val="nil"/>
            </w:tcBorders>
            <w:shd w:val="clear" w:color="auto" w:fill="auto"/>
            <w:vAlign w:val="center"/>
            <w:hideMark/>
          </w:tcPr>
          <w:p w14:paraId="19E6A08C"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0.24</w:t>
            </w:r>
          </w:p>
        </w:tc>
        <w:tc>
          <w:tcPr>
            <w:tcW w:w="1280" w:type="dxa"/>
            <w:tcBorders>
              <w:top w:val="nil"/>
              <w:left w:val="nil"/>
              <w:bottom w:val="nil"/>
              <w:right w:val="nil"/>
            </w:tcBorders>
            <w:shd w:val="clear" w:color="auto" w:fill="auto"/>
            <w:vAlign w:val="center"/>
            <w:hideMark/>
          </w:tcPr>
          <w:p w14:paraId="3FA9E723"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0.27</w:t>
            </w:r>
          </w:p>
        </w:tc>
        <w:tc>
          <w:tcPr>
            <w:tcW w:w="1086" w:type="dxa"/>
            <w:tcBorders>
              <w:top w:val="nil"/>
              <w:left w:val="nil"/>
              <w:bottom w:val="nil"/>
              <w:right w:val="nil"/>
            </w:tcBorders>
            <w:shd w:val="clear" w:color="auto" w:fill="auto"/>
            <w:vAlign w:val="center"/>
            <w:hideMark/>
          </w:tcPr>
          <w:p w14:paraId="7415001B"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0.27</w:t>
            </w:r>
          </w:p>
        </w:tc>
        <w:tc>
          <w:tcPr>
            <w:tcW w:w="1418" w:type="dxa"/>
            <w:tcBorders>
              <w:top w:val="nil"/>
              <w:left w:val="nil"/>
              <w:bottom w:val="nil"/>
              <w:right w:val="nil"/>
            </w:tcBorders>
            <w:shd w:val="clear" w:color="auto" w:fill="auto"/>
            <w:vAlign w:val="center"/>
            <w:hideMark/>
          </w:tcPr>
          <w:p w14:paraId="64B1F634"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0.04</w:t>
            </w:r>
          </w:p>
        </w:tc>
        <w:tc>
          <w:tcPr>
            <w:tcW w:w="1380" w:type="dxa"/>
            <w:tcBorders>
              <w:top w:val="nil"/>
              <w:left w:val="nil"/>
              <w:bottom w:val="nil"/>
              <w:right w:val="nil"/>
            </w:tcBorders>
            <w:shd w:val="clear" w:color="auto" w:fill="auto"/>
            <w:vAlign w:val="center"/>
            <w:hideMark/>
          </w:tcPr>
          <w:p w14:paraId="1A3F2666"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0.03</w:t>
            </w:r>
          </w:p>
        </w:tc>
        <w:tc>
          <w:tcPr>
            <w:tcW w:w="1455" w:type="dxa"/>
            <w:tcBorders>
              <w:top w:val="nil"/>
              <w:left w:val="nil"/>
              <w:bottom w:val="nil"/>
              <w:right w:val="nil"/>
            </w:tcBorders>
            <w:shd w:val="clear" w:color="auto" w:fill="auto"/>
            <w:vAlign w:val="center"/>
            <w:hideMark/>
          </w:tcPr>
          <w:p w14:paraId="03B0D40D"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0.01</w:t>
            </w:r>
          </w:p>
        </w:tc>
        <w:tc>
          <w:tcPr>
            <w:tcW w:w="1040" w:type="dxa"/>
            <w:tcBorders>
              <w:top w:val="nil"/>
              <w:left w:val="nil"/>
              <w:bottom w:val="nil"/>
              <w:right w:val="nil"/>
            </w:tcBorders>
            <w:shd w:val="clear" w:color="auto" w:fill="auto"/>
            <w:vAlign w:val="center"/>
            <w:hideMark/>
          </w:tcPr>
          <w:p w14:paraId="31C3A4A8"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0.05</w:t>
            </w:r>
          </w:p>
        </w:tc>
        <w:tc>
          <w:tcPr>
            <w:tcW w:w="1120" w:type="dxa"/>
            <w:tcBorders>
              <w:top w:val="nil"/>
              <w:left w:val="nil"/>
              <w:bottom w:val="nil"/>
              <w:right w:val="nil"/>
            </w:tcBorders>
            <w:shd w:val="clear" w:color="auto" w:fill="auto"/>
            <w:vAlign w:val="center"/>
            <w:hideMark/>
          </w:tcPr>
          <w:p w14:paraId="399081C5"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0.03</w:t>
            </w:r>
          </w:p>
        </w:tc>
        <w:tc>
          <w:tcPr>
            <w:tcW w:w="1040" w:type="dxa"/>
            <w:tcBorders>
              <w:top w:val="nil"/>
              <w:left w:val="nil"/>
              <w:bottom w:val="nil"/>
              <w:right w:val="nil"/>
            </w:tcBorders>
            <w:shd w:val="clear" w:color="auto" w:fill="auto"/>
            <w:vAlign w:val="center"/>
            <w:hideMark/>
          </w:tcPr>
          <w:p w14:paraId="77CF3A01"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0.03</w:t>
            </w:r>
          </w:p>
        </w:tc>
      </w:tr>
      <w:tr w:rsidR="00D83C98" w:rsidRPr="00D75A47" w14:paraId="76FA0431" w14:textId="77777777" w:rsidTr="005B494F">
        <w:trPr>
          <w:trHeight w:val="300"/>
        </w:trPr>
        <w:tc>
          <w:tcPr>
            <w:tcW w:w="3280" w:type="dxa"/>
            <w:tcBorders>
              <w:top w:val="nil"/>
              <w:left w:val="nil"/>
              <w:bottom w:val="nil"/>
              <w:right w:val="nil"/>
            </w:tcBorders>
            <w:shd w:val="clear" w:color="auto" w:fill="auto"/>
            <w:vAlign w:val="center"/>
          </w:tcPr>
          <w:p w14:paraId="37EE862E" w14:textId="77777777" w:rsidR="00D83C98" w:rsidRPr="00D75A47" w:rsidRDefault="00D83C98" w:rsidP="005B494F">
            <w:pPr>
              <w:ind w:firstLine="0"/>
              <w:rPr>
                <w:rFonts w:eastAsia="Times New Roman" w:cstheme="minorHAnsi"/>
                <w:color w:val="000000"/>
              </w:rPr>
            </w:pPr>
            <w:proofErr w:type="spellStart"/>
            <w:r w:rsidRPr="00D75A47">
              <w:rPr>
                <w:rFonts w:eastAsia="Times New Roman" w:cstheme="minorHAnsi"/>
                <w:color w:val="000000"/>
              </w:rPr>
              <w:t>same</w:t>
            </w:r>
            <w:proofErr w:type="spellEnd"/>
            <w:r w:rsidRPr="00D75A47">
              <w:rPr>
                <w:rFonts w:eastAsia="Times New Roman" w:cstheme="minorHAnsi"/>
                <w:color w:val="000000"/>
              </w:rPr>
              <w:t xml:space="preserve"> </w:t>
            </w:r>
            <w:proofErr w:type="spellStart"/>
            <w:r w:rsidRPr="00D75A47">
              <w:rPr>
                <w:rFonts w:eastAsia="Times New Roman" w:cstheme="minorHAnsi"/>
                <w:color w:val="000000"/>
              </w:rPr>
              <w:t>age</w:t>
            </w:r>
            <w:proofErr w:type="spellEnd"/>
            <w:r w:rsidRPr="00D75A47">
              <w:rPr>
                <w:rFonts w:eastAsia="Times New Roman" w:cstheme="minorHAnsi"/>
                <w:color w:val="000000"/>
              </w:rPr>
              <w:t xml:space="preserve"> (&lt;6)</w:t>
            </w:r>
          </w:p>
        </w:tc>
        <w:tc>
          <w:tcPr>
            <w:tcW w:w="1300" w:type="dxa"/>
            <w:tcBorders>
              <w:top w:val="nil"/>
              <w:left w:val="nil"/>
              <w:bottom w:val="nil"/>
              <w:right w:val="nil"/>
            </w:tcBorders>
            <w:shd w:val="clear" w:color="auto" w:fill="auto"/>
            <w:vAlign w:val="center"/>
          </w:tcPr>
          <w:p w14:paraId="549E62E2"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0.29</w:t>
            </w:r>
          </w:p>
        </w:tc>
        <w:tc>
          <w:tcPr>
            <w:tcW w:w="1280" w:type="dxa"/>
            <w:tcBorders>
              <w:top w:val="nil"/>
              <w:left w:val="nil"/>
              <w:bottom w:val="nil"/>
              <w:right w:val="nil"/>
            </w:tcBorders>
            <w:shd w:val="clear" w:color="auto" w:fill="auto"/>
            <w:vAlign w:val="center"/>
          </w:tcPr>
          <w:p w14:paraId="5B445F94"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0.31</w:t>
            </w:r>
          </w:p>
        </w:tc>
        <w:tc>
          <w:tcPr>
            <w:tcW w:w="1086" w:type="dxa"/>
            <w:tcBorders>
              <w:top w:val="nil"/>
              <w:left w:val="nil"/>
              <w:bottom w:val="nil"/>
              <w:right w:val="nil"/>
            </w:tcBorders>
            <w:shd w:val="clear" w:color="auto" w:fill="auto"/>
            <w:vAlign w:val="center"/>
          </w:tcPr>
          <w:p w14:paraId="691384AF"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0.31</w:t>
            </w:r>
          </w:p>
        </w:tc>
        <w:tc>
          <w:tcPr>
            <w:tcW w:w="1418" w:type="dxa"/>
            <w:tcBorders>
              <w:top w:val="nil"/>
              <w:left w:val="nil"/>
              <w:bottom w:val="nil"/>
              <w:right w:val="nil"/>
            </w:tcBorders>
            <w:shd w:val="clear" w:color="auto" w:fill="auto"/>
            <w:vAlign w:val="center"/>
          </w:tcPr>
          <w:p w14:paraId="2CD61833"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0.06</w:t>
            </w:r>
          </w:p>
        </w:tc>
        <w:tc>
          <w:tcPr>
            <w:tcW w:w="1380" w:type="dxa"/>
            <w:tcBorders>
              <w:top w:val="nil"/>
              <w:left w:val="nil"/>
              <w:bottom w:val="nil"/>
              <w:right w:val="nil"/>
            </w:tcBorders>
            <w:shd w:val="clear" w:color="auto" w:fill="auto"/>
            <w:vAlign w:val="center"/>
          </w:tcPr>
          <w:p w14:paraId="2C6B2236"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0.04</w:t>
            </w:r>
          </w:p>
        </w:tc>
        <w:tc>
          <w:tcPr>
            <w:tcW w:w="1455" w:type="dxa"/>
            <w:tcBorders>
              <w:top w:val="nil"/>
              <w:left w:val="nil"/>
              <w:bottom w:val="nil"/>
              <w:right w:val="nil"/>
            </w:tcBorders>
            <w:shd w:val="clear" w:color="auto" w:fill="auto"/>
            <w:vAlign w:val="center"/>
          </w:tcPr>
          <w:p w14:paraId="250C489C"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0.01</w:t>
            </w:r>
          </w:p>
        </w:tc>
        <w:tc>
          <w:tcPr>
            <w:tcW w:w="1040" w:type="dxa"/>
            <w:tcBorders>
              <w:top w:val="nil"/>
              <w:left w:val="nil"/>
              <w:bottom w:val="nil"/>
              <w:right w:val="nil"/>
            </w:tcBorders>
            <w:shd w:val="clear" w:color="auto" w:fill="auto"/>
            <w:vAlign w:val="center"/>
          </w:tcPr>
          <w:p w14:paraId="634A5E17"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0.05</w:t>
            </w:r>
          </w:p>
        </w:tc>
        <w:tc>
          <w:tcPr>
            <w:tcW w:w="1120" w:type="dxa"/>
            <w:tcBorders>
              <w:top w:val="nil"/>
              <w:left w:val="nil"/>
              <w:bottom w:val="nil"/>
              <w:right w:val="nil"/>
            </w:tcBorders>
            <w:shd w:val="clear" w:color="auto" w:fill="auto"/>
            <w:vAlign w:val="center"/>
          </w:tcPr>
          <w:p w14:paraId="370874E5"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0.04</w:t>
            </w:r>
          </w:p>
        </w:tc>
        <w:tc>
          <w:tcPr>
            <w:tcW w:w="1040" w:type="dxa"/>
            <w:tcBorders>
              <w:top w:val="nil"/>
              <w:left w:val="nil"/>
              <w:bottom w:val="nil"/>
              <w:right w:val="nil"/>
            </w:tcBorders>
            <w:shd w:val="clear" w:color="auto" w:fill="auto"/>
            <w:vAlign w:val="center"/>
          </w:tcPr>
          <w:p w14:paraId="5A79352E"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0.04</w:t>
            </w:r>
          </w:p>
        </w:tc>
      </w:tr>
      <w:tr w:rsidR="00D83C98" w:rsidRPr="00D75A47" w14:paraId="315D6A66" w14:textId="77777777" w:rsidTr="005B494F">
        <w:trPr>
          <w:trHeight w:val="300"/>
        </w:trPr>
        <w:tc>
          <w:tcPr>
            <w:tcW w:w="3280" w:type="dxa"/>
            <w:tcBorders>
              <w:top w:val="nil"/>
              <w:left w:val="nil"/>
              <w:bottom w:val="nil"/>
              <w:right w:val="nil"/>
            </w:tcBorders>
            <w:shd w:val="clear" w:color="auto" w:fill="auto"/>
            <w:vAlign w:val="center"/>
          </w:tcPr>
          <w:p w14:paraId="707FCDE0" w14:textId="77777777" w:rsidR="00D83C98" w:rsidRPr="00D75A47" w:rsidRDefault="00D83C98" w:rsidP="005B494F">
            <w:pPr>
              <w:ind w:firstLine="0"/>
              <w:rPr>
                <w:rFonts w:eastAsia="Times New Roman" w:cstheme="minorHAnsi"/>
                <w:color w:val="000000"/>
              </w:rPr>
            </w:pPr>
            <w:r w:rsidRPr="00D75A47">
              <w:rPr>
                <w:rFonts w:eastAsia="Times New Roman" w:cstheme="minorHAnsi"/>
                <w:color w:val="000000"/>
              </w:rPr>
              <w:t xml:space="preserve">different </w:t>
            </w:r>
            <w:proofErr w:type="spellStart"/>
            <w:r w:rsidRPr="00D75A47">
              <w:rPr>
                <w:rFonts w:eastAsia="Times New Roman" w:cstheme="minorHAnsi"/>
                <w:color w:val="000000"/>
              </w:rPr>
              <w:t>age</w:t>
            </w:r>
            <w:proofErr w:type="spellEnd"/>
            <w:r w:rsidRPr="00D75A47">
              <w:rPr>
                <w:rFonts w:eastAsia="Times New Roman" w:cstheme="minorHAnsi"/>
                <w:color w:val="000000"/>
              </w:rPr>
              <w:t xml:space="preserve"> (&gt;5)</w:t>
            </w:r>
          </w:p>
        </w:tc>
        <w:tc>
          <w:tcPr>
            <w:tcW w:w="1300" w:type="dxa"/>
            <w:tcBorders>
              <w:top w:val="nil"/>
              <w:left w:val="nil"/>
              <w:bottom w:val="nil"/>
              <w:right w:val="nil"/>
            </w:tcBorders>
            <w:shd w:val="clear" w:color="auto" w:fill="auto"/>
            <w:vAlign w:val="center"/>
          </w:tcPr>
          <w:p w14:paraId="7209F0CD"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0.24</w:t>
            </w:r>
          </w:p>
        </w:tc>
        <w:tc>
          <w:tcPr>
            <w:tcW w:w="1280" w:type="dxa"/>
            <w:tcBorders>
              <w:top w:val="nil"/>
              <w:left w:val="nil"/>
              <w:bottom w:val="nil"/>
              <w:right w:val="nil"/>
            </w:tcBorders>
            <w:shd w:val="clear" w:color="auto" w:fill="auto"/>
            <w:vAlign w:val="center"/>
          </w:tcPr>
          <w:p w14:paraId="0267CE01"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0.26</w:t>
            </w:r>
          </w:p>
        </w:tc>
        <w:tc>
          <w:tcPr>
            <w:tcW w:w="1086" w:type="dxa"/>
            <w:tcBorders>
              <w:top w:val="nil"/>
              <w:left w:val="nil"/>
              <w:bottom w:val="nil"/>
              <w:right w:val="nil"/>
            </w:tcBorders>
            <w:shd w:val="clear" w:color="auto" w:fill="auto"/>
            <w:vAlign w:val="center"/>
          </w:tcPr>
          <w:p w14:paraId="6356B4A2"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0.26</w:t>
            </w:r>
          </w:p>
        </w:tc>
        <w:tc>
          <w:tcPr>
            <w:tcW w:w="1418" w:type="dxa"/>
            <w:tcBorders>
              <w:top w:val="nil"/>
              <w:left w:val="nil"/>
              <w:bottom w:val="nil"/>
              <w:right w:val="nil"/>
            </w:tcBorders>
            <w:shd w:val="clear" w:color="auto" w:fill="auto"/>
            <w:vAlign w:val="center"/>
          </w:tcPr>
          <w:p w14:paraId="105C9482"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0.04</w:t>
            </w:r>
          </w:p>
        </w:tc>
        <w:tc>
          <w:tcPr>
            <w:tcW w:w="1380" w:type="dxa"/>
            <w:tcBorders>
              <w:top w:val="nil"/>
              <w:left w:val="nil"/>
              <w:bottom w:val="nil"/>
              <w:right w:val="nil"/>
            </w:tcBorders>
            <w:shd w:val="clear" w:color="auto" w:fill="auto"/>
            <w:vAlign w:val="center"/>
          </w:tcPr>
          <w:p w14:paraId="4AB9E7B0"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0.03</w:t>
            </w:r>
          </w:p>
        </w:tc>
        <w:tc>
          <w:tcPr>
            <w:tcW w:w="1455" w:type="dxa"/>
            <w:tcBorders>
              <w:top w:val="nil"/>
              <w:left w:val="nil"/>
              <w:bottom w:val="nil"/>
              <w:right w:val="nil"/>
            </w:tcBorders>
            <w:shd w:val="clear" w:color="auto" w:fill="auto"/>
            <w:vAlign w:val="center"/>
          </w:tcPr>
          <w:p w14:paraId="58FA2812"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0.01</w:t>
            </w:r>
          </w:p>
        </w:tc>
        <w:tc>
          <w:tcPr>
            <w:tcW w:w="1040" w:type="dxa"/>
            <w:tcBorders>
              <w:top w:val="nil"/>
              <w:left w:val="nil"/>
              <w:bottom w:val="nil"/>
              <w:right w:val="nil"/>
            </w:tcBorders>
            <w:shd w:val="clear" w:color="auto" w:fill="auto"/>
            <w:vAlign w:val="center"/>
          </w:tcPr>
          <w:p w14:paraId="0FE03247"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0.04</w:t>
            </w:r>
          </w:p>
        </w:tc>
        <w:tc>
          <w:tcPr>
            <w:tcW w:w="1120" w:type="dxa"/>
            <w:tcBorders>
              <w:top w:val="nil"/>
              <w:left w:val="nil"/>
              <w:bottom w:val="nil"/>
              <w:right w:val="nil"/>
            </w:tcBorders>
            <w:shd w:val="clear" w:color="auto" w:fill="auto"/>
            <w:vAlign w:val="center"/>
          </w:tcPr>
          <w:p w14:paraId="26F58B50"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0.03</w:t>
            </w:r>
          </w:p>
        </w:tc>
        <w:tc>
          <w:tcPr>
            <w:tcW w:w="1040" w:type="dxa"/>
            <w:tcBorders>
              <w:top w:val="nil"/>
              <w:left w:val="nil"/>
              <w:bottom w:val="nil"/>
              <w:right w:val="nil"/>
            </w:tcBorders>
            <w:shd w:val="clear" w:color="auto" w:fill="auto"/>
            <w:vAlign w:val="center"/>
          </w:tcPr>
          <w:p w14:paraId="34EE3469"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0.03</w:t>
            </w:r>
          </w:p>
        </w:tc>
      </w:tr>
      <w:tr w:rsidR="00D83C98" w:rsidRPr="00D75A47" w14:paraId="067A541F" w14:textId="77777777" w:rsidTr="005B494F">
        <w:trPr>
          <w:trHeight w:val="300"/>
        </w:trPr>
        <w:tc>
          <w:tcPr>
            <w:tcW w:w="3280" w:type="dxa"/>
            <w:tcBorders>
              <w:top w:val="nil"/>
              <w:left w:val="nil"/>
              <w:right w:val="nil"/>
            </w:tcBorders>
            <w:shd w:val="clear" w:color="auto" w:fill="auto"/>
            <w:vAlign w:val="center"/>
            <w:hideMark/>
          </w:tcPr>
          <w:p w14:paraId="67C7A51E" w14:textId="77777777" w:rsidR="00D83C98" w:rsidRPr="00D75A47" w:rsidRDefault="00D83C98" w:rsidP="005B494F">
            <w:pPr>
              <w:ind w:firstLine="0"/>
              <w:rPr>
                <w:rFonts w:eastAsia="Times New Roman" w:cstheme="minorHAnsi"/>
                <w:color w:val="000000"/>
              </w:rPr>
            </w:pPr>
            <w:proofErr w:type="spellStart"/>
            <w:r w:rsidRPr="00D75A47">
              <w:rPr>
                <w:rFonts w:eastAsia="Times New Roman" w:cstheme="minorHAnsi"/>
                <w:color w:val="000000"/>
              </w:rPr>
              <w:t>same</w:t>
            </w:r>
            <w:proofErr w:type="spellEnd"/>
            <w:r w:rsidRPr="00D75A47">
              <w:rPr>
                <w:rFonts w:eastAsia="Times New Roman" w:cstheme="minorHAnsi"/>
                <w:color w:val="000000"/>
              </w:rPr>
              <w:t xml:space="preserve"> </w:t>
            </w:r>
            <w:proofErr w:type="spellStart"/>
            <w:r w:rsidRPr="00D75A47">
              <w:rPr>
                <w:rFonts w:eastAsia="Times New Roman" w:cstheme="minorHAnsi"/>
                <w:color w:val="000000"/>
              </w:rPr>
              <w:t>ethnicity</w:t>
            </w:r>
            <w:proofErr w:type="spellEnd"/>
          </w:p>
        </w:tc>
        <w:tc>
          <w:tcPr>
            <w:tcW w:w="1300" w:type="dxa"/>
            <w:tcBorders>
              <w:top w:val="nil"/>
              <w:left w:val="nil"/>
              <w:right w:val="nil"/>
            </w:tcBorders>
            <w:shd w:val="clear" w:color="auto" w:fill="auto"/>
            <w:vAlign w:val="center"/>
            <w:hideMark/>
          </w:tcPr>
          <w:p w14:paraId="71165679"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0.27</w:t>
            </w:r>
          </w:p>
        </w:tc>
        <w:tc>
          <w:tcPr>
            <w:tcW w:w="1280" w:type="dxa"/>
            <w:tcBorders>
              <w:top w:val="nil"/>
              <w:left w:val="nil"/>
              <w:right w:val="nil"/>
            </w:tcBorders>
            <w:shd w:val="clear" w:color="auto" w:fill="auto"/>
            <w:vAlign w:val="center"/>
            <w:hideMark/>
          </w:tcPr>
          <w:p w14:paraId="0100535A"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0.29</w:t>
            </w:r>
          </w:p>
        </w:tc>
        <w:tc>
          <w:tcPr>
            <w:tcW w:w="1086" w:type="dxa"/>
            <w:tcBorders>
              <w:top w:val="nil"/>
              <w:left w:val="nil"/>
              <w:right w:val="nil"/>
            </w:tcBorders>
            <w:shd w:val="clear" w:color="auto" w:fill="auto"/>
            <w:vAlign w:val="center"/>
            <w:hideMark/>
          </w:tcPr>
          <w:p w14:paraId="048A4CAF"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0.29</w:t>
            </w:r>
          </w:p>
        </w:tc>
        <w:tc>
          <w:tcPr>
            <w:tcW w:w="1418" w:type="dxa"/>
            <w:tcBorders>
              <w:top w:val="nil"/>
              <w:left w:val="nil"/>
              <w:right w:val="nil"/>
            </w:tcBorders>
            <w:shd w:val="clear" w:color="auto" w:fill="auto"/>
            <w:vAlign w:val="center"/>
            <w:hideMark/>
          </w:tcPr>
          <w:p w14:paraId="48AC96C3"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0.05</w:t>
            </w:r>
          </w:p>
        </w:tc>
        <w:tc>
          <w:tcPr>
            <w:tcW w:w="1380" w:type="dxa"/>
            <w:tcBorders>
              <w:top w:val="nil"/>
              <w:left w:val="nil"/>
              <w:right w:val="nil"/>
            </w:tcBorders>
            <w:shd w:val="clear" w:color="auto" w:fill="auto"/>
            <w:vAlign w:val="center"/>
            <w:hideMark/>
          </w:tcPr>
          <w:p w14:paraId="20209D3A"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0.04</w:t>
            </w:r>
          </w:p>
        </w:tc>
        <w:tc>
          <w:tcPr>
            <w:tcW w:w="1455" w:type="dxa"/>
            <w:tcBorders>
              <w:top w:val="nil"/>
              <w:left w:val="nil"/>
              <w:right w:val="nil"/>
            </w:tcBorders>
            <w:shd w:val="clear" w:color="auto" w:fill="auto"/>
            <w:vAlign w:val="center"/>
            <w:hideMark/>
          </w:tcPr>
          <w:p w14:paraId="1E3C8141"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0.01</w:t>
            </w:r>
          </w:p>
        </w:tc>
        <w:tc>
          <w:tcPr>
            <w:tcW w:w="1040" w:type="dxa"/>
            <w:tcBorders>
              <w:top w:val="nil"/>
              <w:left w:val="nil"/>
              <w:right w:val="nil"/>
            </w:tcBorders>
            <w:shd w:val="clear" w:color="auto" w:fill="auto"/>
            <w:vAlign w:val="center"/>
            <w:hideMark/>
          </w:tcPr>
          <w:p w14:paraId="12376386"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0.05</w:t>
            </w:r>
          </w:p>
        </w:tc>
        <w:tc>
          <w:tcPr>
            <w:tcW w:w="1120" w:type="dxa"/>
            <w:tcBorders>
              <w:top w:val="nil"/>
              <w:left w:val="nil"/>
              <w:right w:val="nil"/>
            </w:tcBorders>
            <w:shd w:val="clear" w:color="auto" w:fill="auto"/>
            <w:vAlign w:val="center"/>
            <w:hideMark/>
          </w:tcPr>
          <w:p w14:paraId="71F1B50A"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0.03</w:t>
            </w:r>
          </w:p>
        </w:tc>
        <w:tc>
          <w:tcPr>
            <w:tcW w:w="1040" w:type="dxa"/>
            <w:tcBorders>
              <w:top w:val="nil"/>
              <w:left w:val="nil"/>
              <w:right w:val="nil"/>
            </w:tcBorders>
            <w:shd w:val="clear" w:color="auto" w:fill="auto"/>
            <w:vAlign w:val="center"/>
            <w:hideMark/>
          </w:tcPr>
          <w:p w14:paraId="60BB24A9"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0.03</w:t>
            </w:r>
          </w:p>
        </w:tc>
      </w:tr>
      <w:tr w:rsidR="00D83C98" w:rsidRPr="00D75A47" w14:paraId="15AA288D" w14:textId="77777777" w:rsidTr="005B494F">
        <w:trPr>
          <w:trHeight w:val="300"/>
        </w:trPr>
        <w:tc>
          <w:tcPr>
            <w:tcW w:w="3280" w:type="dxa"/>
            <w:tcBorders>
              <w:top w:val="nil"/>
              <w:left w:val="nil"/>
              <w:bottom w:val="single" w:sz="4" w:space="0" w:color="auto"/>
              <w:right w:val="nil"/>
            </w:tcBorders>
            <w:shd w:val="clear" w:color="auto" w:fill="auto"/>
            <w:vAlign w:val="center"/>
            <w:hideMark/>
          </w:tcPr>
          <w:p w14:paraId="1DF9CBE2" w14:textId="77777777" w:rsidR="00D83C98" w:rsidRPr="00D75A47" w:rsidRDefault="00D83C98" w:rsidP="005B494F">
            <w:pPr>
              <w:ind w:firstLine="0"/>
              <w:rPr>
                <w:rFonts w:eastAsia="Times New Roman" w:cstheme="minorHAnsi"/>
                <w:color w:val="000000"/>
              </w:rPr>
            </w:pPr>
            <w:r w:rsidRPr="00D75A47">
              <w:rPr>
                <w:rFonts w:eastAsia="Times New Roman" w:cstheme="minorHAnsi"/>
                <w:color w:val="000000"/>
              </w:rPr>
              <w:t xml:space="preserve">different </w:t>
            </w:r>
            <w:proofErr w:type="spellStart"/>
            <w:r w:rsidRPr="00D75A47">
              <w:rPr>
                <w:rFonts w:eastAsia="Times New Roman" w:cstheme="minorHAnsi"/>
                <w:color w:val="000000"/>
              </w:rPr>
              <w:t>ethnicity</w:t>
            </w:r>
            <w:proofErr w:type="spellEnd"/>
          </w:p>
        </w:tc>
        <w:tc>
          <w:tcPr>
            <w:tcW w:w="1300" w:type="dxa"/>
            <w:tcBorders>
              <w:top w:val="nil"/>
              <w:left w:val="nil"/>
              <w:bottom w:val="single" w:sz="4" w:space="0" w:color="auto"/>
              <w:right w:val="nil"/>
            </w:tcBorders>
            <w:shd w:val="clear" w:color="auto" w:fill="auto"/>
            <w:vAlign w:val="center"/>
            <w:hideMark/>
          </w:tcPr>
          <w:p w14:paraId="130F4D6F"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0.21</w:t>
            </w:r>
          </w:p>
        </w:tc>
        <w:tc>
          <w:tcPr>
            <w:tcW w:w="1280" w:type="dxa"/>
            <w:tcBorders>
              <w:top w:val="nil"/>
              <w:left w:val="nil"/>
              <w:bottom w:val="single" w:sz="4" w:space="0" w:color="auto"/>
              <w:right w:val="nil"/>
            </w:tcBorders>
            <w:shd w:val="clear" w:color="auto" w:fill="auto"/>
            <w:vAlign w:val="center"/>
            <w:hideMark/>
          </w:tcPr>
          <w:p w14:paraId="4D1A54DE"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0.24</w:t>
            </w:r>
          </w:p>
        </w:tc>
        <w:tc>
          <w:tcPr>
            <w:tcW w:w="1086" w:type="dxa"/>
            <w:tcBorders>
              <w:top w:val="nil"/>
              <w:left w:val="nil"/>
              <w:bottom w:val="single" w:sz="4" w:space="0" w:color="auto"/>
              <w:right w:val="nil"/>
            </w:tcBorders>
            <w:shd w:val="clear" w:color="auto" w:fill="auto"/>
            <w:vAlign w:val="center"/>
            <w:hideMark/>
          </w:tcPr>
          <w:p w14:paraId="0636B5AC"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0.24</w:t>
            </w:r>
          </w:p>
        </w:tc>
        <w:tc>
          <w:tcPr>
            <w:tcW w:w="1418" w:type="dxa"/>
            <w:tcBorders>
              <w:top w:val="nil"/>
              <w:left w:val="nil"/>
              <w:bottom w:val="single" w:sz="4" w:space="0" w:color="auto"/>
              <w:right w:val="nil"/>
            </w:tcBorders>
            <w:shd w:val="clear" w:color="auto" w:fill="auto"/>
            <w:vAlign w:val="center"/>
            <w:hideMark/>
          </w:tcPr>
          <w:p w14:paraId="7BE445F9"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0.05</w:t>
            </w:r>
          </w:p>
        </w:tc>
        <w:tc>
          <w:tcPr>
            <w:tcW w:w="1380" w:type="dxa"/>
            <w:tcBorders>
              <w:top w:val="nil"/>
              <w:left w:val="nil"/>
              <w:bottom w:val="single" w:sz="4" w:space="0" w:color="auto"/>
              <w:right w:val="nil"/>
            </w:tcBorders>
            <w:shd w:val="clear" w:color="auto" w:fill="auto"/>
            <w:vAlign w:val="center"/>
            <w:hideMark/>
          </w:tcPr>
          <w:p w14:paraId="7F5D4E06"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0.03</w:t>
            </w:r>
          </w:p>
        </w:tc>
        <w:tc>
          <w:tcPr>
            <w:tcW w:w="1455" w:type="dxa"/>
            <w:tcBorders>
              <w:top w:val="nil"/>
              <w:left w:val="nil"/>
              <w:bottom w:val="single" w:sz="4" w:space="0" w:color="auto"/>
              <w:right w:val="nil"/>
            </w:tcBorders>
            <w:shd w:val="clear" w:color="auto" w:fill="auto"/>
            <w:vAlign w:val="center"/>
            <w:hideMark/>
          </w:tcPr>
          <w:p w14:paraId="39874407"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0.01</w:t>
            </w:r>
          </w:p>
        </w:tc>
        <w:tc>
          <w:tcPr>
            <w:tcW w:w="1040" w:type="dxa"/>
            <w:tcBorders>
              <w:top w:val="nil"/>
              <w:left w:val="nil"/>
              <w:bottom w:val="single" w:sz="4" w:space="0" w:color="auto"/>
              <w:right w:val="nil"/>
            </w:tcBorders>
            <w:shd w:val="clear" w:color="auto" w:fill="auto"/>
            <w:vAlign w:val="center"/>
            <w:hideMark/>
          </w:tcPr>
          <w:p w14:paraId="15498029"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0.04</w:t>
            </w:r>
          </w:p>
        </w:tc>
        <w:tc>
          <w:tcPr>
            <w:tcW w:w="1120" w:type="dxa"/>
            <w:tcBorders>
              <w:top w:val="nil"/>
              <w:left w:val="nil"/>
              <w:bottom w:val="single" w:sz="4" w:space="0" w:color="auto"/>
              <w:right w:val="nil"/>
            </w:tcBorders>
            <w:shd w:val="clear" w:color="auto" w:fill="auto"/>
            <w:vAlign w:val="center"/>
            <w:hideMark/>
          </w:tcPr>
          <w:p w14:paraId="3FC6608A"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0.03</w:t>
            </w:r>
          </w:p>
        </w:tc>
        <w:tc>
          <w:tcPr>
            <w:tcW w:w="1040" w:type="dxa"/>
            <w:tcBorders>
              <w:top w:val="nil"/>
              <w:left w:val="nil"/>
              <w:bottom w:val="single" w:sz="4" w:space="0" w:color="auto"/>
              <w:right w:val="nil"/>
            </w:tcBorders>
            <w:shd w:val="clear" w:color="auto" w:fill="auto"/>
            <w:vAlign w:val="center"/>
            <w:hideMark/>
          </w:tcPr>
          <w:p w14:paraId="38725816" w14:textId="77777777" w:rsidR="00D83C98" w:rsidRPr="00D75A47" w:rsidRDefault="00D83C98" w:rsidP="005B494F">
            <w:pPr>
              <w:ind w:firstLine="0"/>
              <w:jc w:val="center"/>
              <w:rPr>
                <w:rFonts w:eastAsia="Times New Roman" w:cstheme="minorHAnsi"/>
                <w:color w:val="000000"/>
              </w:rPr>
            </w:pPr>
            <w:r w:rsidRPr="00D75A47">
              <w:rPr>
                <w:rFonts w:eastAsia="Times New Roman" w:cstheme="minorHAnsi"/>
                <w:color w:val="000000"/>
              </w:rPr>
              <w:t>0.03</w:t>
            </w:r>
          </w:p>
        </w:tc>
      </w:tr>
    </w:tbl>
    <w:p w14:paraId="3BE2538F" w14:textId="77777777" w:rsidR="00D83C98" w:rsidRDefault="00D83C98" w:rsidP="00D83C98">
      <w:pPr>
        <w:ind w:firstLine="0"/>
        <w:rPr>
          <w:rFonts w:cstheme="minorHAnsi"/>
          <w:lang w:val="en-US"/>
        </w:rPr>
      </w:pPr>
    </w:p>
    <w:tbl>
      <w:tblPr>
        <w:tblW w:w="14601" w:type="dxa"/>
        <w:tblLook w:val="04A0" w:firstRow="1" w:lastRow="0" w:firstColumn="1" w:lastColumn="0" w:noHBand="0" w:noVBand="1"/>
      </w:tblPr>
      <w:tblGrid>
        <w:gridCol w:w="3067"/>
        <w:gridCol w:w="1300"/>
        <w:gridCol w:w="1280"/>
        <w:gridCol w:w="1329"/>
        <w:gridCol w:w="1458"/>
        <w:gridCol w:w="1418"/>
        <w:gridCol w:w="1417"/>
        <w:gridCol w:w="1106"/>
        <w:gridCol w:w="1120"/>
        <w:gridCol w:w="1106"/>
      </w:tblGrid>
      <w:tr w:rsidR="00D83C98" w:rsidRPr="00DA78C5" w14:paraId="13FE05C2" w14:textId="77777777" w:rsidTr="005B494F">
        <w:trPr>
          <w:trHeight w:val="300"/>
        </w:trPr>
        <w:tc>
          <w:tcPr>
            <w:tcW w:w="14601" w:type="dxa"/>
            <w:gridSpan w:val="10"/>
            <w:tcBorders>
              <w:top w:val="nil"/>
              <w:left w:val="nil"/>
              <w:bottom w:val="single" w:sz="4" w:space="0" w:color="auto"/>
              <w:right w:val="nil"/>
            </w:tcBorders>
            <w:shd w:val="clear" w:color="auto" w:fill="auto"/>
            <w:noWrap/>
            <w:vAlign w:val="center"/>
            <w:hideMark/>
          </w:tcPr>
          <w:p w14:paraId="74AC6079" w14:textId="77777777" w:rsidR="00D83C98" w:rsidRPr="001856CB" w:rsidRDefault="00D83C98" w:rsidP="005B494F">
            <w:pPr>
              <w:ind w:firstLine="0"/>
              <w:rPr>
                <w:rFonts w:eastAsia="Times New Roman" w:cstheme="minorHAnsi"/>
                <w:color w:val="000000"/>
                <w:lang w:val="en-GB"/>
              </w:rPr>
            </w:pPr>
            <w:r w:rsidRPr="00CE336F">
              <w:rPr>
                <w:rFonts w:eastAsia="Times New Roman" w:cstheme="minorHAnsi"/>
                <w:b/>
                <w:bCs/>
                <w:color w:val="000000"/>
                <w:lang w:val="en-US"/>
              </w:rPr>
              <w:t xml:space="preserve">Table </w:t>
            </w:r>
            <w:r>
              <w:rPr>
                <w:rFonts w:eastAsia="Times New Roman" w:cstheme="minorHAnsi"/>
                <w:b/>
                <w:bCs/>
                <w:color w:val="000000"/>
                <w:lang w:val="en-US"/>
              </w:rPr>
              <w:t>2</w:t>
            </w:r>
            <w:r w:rsidRPr="001856CB">
              <w:rPr>
                <w:rFonts w:eastAsia="Times New Roman" w:cstheme="minorHAnsi"/>
                <w:b/>
                <w:bCs/>
                <w:color w:val="000000"/>
                <w:lang w:val="en-GB"/>
              </w:rPr>
              <w:t>.</w:t>
            </w:r>
            <w:r w:rsidRPr="00CE336F">
              <w:rPr>
                <w:rFonts w:eastAsia="Times New Roman" w:cstheme="minorHAnsi"/>
                <w:color w:val="000000"/>
                <w:lang w:val="en-US"/>
              </w:rPr>
              <w:t xml:space="preserve"> </w:t>
            </w:r>
            <w:r w:rsidRPr="001856CB">
              <w:rPr>
                <w:rFonts w:eastAsia="Times New Roman" w:cstheme="minorHAnsi"/>
                <w:color w:val="000000"/>
                <w:lang w:val="en-GB"/>
              </w:rPr>
              <w:t xml:space="preserve">Newman’s </w:t>
            </w:r>
            <w:proofErr w:type="spellStart"/>
            <w:r w:rsidRPr="00CE336F">
              <w:rPr>
                <w:rFonts w:eastAsia="Times New Roman" w:cstheme="minorHAnsi"/>
                <w:color w:val="000000"/>
                <w:lang w:val="en-US"/>
              </w:rPr>
              <w:t>Assortativity</w:t>
            </w:r>
            <w:proofErr w:type="spellEnd"/>
            <w:r w:rsidRPr="001856CB">
              <w:rPr>
                <w:rFonts w:eastAsia="Times New Roman" w:cstheme="minorHAnsi"/>
                <w:color w:val="000000"/>
                <w:lang w:val="en-GB"/>
              </w:rPr>
              <w:t xml:space="preserve"> Coefficient within the three Twitter layers among Dutch MPs (2017)</w:t>
            </w:r>
          </w:p>
        </w:tc>
      </w:tr>
      <w:tr w:rsidR="00D83C98" w:rsidRPr="001856CB" w14:paraId="52D5D6D9" w14:textId="77777777" w:rsidTr="005B494F">
        <w:trPr>
          <w:trHeight w:val="570"/>
        </w:trPr>
        <w:tc>
          <w:tcPr>
            <w:tcW w:w="3067" w:type="dxa"/>
            <w:tcBorders>
              <w:top w:val="nil"/>
              <w:left w:val="nil"/>
              <w:bottom w:val="nil"/>
              <w:right w:val="nil"/>
            </w:tcBorders>
            <w:shd w:val="clear" w:color="auto" w:fill="auto"/>
            <w:vAlign w:val="center"/>
            <w:hideMark/>
          </w:tcPr>
          <w:p w14:paraId="132FAA70" w14:textId="77777777" w:rsidR="00D83C98" w:rsidRPr="00CE336F" w:rsidRDefault="00D83C98" w:rsidP="005B494F">
            <w:pPr>
              <w:ind w:firstLine="0"/>
              <w:rPr>
                <w:rFonts w:eastAsia="Times New Roman" w:cstheme="minorHAnsi"/>
                <w:color w:val="000000"/>
                <w:lang w:val="en-US"/>
              </w:rPr>
            </w:pPr>
          </w:p>
        </w:tc>
        <w:tc>
          <w:tcPr>
            <w:tcW w:w="1300" w:type="dxa"/>
            <w:tcBorders>
              <w:top w:val="nil"/>
              <w:left w:val="nil"/>
              <w:bottom w:val="nil"/>
              <w:right w:val="nil"/>
            </w:tcBorders>
            <w:shd w:val="clear" w:color="auto" w:fill="auto"/>
            <w:vAlign w:val="center"/>
            <w:hideMark/>
          </w:tcPr>
          <w:p w14:paraId="26AA3EB1" w14:textId="77777777" w:rsidR="00D83C98" w:rsidRPr="001856CB" w:rsidRDefault="00D83C98" w:rsidP="005B494F">
            <w:pPr>
              <w:ind w:firstLine="0"/>
              <w:jc w:val="center"/>
              <w:rPr>
                <w:rFonts w:eastAsia="Times New Roman" w:cstheme="minorHAnsi"/>
                <w:b/>
                <w:bCs/>
                <w:color w:val="000000"/>
              </w:rPr>
            </w:pPr>
            <w:proofErr w:type="spellStart"/>
            <w:r w:rsidRPr="001856CB">
              <w:rPr>
                <w:rFonts w:cstheme="minorHAnsi"/>
                <w:b/>
                <w:bCs/>
                <w:color w:val="000000"/>
              </w:rPr>
              <w:t>following</w:t>
            </w:r>
            <w:proofErr w:type="spellEnd"/>
            <w:r w:rsidRPr="001856CB">
              <w:rPr>
                <w:rFonts w:cstheme="minorHAnsi"/>
                <w:b/>
                <w:bCs/>
                <w:color w:val="000000"/>
              </w:rPr>
              <w:t xml:space="preserve"> </w:t>
            </w:r>
            <w:r>
              <w:rPr>
                <w:rFonts w:cstheme="minorHAnsi"/>
                <w:b/>
                <w:bCs/>
                <w:color w:val="000000"/>
              </w:rPr>
              <w:t>T1</w:t>
            </w:r>
          </w:p>
        </w:tc>
        <w:tc>
          <w:tcPr>
            <w:tcW w:w="1280" w:type="dxa"/>
            <w:tcBorders>
              <w:top w:val="nil"/>
              <w:left w:val="nil"/>
              <w:bottom w:val="nil"/>
              <w:right w:val="nil"/>
            </w:tcBorders>
            <w:shd w:val="clear" w:color="auto" w:fill="auto"/>
            <w:vAlign w:val="center"/>
            <w:hideMark/>
          </w:tcPr>
          <w:p w14:paraId="6C33C206" w14:textId="77777777" w:rsidR="00D83C98" w:rsidRPr="001856CB" w:rsidRDefault="00D83C98" w:rsidP="005B494F">
            <w:pPr>
              <w:ind w:firstLine="0"/>
              <w:jc w:val="center"/>
              <w:rPr>
                <w:rFonts w:eastAsia="Times New Roman" w:cstheme="minorHAnsi"/>
                <w:b/>
                <w:bCs/>
                <w:color w:val="000000"/>
              </w:rPr>
            </w:pPr>
            <w:proofErr w:type="spellStart"/>
            <w:r w:rsidRPr="001856CB">
              <w:rPr>
                <w:rFonts w:cstheme="minorHAnsi"/>
                <w:b/>
                <w:bCs/>
                <w:color w:val="000000"/>
              </w:rPr>
              <w:t>following</w:t>
            </w:r>
            <w:proofErr w:type="spellEnd"/>
            <w:r w:rsidRPr="001856CB">
              <w:rPr>
                <w:rFonts w:cstheme="minorHAnsi"/>
                <w:b/>
                <w:bCs/>
                <w:color w:val="000000"/>
              </w:rPr>
              <w:t xml:space="preserve"> </w:t>
            </w:r>
            <w:r>
              <w:rPr>
                <w:rFonts w:cstheme="minorHAnsi"/>
                <w:b/>
                <w:bCs/>
                <w:color w:val="000000"/>
              </w:rPr>
              <w:t>T2</w:t>
            </w:r>
          </w:p>
        </w:tc>
        <w:tc>
          <w:tcPr>
            <w:tcW w:w="1329" w:type="dxa"/>
            <w:tcBorders>
              <w:top w:val="nil"/>
              <w:left w:val="nil"/>
              <w:bottom w:val="nil"/>
              <w:right w:val="nil"/>
            </w:tcBorders>
            <w:shd w:val="clear" w:color="auto" w:fill="auto"/>
            <w:vAlign w:val="center"/>
            <w:hideMark/>
          </w:tcPr>
          <w:p w14:paraId="18A74316" w14:textId="77777777" w:rsidR="00D83C98" w:rsidRDefault="00D83C98" w:rsidP="005B494F">
            <w:pPr>
              <w:ind w:firstLine="0"/>
              <w:jc w:val="center"/>
              <w:rPr>
                <w:rFonts w:cstheme="minorHAnsi"/>
                <w:b/>
                <w:bCs/>
                <w:color w:val="000000"/>
              </w:rPr>
            </w:pPr>
            <w:proofErr w:type="spellStart"/>
            <w:r w:rsidRPr="001856CB">
              <w:rPr>
                <w:rFonts w:cstheme="minorHAnsi"/>
                <w:b/>
                <w:bCs/>
                <w:color w:val="000000"/>
              </w:rPr>
              <w:t>following</w:t>
            </w:r>
            <w:proofErr w:type="spellEnd"/>
            <w:r w:rsidRPr="001856CB">
              <w:rPr>
                <w:rFonts w:cstheme="minorHAnsi"/>
                <w:b/>
                <w:bCs/>
                <w:color w:val="000000"/>
              </w:rPr>
              <w:t xml:space="preserve"> </w:t>
            </w:r>
          </w:p>
          <w:p w14:paraId="63C573D7" w14:textId="77777777" w:rsidR="00D83C98" w:rsidRPr="001856CB" w:rsidRDefault="00D83C98" w:rsidP="005B494F">
            <w:pPr>
              <w:ind w:firstLine="0"/>
              <w:jc w:val="center"/>
              <w:rPr>
                <w:rFonts w:eastAsia="Times New Roman" w:cstheme="minorHAnsi"/>
                <w:b/>
                <w:bCs/>
                <w:color w:val="000000"/>
              </w:rPr>
            </w:pPr>
            <w:r>
              <w:rPr>
                <w:rFonts w:cstheme="minorHAnsi"/>
                <w:b/>
                <w:bCs/>
                <w:color w:val="000000"/>
              </w:rPr>
              <w:t>T3</w:t>
            </w:r>
          </w:p>
        </w:tc>
        <w:tc>
          <w:tcPr>
            <w:tcW w:w="1458" w:type="dxa"/>
            <w:tcBorders>
              <w:top w:val="nil"/>
              <w:left w:val="nil"/>
              <w:bottom w:val="nil"/>
              <w:right w:val="nil"/>
            </w:tcBorders>
            <w:shd w:val="clear" w:color="auto" w:fill="auto"/>
            <w:vAlign w:val="center"/>
            <w:hideMark/>
          </w:tcPr>
          <w:p w14:paraId="28F9D892" w14:textId="77777777" w:rsidR="00D83C98" w:rsidRPr="001856CB" w:rsidRDefault="00D83C98" w:rsidP="005B494F">
            <w:pPr>
              <w:ind w:firstLine="0"/>
              <w:jc w:val="center"/>
              <w:rPr>
                <w:rFonts w:eastAsia="Times New Roman" w:cstheme="minorHAnsi"/>
                <w:b/>
                <w:bCs/>
                <w:color w:val="000000"/>
              </w:rPr>
            </w:pPr>
            <w:r w:rsidRPr="001856CB">
              <w:rPr>
                <w:rFonts w:eastAsia="Times New Roman" w:cstheme="minorHAnsi"/>
                <w:b/>
                <w:bCs/>
                <w:color w:val="000000"/>
                <w:lang w:val="en-GB"/>
              </w:rPr>
              <w:t>@-</w:t>
            </w:r>
            <w:proofErr w:type="spellStart"/>
            <w:r w:rsidRPr="001856CB">
              <w:rPr>
                <w:rFonts w:eastAsia="Times New Roman" w:cstheme="minorHAnsi"/>
                <w:b/>
                <w:bCs/>
                <w:color w:val="000000"/>
              </w:rPr>
              <w:t>mentions</w:t>
            </w:r>
            <w:proofErr w:type="spellEnd"/>
            <w:r w:rsidRPr="001856CB">
              <w:rPr>
                <w:rFonts w:eastAsia="Times New Roman" w:cstheme="minorHAnsi"/>
                <w:b/>
                <w:bCs/>
                <w:color w:val="000000"/>
              </w:rPr>
              <w:t xml:space="preserve"> </w:t>
            </w:r>
            <w:r>
              <w:rPr>
                <w:rFonts w:eastAsia="Times New Roman" w:cstheme="minorHAnsi"/>
                <w:b/>
                <w:bCs/>
                <w:color w:val="000000"/>
              </w:rPr>
              <w:t>T1</w:t>
            </w:r>
          </w:p>
        </w:tc>
        <w:tc>
          <w:tcPr>
            <w:tcW w:w="1418" w:type="dxa"/>
            <w:tcBorders>
              <w:top w:val="nil"/>
              <w:left w:val="nil"/>
              <w:bottom w:val="nil"/>
              <w:right w:val="nil"/>
            </w:tcBorders>
            <w:shd w:val="clear" w:color="auto" w:fill="auto"/>
            <w:vAlign w:val="center"/>
            <w:hideMark/>
          </w:tcPr>
          <w:p w14:paraId="13F62E3C" w14:textId="77777777" w:rsidR="00D83C98" w:rsidRPr="001856CB" w:rsidRDefault="00D83C98" w:rsidP="005B494F">
            <w:pPr>
              <w:ind w:firstLine="0"/>
              <w:jc w:val="center"/>
              <w:rPr>
                <w:rFonts w:eastAsia="Times New Roman" w:cstheme="minorHAnsi"/>
                <w:b/>
                <w:bCs/>
                <w:color w:val="000000"/>
              </w:rPr>
            </w:pPr>
            <w:r w:rsidRPr="001856CB">
              <w:rPr>
                <w:rFonts w:eastAsia="Times New Roman" w:cstheme="minorHAnsi"/>
                <w:b/>
                <w:bCs/>
                <w:color w:val="000000"/>
                <w:lang w:val="en-GB"/>
              </w:rPr>
              <w:t>@-</w:t>
            </w:r>
            <w:proofErr w:type="spellStart"/>
            <w:r w:rsidRPr="001856CB">
              <w:rPr>
                <w:rFonts w:eastAsia="Times New Roman" w:cstheme="minorHAnsi"/>
                <w:b/>
                <w:bCs/>
                <w:color w:val="000000"/>
              </w:rPr>
              <w:t>mentions</w:t>
            </w:r>
            <w:proofErr w:type="spellEnd"/>
            <w:r w:rsidRPr="001856CB">
              <w:rPr>
                <w:rFonts w:eastAsia="Times New Roman" w:cstheme="minorHAnsi"/>
                <w:b/>
                <w:bCs/>
                <w:color w:val="000000"/>
              </w:rPr>
              <w:t xml:space="preserve"> </w:t>
            </w:r>
            <w:r>
              <w:rPr>
                <w:rFonts w:eastAsia="Times New Roman" w:cstheme="minorHAnsi"/>
                <w:b/>
                <w:bCs/>
                <w:color w:val="000000"/>
              </w:rPr>
              <w:t>T2</w:t>
            </w:r>
          </w:p>
        </w:tc>
        <w:tc>
          <w:tcPr>
            <w:tcW w:w="1417" w:type="dxa"/>
            <w:tcBorders>
              <w:top w:val="nil"/>
              <w:left w:val="nil"/>
              <w:bottom w:val="nil"/>
              <w:right w:val="nil"/>
            </w:tcBorders>
            <w:shd w:val="clear" w:color="auto" w:fill="auto"/>
            <w:vAlign w:val="center"/>
            <w:hideMark/>
          </w:tcPr>
          <w:p w14:paraId="66587B6D" w14:textId="77777777" w:rsidR="00D83C98" w:rsidRPr="001856CB" w:rsidRDefault="00D83C98" w:rsidP="005B494F">
            <w:pPr>
              <w:ind w:firstLine="0"/>
              <w:jc w:val="center"/>
              <w:rPr>
                <w:rFonts w:eastAsia="Times New Roman" w:cstheme="minorHAnsi"/>
                <w:b/>
                <w:bCs/>
                <w:color w:val="000000"/>
              </w:rPr>
            </w:pPr>
            <w:r w:rsidRPr="001856CB">
              <w:rPr>
                <w:rFonts w:eastAsia="Times New Roman" w:cstheme="minorHAnsi"/>
                <w:b/>
                <w:bCs/>
                <w:color w:val="000000"/>
                <w:lang w:val="en-GB"/>
              </w:rPr>
              <w:t>@-</w:t>
            </w:r>
            <w:proofErr w:type="spellStart"/>
            <w:r w:rsidRPr="001856CB">
              <w:rPr>
                <w:rFonts w:eastAsia="Times New Roman" w:cstheme="minorHAnsi"/>
                <w:b/>
                <w:bCs/>
                <w:color w:val="000000"/>
              </w:rPr>
              <w:t>mentions</w:t>
            </w:r>
            <w:proofErr w:type="spellEnd"/>
            <w:r w:rsidRPr="001856CB">
              <w:rPr>
                <w:rFonts w:eastAsia="Times New Roman" w:cstheme="minorHAnsi"/>
                <w:b/>
                <w:bCs/>
                <w:color w:val="000000"/>
              </w:rPr>
              <w:t xml:space="preserve"> </w:t>
            </w:r>
            <w:r>
              <w:rPr>
                <w:rFonts w:eastAsia="Times New Roman" w:cstheme="minorHAnsi"/>
                <w:b/>
                <w:bCs/>
                <w:color w:val="000000"/>
              </w:rPr>
              <w:t>T3</w:t>
            </w:r>
          </w:p>
        </w:tc>
        <w:tc>
          <w:tcPr>
            <w:tcW w:w="1106" w:type="dxa"/>
            <w:tcBorders>
              <w:top w:val="nil"/>
              <w:left w:val="nil"/>
              <w:bottom w:val="nil"/>
              <w:right w:val="nil"/>
            </w:tcBorders>
            <w:shd w:val="clear" w:color="auto" w:fill="auto"/>
            <w:vAlign w:val="center"/>
            <w:hideMark/>
          </w:tcPr>
          <w:p w14:paraId="6B83F74F" w14:textId="77777777" w:rsidR="00D83C98" w:rsidRPr="001856CB" w:rsidRDefault="00D83C98" w:rsidP="005B494F">
            <w:pPr>
              <w:ind w:firstLine="0"/>
              <w:jc w:val="center"/>
              <w:rPr>
                <w:rFonts w:eastAsia="Times New Roman" w:cstheme="minorHAnsi"/>
                <w:b/>
                <w:bCs/>
                <w:color w:val="000000"/>
              </w:rPr>
            </w:pPr>
            <w:proofErr w:type="spellStart"/>
            <w:r w:rsidRPr="001856CB">
              <w:rPr>
                <w:rFonts w:cstheme="minorHAnsi"/>
                <w:b/>
                <w:bCs/>
                <w:color w:val="000000"/>
              </w:rPr>
              <w:t>retweets</w:t>
            </w:r>
            <w:proofErr w:type="spellEnd"/>
            <w:r w:rsidRPr="001856CB">
              <w:rPr>
                <w:rFonts w:cstheme="minorHAnsi"/>
                <w:b/>
                <w:bCs/>
                <w:color w:val="000000"/>
              </w:rPr>
              <w:t xml:space="preserve"> </w:t>
            </w:r>
            <w:r>
              <w:rPr>
                <w:rFonts w:cstheme="minorHAnsi"/>
                <w:b/>
                <w:bCs/>
                <w:color w:val="000000"/>
              </w:rPr>
              <w:t>T1</w:t>
            </w:r>
          </w:p>
        </w:tc>
        <w:tc>
          <w:tcPr>
            <w:tcW w:w="1120" w:type="dxa"/>
            <w:tcBorders>
              <w:top w:val="nil"/>
              <w:left w:val="nil"/>
              <w:bottom w:val="nil"/>
              <w:right w:val="nil"/>
            </w:tcBorders>
            <w:shd w:val="clear" w:color="auto" w:fill="auto"/>
            <w:vAlign w:val="center"/>
            <w:hideMark/>
          </w:tcPr>
          <w:p w14:paraId="40B3956C" w14:textId="77777777" w:rsidR="00D83C98" w:rsidRPr="001856CB" w:rsidRDefault="00D83C98" w:rsidP="005B494F">
            <w:pPr>
              <w:ind w:firstLine="0"/>
              <w:jc w:val="center"/>
              <w:rPr>
                <w:rFonts w:eastAsia="Times New Roman" w:cstheme="minorHAnsi"/>
                <w:b/>
                <w:bCs/>
                <w:color w:val="000000"/>
              </w:rPr>
            </w:pPr>
            <w:proofErr w:type="spellStart"/>
            <w:r w:rsidRPr="001856CB">
              <w:rPr>
                <w:rFonts w:cstheme="minorHAnsi"/>
                <w:b/>
                <w:bCs/>
                <w:color w:val="000000"/>
              </w:rPr>
              <w:t>retweets</w:t>
            </w:r>
            <w:proofErr w:type="spellEnd"/>
            <w:r w:rsidRPr="001856CB">
              <w:rPr>
                <w:rFonts w:cstheme="minorHAnsi"/>
                <w:b/>
                <w:bCs/>
                <w:color w:val="000000"/>
              </w:rPr>
              <w:t xml:space="preserve"> </w:t>
            </w:r>
            <w:r>
              <w:rPr>
                <w:rFonts w:cstheme="minorHAnsi"/>
                <w:b/>
                <w:bCs/>
                <w:color w:val="000000"/>
              </w:rPr>
              <w:t>T2</w:t>
            </w:r>
          </w:p>
        </w:tc>
        <w:tc>
          <w:tcPr>
            <w:tcW w:w="1106" w:type="dxa"/>
            <w:tcBorders>
              <w:top w:val="nil"/>
              <w:left w:val="nil"/>
              <w:bottom w:val="nil"/>
              <w:right w:val="nil"/>
            </w:tcBorders>
            <w:shd w:val="clear" w:color="auto" w:fill="auto"/>
            <w:vAlign w:val="center"/>
            <w:hideMark/>
          </w:tcPr>
          <w:p w14:paraId="447836A9" w14:textId="77777777" w:rsidR="00D83C98" w:rsidRPr="001856CB" w:rsidRDefault="00D83C98" w:rsidP="005B494F">
            <w:pPr>
              <w:ind w:firstLine="0"/>
              <w:jc w:val="center"/>
              <w:rPr>
                <w:rFonts w:eastAsia="Times New Roman" w:cstheme="minorHAnsi"/>
                <w:b/>
                <w:bCs/>
                <w:color w:val="000000"/>
              </w:rPr>
            </w:pPr>
            <w:proofErr w:type="spellStart"/>
            <w:r w:rsidRPr="001856CB">
              <w:rPr>
                <w:rFonts w:cstheme="minorHAnsi"/>
                <w:b/>
                <w:bCs/>
                <w:color w:val="000000"/>
              </w:rPr>
              <w:t>retweets</w:t>
            </w:r>
            <w:proofErr w:type="spellEnd"/>
            <w:r w:rsidRPr="001856CB">
              <w:rPr>
                <w:rFonts w:cstheme="minorHAnsi"/>
                <w:b/>
                <w:bCs/>
                <w:color w:val="000000"/>
              </w:rPr>
              <w:t xml:space="preserve"> </w:t>
            </w:r>
            <w:r>
              <w:rPr>
                <w:rFonts w:cstheme="minorHAnsi"/>
                <w:b/>
                <w:bCs/>
                <w:color w:val="000000"/>
              </w:rPr>
              <w:t>T3</w:t>
            </w:r>
          </w:p>
        </w:tc>
      </w:tr>
      <w:tr w:rsidR="00D83C98" w:rsidRPr="001856CB" w14:paraId="3408261B" w14:textId="77777777" w:rsidTr="005B494F">
        <w:trPr>
          <w:trHeight w:val="300"/>
        </w:trPr>
        <w:tc>
          <w:tcPr>
            <w:tcW w:w="3067" w:type="dxa"/>
            <w:tcBorders>
              <w:top w:val="nil"/>
              <w:left w:val="nil"/>
              <w:bottom w:val="nil"/>
              <w:right w:val="nil"/>
            </w:tcBorders>
            <w:shd w:val="clear" w:color="auto" w:fill="auto"/>
            <w:vAlign w:val="center"/>
            <w:hideMark/>
          </w:tcPr>
          <w:p w14:paraId="70A01A6C" w14:textId="77777777" w:rsidR="00D83C98" w:rsidRPr="001856CB" w:rsidRDefault="00D83C98" w:rsidP="005B494F">
            <w:pPr>
              <w:ind w:firstLine="0"/>
              <w:rPr>
                <w:rFonts w:eastAsia="Times New Roman" w:cstheme="minorHAnsi"/>
                <w:color w:val="000000"/>
              </w:rPr>
            </w:pPr>
            <w:r w:rsidRPr="001856CB">
              <w:rPr>
                <w:rFonts w:cstheme="minorHAnsi"/>
                <w:color w:val="000000"/>
              </w:rPr>
              <w:t>party</w:t>
            </w:r>
          </w:p>
        </w:tc>
        <w:tc>
          <w:tcPr>
            <w:tcW w:w="1300" w:type="dxa"/>
            <w:tcBorders>
              <w:top w:val="nil"/>
              <w:left w:val="nil"/>
              <w:bottom w:val="nil"/>
              <w:right w:val="nil"/>
            </w:tcBorders>
            <w:shd w:val="clear" w:color="auto" w:fill="auto"/>
            <w:vAlign w:val="center"/>
            <w:hideMark/>
          </w:tcPr>
          <w:p w14:paraId="49228809" w14:textId="77777777" w:rsidR="00D83C98" w:rsidRPr="001856CB" w:rsidRDefault="00D83C98" w:rsidP="005B494F">
            <w:pPr>
              <w:ind w:firstLine="0"/>
              <w:jc w:val="center"/>
              <w:rPr>
                <w:rFonts w:eastAsia="Times New Roman" w:cstheme="minorHAnsi"/>
                <w:color w:val="000000"/>
              </w:rPr>
            </w:pPr>
            <w:r w:rsidRPr="001856CB">
              <w:rPr>
                <w:rFonts w:cstheme="minorHAnsi"/>
                <w:color w:val="000000"/>
              </w:rPr>
              <w:t>0.22</w:t>
            </w:r>
          </w:p>
        </w:tc>
        <w:tc>
          <w:tcPr>
            <w:tcW w:w="1280" w:type="dxa"/>
            <w:tcBorders>
              <w:top w:val="nil"/>
              <w:left w:val="nil"/>
              <w:bottom w:val="nil"/>
              <w:right w:val="nil"/>
            </w:tcBorders>
            <w:shd w:val="clear" w:color="auto" w:fill="auto"/>
            <w:vAlign w:val="center"/>
            <w:hideMark/>
          </w:tcPr>
          <w:p w14:paraId="4CC9A333" w14:textId="77777777" w:rsidR="00D83C98" w:rsidRPr="001856CB" w:rsidRDefault="00D83C98" w:rsidP="005B494F">
            <w:pPr>
              <w:ind w:firstLine="0"/>
              <w:jc w:val="center"/>
              <w:rPr>
                <w:rFonts w:eastAsia="Times New Roman" w:cstheme="minorHAnsi"/>
                <w:color w:val="000000"/>
              </w:rPr>
            </w:pPr>
            <w:r w:rsidRPr="001856CB">
              <w:rPr>
                <w:rFonts w:cstheme="minorHAnsi"/>
                <w:color w:val="000000"/>
              </w:rPr>
              <w:t>0.20</w:t>
            </w:r>
          </w:p>
        </w:tc>
        <w:tc>
          <w:tcPr>
            <w:tcW w:w="1329" w:type="dxa"/>
            <w:tcBorders>
              <w:top w:val="nil"/>
              <w:left w:val="nil"/>
              <w:bottom w:val="nil"/>
              <w:right w:val="nil"/>
            </w:tcBorders>
            <w:shd w:val="clear" w:color="auto" w:fill="auto"/>
            <w:vAlign w:val="center"/>
            <w:hideMark/>
          </w:tcPr>
          <w:p w14:paraId="6E86C4E0" w14:textId="77777777" w:rsidR="00D83C98" w:rsidRPr="001856CB" w:rsidRDefault="00D83C98" w:rsidP="005B494F">
            <w:pPr>
              <w:ind w:firstLine="0"/>
              <w:jc w:val="center"/>
              <w:rPr>
                <w:rFonts w:eastAsia="Times New Roman" w:cstheme="minorHAnsi"/>
                <w:color w:val="000000"/>
              </w:rPr>
            </w:pPr>
            <w:r w:rsidRPr="001856CB">
              <w:rPr>
                <w:rFonts w:cstheme="minorHAnsi"/>
                <w:color w:val="000000"/>
              </w:rPr>
              <w:t>0.20</w:t>
            </w:r>
          </w:p>
        </w:tc>
        <w:tc>
          <w:tcPr>
            <w:tcW w:w="1458" w:type="dxa"/>
            <w:tcBorders>
              <w:top w:val="nil"/>
              <w:left w:val="nil"/>
              <w:bottom w:val="nil"/>
              <w:right w:val="nil"/>
            </w:tcBorders>
            <w:shd w:val="clear" w:color="auto" w:fill="auto"/>
            <w:vAlign w:val="center"/>
            <w:hideMark/>
          </w:tcPr>
          <w:p w14:paraId="433BAE0D" w14:textId="77777777" w:rsidR="00D83C98" w:rsidRPr="001856CB" w:rsidRDefault="00D83C98" w:rsidP="005B494F">
            <w:pPr>
              <w:ind w:firstLine="0"/>
              <w:jc w:val="center"/>
              <w:rPr>
                <w:rFonts w:eastAsia="Times New Roman" w:cstheme="minorHAnsi"/>
                <w:color w:val="000000"/>
              </w:rPr>
            </w:pPr>
            <w:r w:rsidRPr="001856CB">
              <w:rPr>
                <w:rFonts w:cstheme="minorHAnsi"/>
                <w:color w:val="000000"/>
              </w:rPr>
              <w:t>0.39</w:t>
            </w:r>
          </w:p>
        </w:tc>
        <w:tc>
          <w:tcPr>
            <w:tcW w:w="1418" w:type="dxa"/>
            <w:tcBorders>
              <w:top w:val="nil"/>
              <w:left w:val="nil"/>
              <w:bottom w:val="nil"/>
              <w:right w:val="nil"/>
            </w:tcBorders>
            <w:shd w:val="clear" w:color="auto" w:fill="auto"/>
            <w:vAlign w:val="center"/>
            <w:hideMark/>
          </w:tcPr>
          <w:p w14:paraId="6390F91E" w14:textId="77777777" w:rsidR="00D83C98" w:rsidRPr="001856CB" w:rsidRDefault="00D83C98" w:rsidP="005B494F">
            <w:pPr>
              <w:ind w:firstLine="0"/>
              <w:jc w:val="center"/>
              <w:rPr>
                <w:rFonts w:eastAsia="Times New Roman" w:cstheme="minorHAnsi"/>
                <w:color w:val="000000"/>
              </w:rPr>
            </w:pPr>
            <w:r w:rsidRPr="001856CB">
              <w:rPr>
                <w:rFonts w:cstheme="minorHAnsi"/>
                <w:color w:val="000000"/>
              </w:rPr>
              <w:t>0.39</w:t>
            </w:r>
          </w:p>
        </w:tc>
        <w:tc>
          <w:tcPr>
            <w:tcW w:w="1417" w:type="dxa"/>
            <w:tcBorders>
              <w:top w:val="nil"/>
              <w:left w:val="nil"/>
              <w:bottom w:val="nil"/>
              <w:right w:val="nil"/>
            </w:tcBorders>
            <w:shd w:val="clear" w:color="auto" w:fill="auto"/>
            <w:vAlign w:val="center"/>
            <w:hideMark/>
          </w:tcPr>
          <w:p w14:paraId="4BB1F047" w14:textId="77777777" w:rsidR="00D83C98" w:rsidRPr="001856CB" w:rsidRDefault="00D83C98" w:rsidP="005B494F">
            <w:pPr>
              <w:ind w:firstLine="0"/>
              <w:jc w:val="center"/>
              <w:rPr>
                <w:rFonts w:eastAsia="Times New Roman" w:cstheme="minorHAnsi"/>
                <w:color w:val="000000"/>
              </w:rPr>
            </w:pPr>
            <w:r w:rsidRPr="001856CB">
              <w:rPr>
                <w:rFonts w:cstheme="minorHAnsi"/>
                <w:color w:val="000000"/>
              </w:rPr>
              <w:t>0.47</w:t>
            </w:r>
          </w:p>
        </w:tc>
        <w:tc>
          <w:tcPr>
            <w:tcW w:w="1106" w:type="dxa"/>
            <w:tcBorders>
              <w:top w:val="nil"/>
              <w:left w:val="nil"/>
              <w:bottom w:val="nil"/>
              <w:right w:val="nil"/>
            </w:tcBorders>
            <w:shd w:val="clear" w:color="auto" w:fill="auto"/>
            <w:vAlign w:val="center"/>
            <w:hideMark/>
          </w:tcPr>
          <w:p w14:paraId="045BC1B7" w14:textId="77777777" w:rsidR="00D83C98" w:rsidRPr="001856CB" w:rsidRDefault="00D83C98" w:rsidP="005B494F">
            <w:pPr>
              <w:ind w:firstLine="0"/>
              <w:jc w:val="center"/>
              <w:rPr>
                <w:rFonts w:eastAsia="Times New Roman" w:cstheme="minorHAnsi"/>
                <w:color w:val="000000"/>
              </w:rPr>
            </w:pPr>
            <w:r w:rsidRPr="001856CB">
              <w:rPr>
                <w:rFonts w:cstheme="minorHAnsi"/>
                <w:color w:val="000000"/>
              </w:rPr>
              <w:t>0.82</w:t>
            </w:r>
          </w:p>
        </w:tc>
        <w:tc>
          <w:tcPr>
            <w:tcW w:w="1120" w:type="dxa"/>
            <w:tcBorders>
              <w:top w:val="nil"/>
              <w:left w:val="nil"/>
              <w:bottom w:val="nil"/>
              <w:right w:val="nil"/>
            </w:tcBorders>
            <w:shd w:val="clear" w:color="auto" w:fill="auto"/>
            <w:vAlign w:val="center"/>
            <w:hideMark/>
          </w:tcPr>
          <w:p w14:paraId="4F234EDD" w14:textId="77777777" w:rsidR="00D83C98" w:rsidRPr="001856CB" w:rsidRDefault="00D83C98" w:rsidP="005B494F">
            <w:pPr>
              <w:ind w:firstLine="0"/>
              <w:jc w:val="center"/>
              <w:rPr>
                <w:rFonts w:eastAsia="Times New Roman" w:cstheme="minorHAnsi"/>
                <w:color w:val="000000"/>
              </w:rPr>
            </w:pPr>
            <w:r w:rsidRPr="001856CB">
              <w:rPr>
                <w:rFonts w:cstheme="minorHAnsi"/>
                <w:color w:val="000000"/>
              </w:rPr>
              <w:t>0.83</w:t>
            </w:r>
          </w:p>
        </w:tc>
        <w:tc>
          <w:tcPr>
            <w:tcW w:w="1106" w:type="dxa"/>
            <w:tcBorders>
              <w:top w:val="nil"/>
              <w:left w:val="nil"/>
              <w:bottom w:val="nil"/>
              <w:right w:val="nil"/>
            </w:tcBorders>
            <w:shd w:val="clear" w:color="auto" w:fill="auto"/>
            <w:vAlign w:val="center"/>
            <w:hideMark/>
          </w:tcPr>
          <w:p w14:paraId="189555C5" w14:textId="77777777" w:rsidR="00D83C98" w:rsidRPr="001856CB" w:rsidRDefault="00D83C98" w:rsidP="005B494F">
            <w:pPr>
              <w:ind w:firstLine="0"/>
              <w:jc w:val="center"/>
              <w:rPr>
                <w:rFonts w:eastAsia="Times New Roman" w:cstheme="minorHAnsi"/>
                <w:color w:val="000000"/>
              </w:rPr>
            </w:pPr>
            <w:r w:rsidRPr="001856CB">
              <w:rPr>
                <w:rFonts w:cstheme="minorHAnsi"/>
                <w:color w:val="000000"/>
              </w:rPr>
              <w:t>0.83</w:t>
            </w:r>
          </w:p>
        </w:tc>
      </w:tr>
      <w:tr w:rsidR="00D83C98" w:rsidRPr="001856CB" w14:paraId="33D68D7B" w14:textId="77777777" w:rsidTr="005B494F">
        <w:trPr>
          <w:trHeight w:val="300"/>
        </w:trPr>
        <w:tc>
          <w:tcPr>
            <w:tcW w:w="3067" w:type="dxa"/>
            <w:tcBorders>
              <w:top w:val="nil"/>
              <w:left w:val="nil"/>
              <w:bottom w:val="nil"/>
              <w:right w:val="nil"/>
            </w:tcBorders>
            <w:shd w:val="clear" w:color="auto" w:fill="auto"/>
            <w:vAlign w:val="center"/>
            <w:hideMark/>
          </w:tcPr>
          <w:p w14:paraId="37AAB4D9" w14:textId="77777777" w:rsidR="00D83C98" w:rsidRPr="001856CB" w:rsidRDefault="00D83C98" w:rsidP="005B494F">
            <w:pPr>
              <w:ind w:firstLine="0"/>
              <w:rPr>
                <w:rFonts w:eastAsia="Times New Roman" w:cstheme="minorHAnsi"/>
                <w:color w:val="000000"/>
              </w:rPr>
            </w:pPr>
            <w:proofErr w:type="spellStart"/>
            <w:r w:rsidRPr="001856CB">
              <w:rPr>
                <w:rFonts w:cstheme="minorHAnsi"/>
                <w:color w:val="000000"/>
              </w:rPr>
              <w:t>sex</w:t>
            </w:r>
            <w:proofErr w:type="spellEnd"/>
          </w:p>
        </w:tc>
        <w:tc>
          <w:tcPr>
            <w:tcW w:w="1300" w:type="dxa"/>
            <w:tcBorders>
              <w:top w:val="nil"/>
              <w:left w:val="nil"/>
              <w:bottom w:val="nil"/>
              <w:right w:val="nil"/>
            </w:tcBorders>
            <w:shd w:val="clear" w:color="auto" w:fill="auto"/>
            <w:vAlign w:val="center"/>
            <w:hideMark/>
          </w:tcPr>
          <w:p w14:paraId="2AE8B6E9" w14:textId="77777777" w:rsidR="00D83C98" w:rsidRPr="001856CB" w:rsidRDefault="00D83C98" w:rsidP="005B494F">
            <w:pPr>
              <w:ind w:firstLine="0"/>
              <w:jc w:val="center"/>
              <w:rPr>
                <w:rFonts w:eastAsia="Times New Roman" w:cstheme="minorHAnsi"/>
                <w:color w:val="000000"/>
              </w:rPr>
            </w:pPr>
            <w:r w:rsidRPr="001856CB">
              <w:rPr>
                <w:rFonts w:cstheme="minorHAnsi"/>
                <w:color w:val="000000"/>
              </w:rPr>
              <w:t>0.04</w:t>
            </w:r>
          </w:p>
        </w:tc>
        <w:tc>
          <w:tcPr>
            <w:tcW w:w="1280" w:type="dxa"/>
            <w:tcBorders>
              <w:top w:val="nil"/>
              <w:left w:val="nil"/>
              <w:bottom w:val="nil"/>
              <w:right w:val="nil"/>
            </w:tcBorders>
            <w:shd w:val="clear" w:color="auto" w:fill="auto"/>
            <w:vAlign w:val="center"/>
            <w:hideMark/>
          </w:tcPr>
          <w:p w14:paraId="3CBDC676" w14:textId="77777777" w:rsidR="00D83C98" w:rsidRPr="001856CB" w:rsidRDefault="00D83C98" w:rsidP="005B494F">
            <w:pPr>
              <w:ind w:firstLine="0"/>
              <w:jc w:val="center"/>
              <w:rPr>
                <w:rFonts w:eastAsia="Times New Roman" w:cstheme="minorHAnsi"/>
                <w:color w:val="000000"/>
              </w:rPr>
            </w:pPr>
            <w:r w:rsidRPr="001856CB">
              <w:rPr>
                <w:rFonts w:cstheme="minorHAnsi"/>
                <w:color w:val="000000"/>
              </w:rPr>
              <w:t>0.03</w:t>
            </w:r>
          </w:p>
        </w:tc>
        <w:tc>
          <w:tcPr>
            <w:tcW w:w="1329" w:type="dxa"/>
            <w:tcBorders>
              <w:top w:val="nil"/>
              <w:left w:val="nil"/>
              <w:bottom w:val="nil"/>
              <w:right w:val="nil"/>
            </w:tcBorders>
            <w:shd w:val="clear" w:color="auto" w:fill="auto"/>
            <w:vAlign w:val="center"/>
            <w:hideMark/>
          </w:tcPr>
          <w:p w14:paraId="57737116" w14:textId="77777777" w:rsidR="00D83C98" w:rsidRPr="001856CB" w:rsidRDefault="00D83C98" w:rsidP="005B494F">
            <w:pPr>
              <w:ind w:firstLine="0"/>
              <w:jc w:val="center"/>
              <w:rPr>
                <w:rFonts w:eastAsia="Times New Roman" w:cstheme="minorHAnsi"/>
                <w:color w:val="000000"/>
              </w:rPr>
            </w:pPr>
            <w:r w:rsidRPr="001856CB">
              <w:rPr>
                <w:rFonts w:cstheme="minorHAnsi"/>
                <w:color w:val="000000"/>
              </w:rPr>
              <w:t>0.04</w:t>
            </w:r>
          </w:p>
        </w:tc>
        <w:tc>
          <w:tcPr>
            <w:tcW w:w="1458" w:type="dxa"/>
            <w:tcBorders>
              <w:top w:val="nil"/>
              <w:left w:val="nil"/>
              <w:bottom w:val="nil"/>
              <w:right w:val="nil"/>
            </w:tcBorders>
            <w:shd w:val="clear" w:color="auto" w:fill="auto"/>
            <w:vAlign w:val="center"/>
            <w:hideMark/>
          </w:tcPr>
          <w:p w14:paraId="02C63921" w14:textId="77777777" w:rsidR="00D83C98" w:rsidRPr="001856CB" w:rsidRDefault="00D83C98" w:rsidP="005B494F">
            <w:pPr>
              <w:ind w:firstLine="0"/>
              <w:jc w:val="center"/>
              <w:rPr>
                <w:rFonts w:eastAsia="Times New Roman" w:cstheme="minorHAnsi"/>
                <w:color w:val="000000"/>
              </w:rPr>
            </w:pPr>
            <w:r w:rsidRPr="001856CB">
              <w:rPr>
                <w:rFonts w:cstheme="minorHAnsi"/>
                <w:color w:val="000000"/>
              </w:rPr>
              <w:t>0.10</w:t>
            </w:r>
          </w:p>
        </w:tc>
        <w:tc>
          <w:tcPr>
            <w:tcW w:w="1418" w:type="dxa"/>
            <w:tcBorders>
              <w:top w:val="nil"/>
              <w:left w:val="nil"/>
              <w:bottom w:val="nil"/>
              <w:right w:val="nil"/>
            </w:tcBorders>
            <w:shd w:val="clear" w:color="auto" w:fill="auto"/>
            <w:vAlign w:val="center"/>
            <w:hideMark/>
          </w:tcPr>
          <w:p w14:paraId="098A5C31" w14:textId="77777777" w:rsidR="00D83C98" w:rsidRPr="001856CB" w:rsidRDefault="00D83C98" w:rsidP="005B494F">
            <w:pPr>
              <w:ind w:firstLine="0"/>
              <w:jc w:val="center"/>
              <w:rPr>
                <w:rFonts w:eastAsia="Times New Roman" w:cstheme="minorHAnsi"/>
                <w:color w:val="000000"/>
              </w:rPr>
            </w:pPr>
            <w:r w:rsidRPr="001856CB">
              <w:rPr>
                <w:rFonts w:cstheme="minorHAnsi"/>
                <w:color w:val="000000"/>
              </w:rPr>
              <w:t>0.04</w:t>
            </w:r>
          </w:p>
        </w:tc>
        <w:tc>
          <w:tcPr>
            <w:tcW w:w="1417" w:type="dxa"/>
            <w:tcBorders>
              <w:top w:val="nil"/>
              <w:left w:val="nil"/>
              <w:bottom w:val="nil"/>
              <w:right w:val="nil"/>
            </w:tcBorders>
            <w:shd w:val="clear" w:color="auto" w:fill="auto"/>
            <w:vAlign w:val="center"/>
            <w:hideMark/>
          </w:tcPr>
          <w:p w14:paraId="1BFF75EF" w14:textId="77777777" w:rsidR="00D83C98" w:rsidRPr="001856CB" w:rsidRDefault="00D83C98" w:rsidP="005B494F">
            <w:pPr>
              <w:ind w:firstLine="0"/>
              <w:jc w:val="center"/>
              <w:rPr>
                <w:rFonts w:eastAsia="Times New Roman" w:cstheme="minorHAnsi"/>
                <w:color w:val="000000"/>
              </w:rPr>
            </w:pPr>
            <w:r w:rsidRPr="001856CB">
              <w:rPr>
                <w:rFonts w:cstheme="minorHAnsi"/>
                <w:color w:val="000000"/>
              </w:rPr>
              <w:t>0.06</w:t>
            </w:r>
          </w:p>
        </w:tc>
        <w:tc>
          <w:tcPr>
            <w:tcW w:w="1106" w:type="dxa"/>
            <w:tcBorders>
              <w:top w:val="nil"/>
              <w:left w:val="nil"/>
              <w:bottom w:val="nil"/>
              <w:right w:val="nil"/>
            </w:tcBorders>
            <w:shd w:val="clear" w:color="auto" w:fill="auto"/>
            <w:vAlign w:val="center"/>
            <w:hideMark/>
          </w:tcPr>
          <w:p w14:paraId="325C09CA" w14:textId="77777777" w:rsidR="00D83C98" w:rsidRPr="001856CB" w:rsidRDefault="00D83C98" w:rsidP="005B494F">
            <w:pPr>
              <w:ind w:firstLine="0"/>
              <w:jc w:val="center"/>
              <w:rPr>
                <w:rFonts w:eastAsia="Times New Roman" w:cstheme="minorHAnsi"/>
                <w:color w:val="000000"/>
              </w:rPr>
            </w:pPr>
            <w:r w:rsidRPr="001856CB">
              <w:rPr>
                <w:rFonts w:cstheme="minorHAnsi"/>
                <w:color w:val="000000"/>
              </w:rPr>
              <w:t>0.01</w:t>
            </w:r>
          </w:p>
        </w:tc>
        <w:tc>
          <w:tcPr>
            <w:tcW w:w="1120" w:type="dxa"/>
            <w:tcBorders>
              <w:top w:val="nil"/>
              <w:left w:val="nil"/>
              <w:bottom w:val="nil"/>
              <w:right w:val="nil"/>
            </w:tcBorders>
            <w:shd w:val="clear" w:color="auto" w:fill="auto"/>
            <w:vAlign w:val="center"/>
            <w:hideMark/>
          </w:tcPr>
          <w:p w14:paraId="0FF048EA" w14:textId="77777777" w:rsidR="00D83C98" w:rsidRPr="001856CB" w:rsidRDefault="00D83C98" w:rsidP="005B494F">
            <w:pPr>
              <w:ind w:firstLine="0"/>
              <w:jc w:val="center"/>
              <w:rPr>
                <w:rFonts w:eastAsia="Times New Roman" w:cstheme="minorHAnsi"/>
                <w:color w:val="000000"/>
              </w:rPr>
            </w:pPr>
            <w:r w:rsidRPr="001856CB">
              <w:rPr>
                <w:rFonts w:cstheme="minorHAnsi"/>
                <w:color w:val="000000"/>
              </w:rPr>
              <w:t>-0.01</w:t>
            </w:r>
          </w:p>
        </w:tc>
        <w:tc>
          <w:tcPr>
            <w:tcW w:w="1106" w:type="dxa"/>
            <w:tcBorders>
              <w:top w:val="nil"/>
              <w:left w:val="nil"/>
              <w:bottom w:val="nil"/>
              <w:right w:val="nil"/>
            </w:tcBorders>
            <w:shd w:val="clear" w:color="auto" w:fill="auto"/>
            <w:vAlign w:val="center"/>
            <w:hideMark/>
          </w:tcPr>
          <w:p w14:paraId="1029EF85" w14:textId="77777777" w:rsidR="00D83C98" w:rsidRPr="001856CB" w:rsidRDefault="00D83C98" w:rsidP="005B494F">
            <w:pPr>
              <w:ind w:firstLine="0"/>
              <w:jc w:val="center"/>
              <w:rPr>
                <w:rFonts w:eastAsia="Times New Roman" w:cstheme="minorHAnsi"/>
                <w:color w:val="000000"/>
              </w:rPr>
            </w:pPr>
            <w:r w:rsidRPr="001856CB">
              <w:rPr>
                <w:rFonts w:cstheme="minorHAnsi"/>
                <w:color w:val="000000"/>
              </w:rPr>
              <w:t>0.02</w:t>
            </w:r>
          </w:p>
        </w:tc>
      </w:tr>
      <w:tr w:rsidR="00D83C98" w:rsidRPr="001856CB" w14:paraId="6B5B12A1" w14:textId="77777777" w:rsidTr="005B494F">
        <w:trPr>
          <w:trHeight w:val="300"/>
        </w:trPr>
        <w:tc>
          <w:tcPr>
            <w:tcW w:w="3067" w:type="dxa"/>
            <w:tcBorders>
              <w:top w:val="nil"/>
              <w:left w:val="nil"/>
              <w:right w:val="nil"/>
            </w:tcBorders>
            <w:shd w:val="clear" w:color="auto" w:fill="auto"/>
            <w:vAlign w:val="center"/>
          </w:tcPr>
          <w:p w14:paraId="48FE86CE" w14:textId="77777777" w:rsidR="00D83C98" w:rsidRPr="001856CB" w:rsidRDefault="00D83C98" w:rsidP="005B494F">
            <w:pPr>
              <w:ind w:firstLine="0"/>
              <w:rPr>
                <w:rFonts w:cstheme="minorHAnsi"/>
                <w:color w:val="000000"/>
              </w:rPr>
            </w:pPr>
            <w:proofErr w:type="spellStart"/>
            <w:r w:rsidRPr="001856CB">
              <w:rPr>
                <w:rFonts w:cstheme="minorHAnsi"/>
                <w:color w:val="000000"/>
              </w:rPr>
              <w:t>age</w:t>
            </w:r>
            <w:proofErr w:type="spellEnd"/>
          </w:p>
        </w:tc>
        <w:tc>
          <w:tcPr>
            <w:tcW w:w="1300" w:type="dxa"/>
            <w:tcBorders>
              <w:top w:val="nil"/>
              <w:left w:val="nil"/>
              <w:right w:val="nil"/>
            </w:tcBorders>
            <w:shd w:val="clear" w:color="auto" w:fill="auto"/>
            <w:vAlign w:val="center"/>
          </w:tcPr>
          <w:p w14:paraId="67866A3B" w14:textId="77777777" w:rsidR="00D83C98" w:rsidRPr="001856CB" w:rsidRDefault="00D83C98" w:rsidP="005B494F">
            <w:pPr>
              <w:ind w:firstLine="0"/>
              <w:jc w:val="center"/>
              <w:rPr>
                <w:rFonts w:cstheme="minorHAnsi"/>
                <w:color w:val="000000"/>
              </w:rPr>
            </w:pPr>
            <w:r w:rsidRPr="001856CB">
              <w:rPr>
                <w:rFonts w:cstheme="minorHAnsi"/>
                <w:color w:val="000000"/>
              </w:rPr>
              <w:t>0.05</w:t>
            </w:r>
          </w:p>
        </w:tc>
        <w:tc>
          <w:tcPr>
            <w:tcW w:w="1280" w:type="dxa"/>
            <w:tcBorders>
              <w:top w:val="nil"/>
              <w:left w:val="nil"/>
              <w:right w:val="nil"/>
            </w:tcBorders>
            <w:shd w:val="clear" w:color="auto" w:fill="auto"/>
            <w:vAlign w:val="center"/>
          </w:tcPr>
          <w:p w14:paraId="2AA6566A" w14:textId="77777777" w:rsidR="00D83C98" w:rsidRPr="001856CB" w:rsidRDefault="00D83C98" w:rsidP="005B494F">
            <w:pPr>
              <w:ind w:firstLine="0"/>
              <w:jc w:val="center"/>
              <w:rPr>
                <w:rFonts w:cstheme="minorHAnsi"/>
                <w:color w:val="000000"/>
              </w:rPr>
            </w:pPr>
            <w:r w:rsidRPr="001856CB">
              <w:rPr>
                <w:rFonts w:cstheme="minorHAnsi"/>
                <w:color w:val="000000"/>
              </w:rPr>
              <w:t>0.04</w:t>
            </w:r>
          </w:p>
        </w:tc>
        <w:tc>
          <w:tcPr>
            <w:tcW w:w="1329" w:type="dxa"/>
            <w:tcBorders>
              <w:top w:val="nil"/>
              <w:left w:val="nil"/>
              <w:right w:val="nil"/>
            </w:tcBorders>
            <w:shd w:val="clear" w:color="auto" w:fill="auto"/>
            <w:vAlign w:val="center"/>
          </w:tcPr>
          <w:p w14:paraId="4A4DF973" w14:textId="77777777" w:rsidR="00D83C98" w:rsidRPr="001856CB" w:rsidRDefault="00D83C98" w:rsidP="005B494F">
            <w:pPr>
              <w:ind w:firstLine="0"/>
              <w:jc w:val="center"/>
              <w:rPr>
                <w:rFonts w:cstheme="minorHAnsi"/>
                <w:color w:val="000000"/>
              </w:rPr>
            </w:pPr>
            <w:r w:rsidRPr="001856CB">
              <w:rPr>
                <w:rFonts w:cstheme="minorHAnsi"/>
                <w:color w:val="000000"/>
              </w:rPr>
              <w:t>0.04</w:t>
            </w:r>
          </w:p>
        </w:tc>
        <w:tc>
          <w:tcPr>
            <w:tcW w:w="1458" w:type="dxa"/>
            <w:tcBorders>
              <w:top w:val="nil"/>
              <w:left w:val="nil"/>
              <w:right w:val="nil"/>
            </w:tcBorders>
            <w:shd w:val="clear" w:color="auto" w:fill="auto"/>
            <w:vAlign w:val="center"/>
          </w:tcPr>
          <w:p w14:paraId="2C677B8F" w14:textId="77777777" w:rsidR="00D83C98" w:rsidRPr="001856CB" w:rsidRDefault="00D83C98" w:rsidP="005B494F">
            <w:pPr>
              <w:ind w:firstLine="0"/>
              <w:jc w:val="center"/>
              <w:rPr>
                <w:rFonts w:cstheme="minorHAnsi"/>
                <w:color w:val="000000"/>
              </w:rPr>
            </w:pPr>
            <w:r w:rsidRPr="001856CB">
              <w:rPr>
                <w:rFonts w:cstheme="minorHAnsi"/>
                <w:color w:val="000000"/>
              </w:rPr>
              <w:t>0.09</w:t>
            </w:r>
          </w:p>
        </w:tc>
        <w:tc>
          <w:tcPr>
            <w:tcW w:w="1418" w:type="dxa"/>
            <w:tcBorders>
              <w:top w:val="nil"/>
              <w:left w:val="nil"/>
              <w:right w:val="nil"/>
            </w:tcBorders>
            <w:shd w:val="clear" w:color="auto" w:fill="auto"/>
            <w:vAlign w:val="center"/>
          </w:tcPr>
          <w:p w14:paraId="18FBDB11" w14:textId="77777777" w:rsidR="00D83C98" w:rsidRPr="001856CB" w:rsidRDefault="00D83C98" w:rsidP="005B494F">
            <w:pPr>
              <w:ind w:firstLine="0"/>
              <w:jc w:val="center"/>
              <w:rPr>
                <w:rFonts w:cstheme="minorHAnsi"/>
                <w:color w:val="000000"/>
              </w:rPr>
            </w:pPr>
            <w:r w:rsidRPr="001856CB">
              <w:rPr>
                <w:rFonts w:cstheme="minorHAnsi"/>
                <w:color w:val="000000"/>
              </w:rPr>
              <w:t>0.02</w:t>
            </w:r>
          </w:p>
        </w:tc>
        <w:tc>
          <w:tcPr>
            <w:tcW w:w="1417" w:type="dxa"/>
            <w:tcBorders>
              <w:top w:val="nil"/>
              <w:left w:val="nil"/>
              <w:right w:val="nil"/>
            </w:tcBorders>
            <w:shd w:val="clear" w:color="auto" w:fill="auto"/>
            <w:vAlign w:val="center"/>
          </w:tcPr>
          <w:p w14:paraId="110FE4E9" w14:textId="77777777" w:rsidR="00D83C98" w:rsidRPr="001856CB" w:rsidRDefault="00D83C98" w:rsidP="005B494F">
            <w:pPr>
              <w:ind w:firstLine="0"/>
              <w:jc w:val="center"/>
              <w:rPr>
                <w:rFonts w:cstheme="minorHAnsi"/>
                <w:color w:val="000000"/>
              </w:rPr>
            </w:pPr>
            <w:r w:rsidRPr="001856CB">
              <w:rPr>
                <w:rFonts w:cstheme="minorHAnsi"/>
                <w:color w:val="000000"/>
              </w:rPr>
              <w:t>0.12</w:t>
            </w:r>
          </w:p>
        </w:tc>
        <w:tc>
          <w:tcPr>
            <w:tcW w:w="1106" w:type="dxa"/>
            <w:tcBorders>
              <w:top w:val="nil"/>
              <w:left w:val="nil"/>
              <w:right w:val="nil"/>
            </w:tcBorders>
            <w:shd w:val="clear" w:color="auto" w:fill="auto"/>
            <w:vAlign w:val="center"/>
          </w:tcPr>
          <w:p w14:paraId="29CD67EF" w14:textId="77777777" w:rsidR="00D83C98" w:rsidRPr="001856CB" w:rsidRDefault="00D83C98" w:rsidP="005B494F">
            <w:pPr>
              <w:ind w:firstLine="0"/>
              <w:jc w:val="center"/>
              <w:rPr>
                <w:rFonts w:cstheme="minorHAnsi"/>
                <w:color w:val="000000"/>
              </w:rPr>
            </w:pPr>
            <w:r w:rsidRPr="001856CB">
              <w:rPr>
                <w:rFonts w:cstheme="minorHAnsi"/>
                <w:color w:val="000000"/>
              </w:rPr>
              <w:t>0.02</w:t>
            </w:r>
          </w:p>
        </w:tc>
        <w:tc>
          <w:tcPr>
            <w:tcW w:w="1120" w:type="dxa"/>
            <w:tcBorders>
              <w:top w:val="nil"/>
              <w:left w:val="nil"/>
              <w:right w:val="nil"/>
            </w:tcBorders>
            <w:shd w:val="clear" w:color="auto" w:fill="auto"/>
            <w:vAlign w:val="center"/>
          </w:tcPr>
          <w:p w14:paraId="4818F286" w14:textId="77777777" w:rsidR="00D83C98" w:rsidRPr="001856CB" w:rsidRDefault="00D83C98" w:rsidP="005B494F">
            <w:pPr>
              <w:ind w:firstLine="0"/>
              <w:jc w:val="center"/>
              <w:rPr>
                <w:rFonts w:cstheme="minorHAnsi"/>
                <w:color w:val="000000"/>
              </w:rPr>
            </w:pPr>
            <w:r w:rsidRPr="001856CB">
              <w:rPr>
                <w:rFonts w:cstheme="minorHAnsi"/>
                <w:color w:val="000000"/>
              </w:rPr>
              <w:t>0.01</w:t>
            </w:r>
          </w:p>
        </w:tc>
        <w:tc>
          <w:tcPr>
            <w:tcW w:w="1106" w:type="dxa"/>
            <w:tcBorders>
              <w:top w:val="nil"/>
              <w:left w:val="nil"/>
              <w:right w:val="nil"/>
            </w:tcBorders>
            <w:shd w:val="clear" w:color="auto" w:fill="auto"/>
            <w:vAlign w:val="center"/>
          </w:tcPr>
          <w:p w14:paraId="001CC916" w14:textId="77777777" w:rsidR="00D83C98" w:rsidRPr="001856CB" w:rsidRDefault="00D83C98" w:rsidP="005B494F">
            <w:pPr>
              <w:ind w:firstLine="0"/>
              <w:jc w:val="center"/>
              <w:rPr>
                <w:rFonts w:cstheme="minorHAnsi"/>
                <w:color w:val="000000"/>
              </w:rPr>
            </w:pPr>
            <w:r w:rsidRPr="001856CB">
              <w:rPr>
                <w:rFonts w:cstheme="minorHAnsi"/>
                <w:color w:val="000000"/>
              </w:rPr>
              <w:t>0.06</w:t>
            </w:r>
          </w:p>
        </w:tc>
      </w:tr>
      <w:tr w:rsidR="00D83C98" w:rsidRPr="001856CB" w14:paraId="1F01F1E5" w14:textId="77777777" w:rsidTr="005B494F">
        <w:trPr>
          <w:trHeight w:val="300"/>
        </w:trPr>
        <w:tc>
          <w:tcPr>
            <w:tcW w:w="3067" w:type="dxa"/>
            <w:tcBorders>
              <w:top w:val="nil"/>
              <w:left w:val="nil"/>
              <w:bottom w:val="single" w:sz="4" w:space="0" w:color="auto"/>
              <w:right w:val="nil"/>
            </w:tcBorders>
            <w:shd w:val="clear" w:color="auto" w:fill="auto"/>
            <w:vAlign w:val="center"/>
            <w:hideMark/>
          </w:tcPr>
          <w:p w14:paraId="1FE688D4" w14:textId="77777777" w:rsidR="00D83C98" w:rsidRPr="001856CB" w:rsidRDefault="00D83C98" w:rsidP="005B494F">
            <w:pPr>
              <w:ind w:firstLine="0"/>
              <w:rPr>
                <w:rFonts w:eastAsia="Times New Roman" w:cstheme="minorHAnsi"/>
                <w:color w:val="000000"/>
              </w:rPr>
            </w:pPr>
            <w:proofErr w:type="spellStart"/>
            <w:r w:rsidRPr="001856CB">
              <w:rPr>
                <w:rFonts w:cstheme="minorHAnsi"/>
                <w:color w:val="000000"/>
              </w:rPr>
              <w:t>ethnicity</w:t>
            </w:r>
            <w:proofErr w:type="spellEnd"/>
          </w:p>
        </w:tc>
        <w:tc>
          <w:tcPr>
            <w:tcW w:w="1300" w:type="dxa"/>
            <w:tcBorders>
              <w:top w:val="nil"/>
              <w:left w:val="nil"/>
              <w:bottom w:val="single" w:sz="4" w:space="0" w:color="auto"/>
              <w:right w:val="nil"/>
            </w:tcBorders>
            <w:shd w:val="clear" w:color="auto" w:fill="auto"/>
            <w:vAlign w:val="center"/>
            <w:hideMark/>
          </w:tcPr>
          <w:p w14:paraId="6A1BE2E3" w14:textId="77777777" w:rsidR="00D83C98" w:rsidRPr="001856CB" w:rsidRDefault="00D83C98" w:rsidP="005B494F">
            <w:pPr>
              <w:ind w:firstLine="0"/>
              <w:jc w:val="center"/>
              <w:rPr>
                <w:rFonts w:eastAsia="Times New Roman" w:cstheme="minorHAnsi"/>
                <w:color w:val="000000"/>
              </w:rPr>
            </w:pPr>
            <w:r w:rsidRPr="001856CB">
              <w:rPr>
                <w:rFonts w:cstheme="minorHAnsi"/>
                <w:color w:val="000000"/>
              </w:rPr>
              <w:t>0.06</w:t>
            </w:r>
          </w:p>
        </w:tc>
        <w:tc>
          <w:tcPr>
            <w:tcW w:w="1280" w:type="dxa"/>
            <w:tcBorders>
              <w:top w:val="nil"/>
              <w:left w:val="nil"/>
              <w:bottom w:val="single" w:sz="4" w:space="0" w:color="auto"/>
              <w:right w:val="nil"/>
            </w:tcBorders>
            <w:shd w:val="clear" w:color="auto" w:fill="auto"/>
            <w:vAlign w:val="center"/>
            <w:hideMark/>
          </w:tcPr>
          <w:p w14:paraId="4ADC0F4E" w14:textId="77777777" w:rsidR="00D83C98" w:rsidRPr="001856CB" w:rsidRDefault="00D83C98" w:rsidP="005B494F">
            <w:pPr>
              <w:ind w:firstLine="0"/>
              <w:jc w:val="center"/>
              <w:rPr>
                <w:rFonts w:eastAsia="Times New Roman" w:cstheme="minorHAnsi"/>
                <w:color w:val="000000"/>
              </w:rPr>
            </w:pPr>
            <w:r w:rsidRPr="001856CB">
              <w:rPr>
                <w:rFonts w:cstheme="minorHAnsi"/>
                <w:color w:val="000000"/>
              </w:rPr>
              <w:t>0.05</w:t>
            </w:r>
          </w:p>
        </w:tc>
        <w:tc>
          <w:tcPr>
            <w:tcW w:w="1329" w:type="dxa"/>
            <w:tcBorders>
              <w:top w:val="nil"/>
              <w:left w:val="nil"/>
              <w:bottom w:val="single" w:sz="4" w:space="0" w:color="auto"/>
              <w:right w:val="nil"/>
            </w:tcBorders>
            <w:shd w:val="clear" w:color="auto" w:fill="auto"/>
            <w:vAlign w:val="center"/>
            <w:hideMark/>
          </w:tcPr>
          <w:p w14:paraId="7744124D" w14:textId="77777777" w:rsidR="00D83C98" w:rsidRPr="001856CB" w:rsidRDefault="00D83C98" w:rsidP="005B494F">
            <w:pPr>
              <w:ind w:firstLine="0"/>
              <w:jc w:val="center"/>
              <w:rPr>
                <w:rFonts w:eastAsia="Times New Roman" w:cstheme="minorHAnsi"/>
                <w:color w:val="000000"/>
              </w:rPr>
            </w:pPr>
            <w:r w:rsidRPr="001856CB">
              <w:rPr>
                <w:rFonts w:cstheme="minorHAnsi"/>
                <w:color w:val="000000"/>
              </w:rPr>
              <w:t>0.05</w:t>
            </w:r>
          </w:p>
        </w:tc>
        <w:tc>
          <w:tcPr>
            <w:tcW w:w="1458" w:type="dxa"/>
            <w:tcBorders>
              <w:top w:val="nil"/>
              <w:left w:val="nil"/>
              <w:bottom w:val="single" w:sz="4" w:space="0" w:color="auto"/>
              <w:right w:val="nil"/>
            </w:tcBorders>
            <w:shd w:val="clear" w:color="auto" w:fill="auto"/>
            <w:vAlign w:val="center"/>
            <w:hideMark/>
          </w:tcPr>
          <w:p w14:paraId="097F148E" w14:textId="77777777" w:rsidR="00D83C98" w:rsidRPr="001856CB" w:rsidRDefault="00D83C98" w:rsidP="005B494F">
            <w:pPr>
              <w:ind w:firstLine="0"/>
              <w:jc w:val="center"/>
              <w:rPr>
                <w:rFonts w:eastAsia="Times New Roman" w:cstheme="minorHAnsi"/>
                <w:color w:val="000000"/>
              </w:rPr>
            </w:pPr>
            <w:r w:rsidRPr="001856CB">
              <w:rPr>
                <w:rFonts w:cstheme="minorHAnsi"/>
                <w:color w:val="000000"/>
              </w:rPr>
              <w:t>0.08</w:t>
            </w:r>
          </w:p>
        </w:tc>
        <w:tc>
          <w:tcPr>
            <w:tcW w:w="1418" w:type="dxa"/>
            <w:tcBorders>
              <w:top w:val="nil"/>
              <w:left w:val="nil"/>
              <w:bottom w:val="single" w:sz="4" w:space="0" w:color="auto"/>
              <w:right w:val="nil"/>
            </w:tcBorders>
            <w:shd w:val="clear" w:color="auto" w:fill="auto"/>
            <w:vAlign w:val="center"/>
            <w:hideMark/>
          </w:tcPr>
          <w:p w14:paraId="6B44335F" w14:textId="77777777" w:rsidR="00D83C98" w:rsidRPr="001856CB" w:rsidRDefault="00D83C98" w:rsidP="005B494F">
            <w:pPr>
              <w:ind w:firstLine="0"/>
              <w:jc w:val="center"/>
              <w:rPr>
                <w:rFonts w:eastAsia="Times New Roman" w:cstheme="minorHAnsi"/>
                <w:color w:val="000000"/>
              </w:rPr>
            </w:pPr>
            <w:r w:rsidRPr="001856CB">
              <w:rPr>
                <w:rFonts w:cstheme="minorHAnsi"/>
                <w:color w:val="000000"/>
              </w:rPr>
              <w:t>0.02</w:t>
            </w:r>
          </w:p>
        </w:tc>
        <w:tc>
          <w:tcPr>
            <w:tcW w:w="1417" w:type="dxa"/>
            <w:tcBorders>
              <w:top w:val="nil"/>
              <w:left w:val="nil"/>
              <w:bottom w:val="single" w:sz="4" w:space="0" w:color="auto"/>
              <w:right w:val="nil"/>
            </w:tcBorders>
            <w:shd w:val="clear" w:color="auto" w:fill="auto"/>
            <w:vAlign w:val="center"/>
            <w:hideMark/>
          </w:tcPr>
          <w:p w14:paraId="3273AEA9" w14:textId="77777777" w:rsidR="00D83C98" w:rsidRPr="001856CB" w:rsidRDefault="00D83C98" w:rsidP="005B494F">
            <w:pPr>
              <w:ind w:firstLine="0"/>
              <w:jc w:val="center"/>
              <w:rPr>
                <w:rFonts w:eastAsia="Times New Roman" w:cstheme="minorHAnsi"/>
                <w:color w:val="000000"/>
              </w:rPr>
            </w:pPr>
            <w:r w:rsidRPr="001856CB">
              <w:rPr>
                <w:rFonts w:cstheme="minorHAnsi"/>
                <w:color w:val="000000"/>
              </w:rPr>
              <w:t>-0.07</w:t>
            </w:r>
          </w:p>
        </w:tc>
        <w:tc>
          <w:tcPr>
            <w:tcW w:w="1106" w:type="dxa"/>
            <w:tcBorders>
              <w:top w:val="nil"/>
              <w:left w:val="nil"/>
              <w:bottom w:val="single" w:sz="4" w:space="0" w:color="auto"/>
              <w:right w:val="nil"/>
            </w:tcBorders>
            <w:shd w:val="clear" w:color="auto" w:fill="auto"/>
            <w:vAlign w:val="center"/>
            <w:hideMark/>
          </w:tcPr>
          <w:p w14:paraId="1B0059A5" w14:textId="77777777" w:rsidR="00D83C98" w:rsidRPr="001856CB" w:rsidRDefault="00D83C98" w:rsidP="005B494F">
            <w:pPr>
              <w:ind w:firstLine="0"/>
              <w:jc w:val="center"/>
              <w:rPr>
                <w:rFonts w:eastAsia="Times New Roman" w:cstheme="minorHAnsi"/>
                <w:color w:val="000000"/>
              </w:rPr>
            </w:pPr>
            <w:r w:rsidRPr="001856CB">
              <w:rPr>
                <w:rFonts w:cstheme="minorHAnsi"/>
                <w:color w:val="000000"/>
              </w:rPr>
              <w:t>0.09</w:t>
            </w:r>
          </w:p>
        </w:tc>
        <w:tc>
          <w:tcPr>
            <w:tcW w:w="1120" w:type="dxa"/>
            <w:tcBorders>
              <w:top w:val="nil"/>
              <w:left w:val="nil"/>
              <w:bottom w:val="single" w:sz="4" w:space="0" w:color="auto"/>
              <w:right w:val="nil"/>
            </w:tcBorders>
            <w:shd w:val="clear" w:color="auto" w:fill="auto"/>
            <w:vAlign w:val="center"/>
            <w:hideMark/>
          </w:tcPr>
          <w:p w14:paraId="777BD705" w14:textId="77777777" w:rsidR="00D83C98" w:rsidRPr="001856CB" w:rsidRDefault="00D83C98" w:rsidP="005B494F">
            <w:pPr>
              <w:ind w:firstLine="0"/>
              <w:jc w:val="center"/>
              <w:rPr>
                <w:rFonts w:eastAsia="Times New Roman" w:cstheme="minorHAnsi"/>
                <w:color w:val="000000"/>
              </w:rPr>
            </w:pPr>
            <w:r w:rsidRPr="001856CB">
              <w:rPr>
                <w:rFonts w:cstheme="minorHAnsi"/>
                <w:color w:val="000000"/>
              </w:rPr>
              <w:t>0.02</w:t>
            </w:r>
          </w:p>
        </w:tc>
        <w:tc>
          <w:tcPr>
            <w:tcW w:w="1106" w:type="dxa"/>
            <w:tcBorders>
              <w:top w:val="nil"/>
              <w:left w:val="nil"/>
              <w:bottom w:val="single" w:sz="4" w:space="0" w:color="auto"/>
              <w:right w:val="nil"/>
            </w:tcBorders>
            <w:shd w:val="clear" w:color="auto" w:fill="auto"/>
            <w:vAlign w:val="center"/>
            <w:hideMark/>
          </w:tcPr>
          <w:p w14:paraId="64F4D0FA" w14:textId="77777777" w:rsidR="00D83C98" w:rsidRPr="001856CB" w:rsidRDefault="00D83C98" w:rsidP="005B494F">
            <w:pPr>
              <w:ind w:firstLine="0"/>
              <w:jc w:val="center"/>
              <w:rPr>
                <w:rFonts w:eastAsia="Times New Roman" w:cstheme="minorHAnsi"/>
                <w:color w:val="000000"/>
              </w:rPr>
            </w:pPr>
            <w:r w:rsidRPr="001856CB">
              <w:rPr>
                <w:rFonts w:cstheme="minorHAnsi"/>
                <w:color w:val="000000"/>
              </w:rPr>
              <w:t>0.04</w:t>
            </w:r>
          </w:p>
        </w:tc>
      </w:tr>
    </w:tbl>
    <w:p w14:paraId="28A9A753" w14:textId="77777777" w:rsidR="00D83C98" w:rsidRDefault="00D83C98" w:rsidP="00D83C98">
      <w:pPr>
        <w:ind w:firstLine="0"/>
      </w:pPr>
    </w:p>
    <w:p w14:paraId="0F84D96C" w14:textId="77777777" w:rsidR="00D83C98" w:rsidRDefault="00D83C98" w:rsidP="00D83C98">
      <w:pPr>
        <w:spacing w:after="160" w:line="259" w:lineRule="auto"/>
        <w:ind w:firstLine="0"/>
      </w:pPr>
      <w:r>
        <w:br w:type="page"/>
      </w:r>
    </w:p>
    <w:p w14:paraId="7695B589" w14:textId="77777777" w:rsidR="00D83C98" w:rsidRDefault="00D83C98" w:rsidP="00D83C98">
      <w:pPr>
        <w:ind w:firstLine="0"/>
        <w:sectPr w:rsidR="00D83C98" w:rsidSect="005B494F">
          <w:pgSz w:w="16838" w:h="11906" w:orient="landscape"/>
          <w:pgMar w:top="1418" w:right="1418" w:bottom="1276" w:left="1418" w:header="709" w:footer="709" w:gutter="0"/>
          <w:cols w:space="708"/>
          <w:docGrid w:linePitch="360"/>
        </w:sectPr>
      </w:pPr>
    </w:p>
    <w:p w14:paraId="6862368A" w14:textId="77777777" w:rsidR="00D83C98" w:rsidRDefault="00D83C98" w:rsidP="00D83C98">
      <w:pPr>
        <w:spacing w:line="480" w:lineRule="auto"/>
        <w:ind w:firstLine="0"/>
        <w:jc w:val="both"/>
        <w:rPr>
          <w:iCs/>
          <w:lang w:val="en-GB"/>
        </w:rPr>
      </w:pPr>
    </w:p>
    <w:tbl>
      <w:tblPr>
        <w:tblW w:w="10400" w:type="dxa"/>
        <w:tblInd w:w="-284" w:type="dxa"/>
        <w:tblCellMar>
          <w:left w:w="70" w:type="dxa"/>
          <w:right w:w="70" w:type="dxa"/>
        </w:tblCellMar>
        <w:tblLook w:val="04A0" w:firstRow="1" w:lastRow="0" w:firstColumn="1" w:lastColumn="0" w:noHBand="0" w:noVBand="1"/>
      </w:tblPr>
      <w:tblGrid>
        <w:gridCol w:w="4640"/>
        <w:gridCol w:w="960"/>
        <w:gridCol w:w="960"/>
        <w:gridCol w:w="960"/>
        <w:gridCol w:w="960"/>
        <w:gridCol w:w="960"/>
        <w:gridCol w:w="960"/>
      </w:tblGrid>
      <w:tr w:rsidR="00D83C98" w:rsidRPr="00DA78C5" w14:paraId="31FFCC25" w14:textId="77777777" w:rsidTr="005B494F">
        <w:trPr>
          <w:trHeight w:val="315"/>
        </w:trPr>
        <w:tc>
          <w:tcPr>
            <w:tcW w:w="10400" w:type="dxa"/>
            <w:gridSpan w:val="7"/>
            <w:tcBorders>
              <w:top w:val="nil"/>
              <w:left w:val="nil"/>
              <w:bottom w:val="single" w:sz="8" w:space="0" w:color="auto"/>
              <w:right w:val="nil"/>
            </w:tcBorders>
            <w:shd w:val="clear" w:color="auto" w:fill="auto"/>
            <w:noWrap/>
            <w:vAlign w:val="center"/>
            <w:hideMark/>
          </w:tcPr>
          <w:p w14:paraId="1AD32A05" w14:textId="77777777" w:rsidR="00D83C98" w:rsidRPr="00A83D6E" w:rsidRDefault="00D83C98" w:rsidP="005B494F">
            <w:pPr>
              <w:ind w:firstLine="0"/>
              <w:rPr>
                <w:rFonts w:ascii="Calibri" w:eastAsia="Times New Roman" w:hAnsi="Calibri" w:cs="Calibri"/>
                <w:b/>
                <w:bCs/>
                <w:color w:val="000000"/>
                <w:lang w:val="en-GB" w:eastAsia="nl-NL"/>
              </w:rPr>
            </w:pPr>
            <w:r w:rsidRPr="00A83D6E">
              <w:rPr>
                <w:rFonts w:ascii="Calibri" w:eastAsia="Times New Roman" w:hAnsi="Calibri" w:cs="Calibri"/>
                <w:b/>
                <w:bCs/>
                <w:color w:val="000000"/>
                <w:lang w:val="en-GB" w:eastAsia="nl-NL"/>
              </w:rPr>
              <w:t xml:space="preserve">Table </w:t>
            </w:r>
            <w:r>
              <w:rPr>
                <w:rFonts w:ascii="Calibri" w:eastAsia="Times New Roman" w:hAnsi="Calibri" w:cs="Calibri"/>
                <w:b/>
                <w:bCs/>
                <w:color w:val="000000"/>
                <w:lang w:val="en-GB" w:eastAsia="nl-NL"/>
              </w:rPr>
              <w:t>3</w:t>
            </w:r>
            <w:r w:rsidRPr="00A83D6E">
              <w:rPr>
                <w:rFonts w:ascii="Calibri" w:eastAsia="Times New Roman" w:hAnsi="Calibri" w:cs="Calibri"/>
                <w:b/>
                <w:bCs/>
                <w:color w:val="000000"/>
                <w:lang w:val="en-GB" w:eastAsia="nl-NL"/>
              </w:rPr>
              <w:t xml:space="preserve">. </w:t>
            </w:r>
            <w:r w:rsidRPr="00A83D6E">
              <w:rPr>
                <w:rFonts w:ascii="Calibri" w:eastAsia="Times New Roman" w:hAnsi="Calibri" w:cs="Calibri"/>
                <w:color w:val="000000"/>
                <w:lang w:val="en-GB" w:eastAsia="nl-NL"/>
              </w:rPr>
              <w:t xml:space="preserve">Multiplex </w:t>
            </w:r>
            <w:proofErr w:type="spellStart"/>
            <w:r w:rsidRPr="00A83D6E">
              <w:rPr>
                <w:rFonts w:ascii="Calibri" w:eastAsia="Times New Roman" w:hAnsi="Calibri" w:cs="Calibri"/>
                <w:color w:val="000000"/>
                <w:lang w:val="en-GB" w:eastAsia="nl-NL"/>
              </w:rPr>
              <w:t>RSiena</w:t>
            </w:r>
            <w:proofErr w:type="spellEnd"/>
            <w:r w:rsidRPr="00A83D6E">
              <w:rPr>
                <w:rFonts w:ascii="Calibri" w:eastAsia="Times New Roman" w:hAnsi="Calibri" w:cs="Calibri"/>
                <w:color w:val="000000"/>
                <w:lang w:val="en-GB" w:eastAsia="nl-NL"/>
              </w:rPr>
              <w:t xml:space="preserve"> model to predict twitter relations among (147) Dutch MPs in 2017: summary of main results from Model 1, 2</w:t>
            </w:r>
            <w:r>
              <w:rPr>
                <w:rFonts w:ascii="Calibri" w:eastAsia="Times New Roman" w:hAnsi="Calibri" w:cs="Calibri"/>
                <w:color w:val="000000"/>
                <w:lang w:val="en-GB" w:eastAsia="nl-NL"/>
              </w:rPr>
              <w:t>, 3</w:t>
            </w:r>
            <w:r w:rsidRPr="00A83D6E">
              <w:rPr>
                <w:rFonts w:ascii="Calibri" w:eastAsia="Times New Roman" w:hAnsi="Calibri" w:cs="Calibri"/>
                <w:color w:val="000000"/>
                <w:lang w:val="en-GB" w:eastAsia="nl-NL"/>
              </w:rPr>
              <w:t xml:space="preserve"> and </w:t>
            </w:r>
            <w:r>
              <w:rPr>
                <w:rFonts w:ascii="Calibri" w:eastAsia="Times New Roman" w:hAnsi="Calibri" w:cs="Calibri"/>
                <w:color w:val="000000"/>
                <w:lang w:val="en-GB" w:eastAsia="nl-NL"/>
              </w:rPr>
              <w:t>4</w:t>
            </w:r>
          </w:p>
        </w:tc>
      </w:tr>
      <w:tr w:rsidR="00D83C98" w:rsidRPr="00A83D6E" w14:paraId="4D810080" w14:textId="77777777" w:rsidTr="005B494F">
        <w:trPr>
          <w:trHeight w:val="300"/>
        </w:trPr>
        <w:tc>
          <w:tcPr>
            <w:tcW w:w="4640" w:type="dxa"/>
            <w:tcBorders>
              <w:top w:val="nil"/>
              <w:left w:val="nil"/>
              <w:bottom w:val="nil"/>
              <w:right w:val="nil"/>
            </w:tcBorders>
            <w:shd w:val="clear" w:color="auto" w:fill="auto"/>
            <w:noWrap/>
            <w:vAlign w:val="bottom"/>
            <w:hideMark/>
          </w:tcPr>
          <w:p w14:paraId="3D478879" w14:textId="77777777" w:rsidR="00D83C98" w:rsidRPr="00A83D6E" w:rsidRDefault="00D83C98" w:rsidP="005B494F">
            <w:pPr>
              <w:ind w:firstLine="0"/>
              <w:rPr>
                <w:rFonts w:ascii="Calibri" w:eastAsia="Times New Roman" w:hAnsi="Calibri" w:cs="Calibri"/>
                <w:b/>
                <w:bCs/>
                <w:color w:val="000000"/>
                <w:lang w:val="en-GB" w:eastAsia="nl-NL"/>
              </w:rPr>
            </w:pPr>
          </w:p>
        </w:tc>
        <w:tc>
          <w:tcPr>
            <w:tcW w:w="960" w:type="dxa"/>
            <w:tcBorders>
              <w:top w:val="nil"/>
              <w:left w:val="nil"/>
              <w:bottom w:val="nil"/>
              <w:right w:val="nil"/>
            </w:tcBorders>
            <w:shd w:val="clear" w:color="auto" w:fill="auto"/>
            <w:noWrap/>
            <w:vAlign w:val="center"/>
            <w:hideMark/>
          </w:tcPr>
          <w:p w14:paraId="7C4B6C69" w14:textId="77777777" w:rsidR="00D83C98" w:rsidRPr="00A83D6E" w:rsidRDefault="00D83C98" w:rsidP="005B494F">
            <w:pPr>
              <w:ind w:firstLine="0"/>
              <w:jc w:val="center"/>
              <w:rPr>
                <w:rFonts w:ascii="Calibri" w:eastAsia="Times New Roman" w:hAnsi="Calibri" w:cs="Calibri"/>
                <w:color w:val="000000"/>
                <w:lang w:eastAsia="nl-NL"/>
              </w:rPr>
            </w:pPr>
            <w:r w:rsidRPr="00A83D6E">
              <w:rPr>
                <w:rFonts w:ascii="Calibri" w:eastAsia="Times New Roman" w:hAnsi="Calibri" w:cs="Calibri"/>
                <w:color w:val="000000"/>
                <w:lang w:eastAsia="nl-NL"/>
              </w:rPr>
              <w:t>b</w:t>
            </w:r>
          </w:p>
        </w:tc>
        <w:tc>
          <w:tcPr>
            <w:tcW w:w="960" w:type="dxa"/>
            <w:tcBorders>
              <w:top w:val="nil"/>
              <w:left w:val="nil"/>
              <w:bottom w:val="nil"/>
              <w:right w:val="nil"/>
            </w:tcBorders>
            <w:shd w:val="clear" w:color="auto" w:fill="auto"/>
            <w:noWrap/>
            <w:vAlign w:val="center"/>
            <w:hideMark/>
          </w:tcPr>
          <w:p w14:paraId="748AEBE8" w14:textId="77777777" w:rsidR="00D83C98" w:rsidRPr="00A83D6E" w:rsidRDefault="00D83C98" w:rsidP="005B494F">
            <w:pPr>
              <w:ind w:firstLine="0"/>
              <w:jc w:val="center"/>
              <w:rPr>
                <w:rFonts w:ascii="Calibri" w:eastAsia="Times New Roman" w:hAnsi="Calibri" w:cs="Calibri"/>
                <w:color w:val="000000"/>
                <w:lang w:eastAsia="nl-NL"/>
              </w:rPr>
            </w:pPr>
            <w:r w:rsidRPr="00A83D6E">
              <w:rPr>
                <w:rFonts w:ascii="Calibri" w:eastAsia="Times New Roman" w:hAnsi="Calibri" w:cs="Calibri"/>
                <w:color w:val="000000"/>
                <w:lang w:eastAsia="nl-NL"/>
              </w:rPr>
              <w:t>se</w:t>
            </w:r>
          </w:p>
        </w:tc>
        <w:tc>
          <w:tcPr>
            <w:tcW w:w="960" w:type="dxa"/>
            <w:tcBorders>
              <w:top w:val="nil"/>
              <w:left w:val="nil"/>
              <w:bottom w:val="nil"/>
              <w:right w:val="nil"/>
            </w:tcBorders>
            <w:shd w:val="clear" w:color="auto" w:fill="auto"/>
            <w:noWrap/>
            <w:vAlign w:val="center"/>
            <w:hideMark/>
          </w:tcPr>
          <w:p w14:paraId="1089158D" w14:textId="77777777" w:rsidR="00D83C98" w:rsidRPr="00A83D6E" w:rsidRDefault="00D83C98" w:rsidP="005B494F">
            <w:pPr>
              <w:ind w:firstLine="0"/>
              <w:jc w:val="center"/>
              <w:rPr>
                <w:rFonts w:ascii="Calibri" w:eastAsia="Times New Roman" w:hAnsi="Calibri" w:cs="Calibri"/>
                <w:color w:val="000000"/>
                <w:lang w:eastAsia="nl-NL"/>
              </w:rPr>
            </w:pPr>
            <w:r w:rsidRPr="00A83D6E">
              <w:rPr>
                <w:rFonts w:ascii="Calibri" w:eastAsia="Times New Roman" w:hAnsi="Calibri" w:cs="Calibri"/>
                <w:color w:val="000000"/>
                <w:lang w:eastAsia="nl-NL"/>
              </w:rPr>
              <w:t>b</w:t>
            </w:r>
          </w:p>
        </w:tc>
        <w:tc>
          <w:tcPr>
            <w:tcW w:w="960" w:type="dxa"/>
            <w:tcBorders>
              <w:top w:val="nil"/>
              <w:left w:val="nil"/>
              <w:bottom w:val="nil"/>
              <w:right w:val="nil"/>
            </w:tcBorders>
            <w:shd w:val="clear" w:color="auto" w:fill="auto"/>
            <w:noWrap/>
            <w:vAlign w:val="center"/>
            <w:hideMark/>
          </w:tcPr>
          <w:p w14:paraId="760C75D8" w14:textId="77777777" w:rsidR="00D83C98" w:rsidRPr="00A83D6E" w:rsidRDefault="00D83C98" w:rsidP="005B494F">
            <w:pPr>
              <w:ind w:firstLine="0"/>
              <w:jc w:val="center"/>
              <w:rPr>
                <w:rFonts w:ascii="Calibri" w:eastAsia="Times New Roman" w:hAnsi="Calibri" w:cs="Calibri"/>
                <w:color w:val="000000"/>
                <w:lang w:eastAsia="nl-NL"/>
              </w:rPr>
            </w:pPr>
            <w:r w:rsidRPr="00A83D6E">
              <w:rPr>
                <w:rFonts w:ascii="Calibri" w:eastAsia="Times New Roman" w:hAnsi="Calibri" w:cs="Calibri"/>
                <w:color w:val="000000"/>
                <w:lang w:eastAsia="nl-NL"/>
              </w:rPr>
              <w:t>se</w:t>
            </w:r>
          </w:p>
        </w:tc>
        <w:tc>
          <w:tcPr>
            <w:tcW w:w="960" w:type="dxa"/>
            <w:tcBorders>
              <w:top w:val="nil"/>
              <w:left w:val="nil"/>
              <w:bottom w:val="nil"/>
              <w:right w:val="nil"/>
            </w:tcBorders>
            <w:shd w:val="clear" w:color="auto" w:fill="auto"/>
            <w:noWrap/>
            <w:vAlign w:val="center"/>
            <w:hideMark/>
          </w:tcPr>
          <w:p w14:paraId="5711E570" w14:textId="77777777" w:rsidR="00D83C98" w:rsidRPr="00A83D6E" w:rsidRDefault="00D83C98" w:rsidP="005B494F">
            <w:pPr>
              <w:ind w:firstLine="0"/>
              <w:jc w:val="center"/>
              <w:rPr>
                <w:rFonts w:ascii="Calibri" w:eastAsia="Times New Roman" w:hAnsi="Calibri" w:cs="Calibri"/>
                <w:color w:val="000000"/>
                <w:lang w:eastAsia="nl-NL"/>
              </w:rPr>
            </w:pPr>
            <w:r w:rsidRPr="00A83D6E">
              <w:rPr>
                <w:rFonts w:ascii="Calibri" w:eastAsia="Times New Roman" w:hAnsi="Calibri" w:cs="Calibri"/>
                <w:color w:val="000000"/>
                <w:lang w:eastAsia="nl-NL"/>
              </w:rPr>
              <w:t>b</w:t>
            </w:r>
          </w:p>
        </w:tc>
        <w:tc>
          <w:tcPr>
            <w:tcW w:w="960" w:type="dxa"/>
            <w:tcBorders>
              <w:top w:val="nil"/>
              <w:left w:val="nil"/>
              <w:bottom w:val="nil"/>
              <w:right w:val="nil"/>
            </w:tcBorders>
            <w:shd w:val="clear" w:color="auto" w:fill="auto"/>
            <w:noWrap/>
            <w:vAlign w:val="center"/>
            <w:hideMark/>
          </w:tcPr>
          <w:p w14:paraId="649BF132" w14:textId="77777777" w:rsidR="00D83C98" w:rsidRPr="00A83D6E" w:rsidRDefault="00D83C98" w:rsidP="005B494F">
            <w:pPr>
              <w:ind w:firstLine="0"/>
              <w:jc w:val="center"/>
              <w:rPr>
                <w:rFonts w:ascii="Calibri" w:eastAsia="Times New Roman" w:hAnsi="Calibri" w:cs="Calibri"/>
                <w:color w:val="000000"/>
                <w:lang w:eastAsia="nl-NL"/>
              </w:rPr>
            </w:pPr>
            <w:r w:rsidRPr="00A83D6E">
              <w:rPr>
                <w:rFonts w:ascii="Calibri" w:eastAsia="Times New Roman" w:hAnsi="Calibri" w:cs="Calibri"/>
                <w:color w:val="000000"/>
                <w:lang w:eastAsia="nl-NL"/>
              </w:rPr>
              <w:t>se</w:t>
            </w:r>
          </w:p>
        </w:tc>
      </w:tr>
      <w:tr w:rsidR="00D83C98" w:rsidRPr="00A83D6E" w14:paraId="78249D97" w14:textId="77777777" w:rsidTr="005B494F">
        <w:trPr>
          <w:trHeight w:val="300"/>
        </w:trPr>
        <w:tc>
          <w:tcPr>
            <w:tcW w:w="4640" w:type="dxa"/>
            <w:tcBorders>
              <w:top w:val="nil"/>
              <w:left w:val="nil"/>
              <w:bottom w:val="single" w:sz="4" w:space="0" w:color="auto"/>
              <w:right w:val="nil"/>
            </w:tcBorders>
            <w:shd w:val="clear" w:color="auto" w:fill="auto"/>
            <w:noWrap/>
            <w:vAlign w:val="center"/>
            <w:hideMark/>
          </w:tcPr>
          <w:p w14:paraId="68FD1992" w14:textId="77777777" w:rsidR="00D83C98" w:rsidRPr="00A83D6E" w:rsidRDefault="00D83C98" w:rsidP="005B494F">
            <w:pPr>
              <w:ind w:firstLine="0"/>
              <w:rPr>
                <w:rFonts w:ascii="Calibri" w:eastAsia="Times New Roman" w:hAnsi="Calibri" w:cs="Calibri"/>
                <w:color w:val="000000"/>
                <w:lang w:eastAsia="nl-NL"/>
              </w:rPr>
            </w:pPr>
            <w:r w:rsidRPr="00A83D6E">
              <w:rPr>
                <w:rFonts w:ascii="Calibri" w:eastAsia="Times New Roman" w:hAnsi="Calibri" w:cs="Calibri"/>
                <w:color w:val="000000"/>
                <w:lang w:eastAsia="nl-NL"/>
              </w:rPr>
              <w:t> </w:t>
            </w:r>
          </w:p>
        </w:tc>
        <w:tc>
          <w:tcPr>
            <w:tcW w:w="1920" w:type="dxa"/>
            <w:gridSpan w:val="2"/>
            <w:tcBorders>
              <w:top w:val="nil"/>
              <w:left w:val="nil"/>
              <w:bottom w:val="single" w:sz="4" w:space="0" w:color="auto"/>
              <w:right w:val="nil"/>
            </w:tcBorders>
            <w:shd w:val="clear" w:color="auto" w:fill="auto"/>
            <w:noWrap/>
            <w:vAlign w:val="center"/>
            <w:hideMark/>
          </w:tcPr>
          <w:p w14:paraId="50CAE588" w14:textId="77777777" w:rsidR="00D83C98" w:rsidRPr="00A83D6E" w:rsidRDefault="00D83C98" w:rsidP="005B494F">
            <w:pPr>
              <w:ind w:firstLine="0"/>
              <w:jc w:val="center"/>
              <w:rPr>
                <w:rFonts w:ascii="Calibri" w:eastAsia="Times New Roman" w:hAnsi="Calibri" w:cs="Calibri"/>
                <w:i/>
                <w:iCs/>
                <w:color w:val="000000"/>
                <w:lang w:eastAsia="nl-NL"/>
              </w:rPr>
            </w:pPr>
            <w:proofErr w:type="spellStart"/>
            <w:r w:rsidRPr="00A83D6E">
              <w:rPr>
                <w:rFonts w:ascii="Calibri" w:eastAsia="Times New Roman" w:hAnsi="Calibri" w:cs="Calibri"/>
                <w:i/>
                <w:iCs/>
                <w:color w:val="000000"/>
                <w:lang w:eastAsia="nl-NL"/>
              </w:rPr>
              <w:t>following</w:t>
            </w:r>
            <w:proofErr w:type="spellEnd"/>
          </w:p>
        </w:tc>
        <w:tc>
          <w:tcPr>
            <w:tcW w:w="1920" w:type="dxa"/>
            <w:gridSpan w:val="2"/>
            <w:tcBorders>
              <w:top w:val="nil"/>
              <w:left w:val="nil"/>
              <w:bottom w:val="single" w:sz="4" w:space="0" w:color="auto"/>
              <w:right w:val="nil"/>
            </w:tcBorders>
            <w:shd w:val="clear" w:color="auto" w:fill="auto"/>
            <w:vAlign w:val="center"/>
            <w:hideMark/>
          </w:tcPr>
          <w:p w14:paraId="12D4770A" w14:textId="77777777" w:rsidR="00D83C98" w:rsidRPr="00A83D6E" w:rsidRDefault="00D83C98" w:rsidP="005B494F">
            <w:pPr>
              <w:ind w:firstLine="0"/>
              <w:jc w:val="center"/>
              <w:rPr>
                <w:rFonts w:ascii="Calibri" w:eastAsia="Times New Roman" w:hAnsi="Calibri" w:cs="Calibri"/>
                <w:i/>
                <w:iCs/>
                <w:color w:val="000000"/>
                <w:lang w:eastAsia="nl-NL"/>
              </w:rPr>
            </w:pPr>
            <w:r w:rsidRPr="00A83D6E">
              <w:rPr>
                <w:rFonts w:ascii="Calibri" w:eastAsia="Times New Roman" w:hAnsi="Calibri" w:cs="Calibri"/>
                <w:i/>
                <w:iCs/>
                <w:color w:val="000000"/>
                <w:lang w:eastAsia="nl-NL"/>
              </w:rPr>
              <w:t>@-mentions</w:t>
            </w:r>
          </w:p>
        </w:tc>
        <w:tc>
          <w:tcPr>
            <w:tcW w:w="1920" w:type="dxa"/>
            <w:gridSpan w:val="2"/>
            <w:tcBorders>
              <w:top w:val="nil"/>
              <w:left w:val="nil"/>
              <w:bottom w:val="single" w:sz="4" w:space="0" w:color="auto"/>
              <w:right w:val="nil"/>
            </w:tcBorders>
            <w:shd w:val="clear" w:color="auto" w:fill="auto"/>
            <w:vAlign w:val="center"/>
            <w:hideMark/>
          </w:tcPr>
          <w:p w14:paraId="7BE76BEF" w14:textId="77777777" w:rsidR="00D83C98" w:rsidRPr="00A83D6E" w:rsidRDefault="00D83C98" w:rsidP="005B494F">
            <w:pPr>
              <w:ind w:firstLine="0"/>
              <w:jc w:val="center"/>
              <w:rPr>
                <w:rFonts w:ascii="Calibri" w:eastAsia="Times New Roman" w:hAnsi="Calibri" w:cs="Calibri"/>
                <w:i/>
                <w:iCs/>
                <w:color w:val="000000"/>
                <w:lang w:eastAsia="nl-NL"/>
              </w:rPr>
            </w:pPr>
            <w:proofErr w:type="spellStart"/>
            <w:r w:rsidRPr="00A83D6E">
              <w:rPr>
                <w:rFonts w:ascii="Calibri" w:eastAsia="Times New Roman" w:hAnsi="Calibri" w:cs="Calibri"/>
                <w:i/>
                <w:iCs/>
                <w:color w:val="000000"/>
                <w:lang w:eastAsia="nl-NL"/>
              </w:rPr>
              <w:t>retweets</w:t>
            </w:r>
            <w:proofErr w:type="spellEnd"/>
          </w:p>
        </w:tc>
      </w:tr>
      <w:tr w:rsidR="00D83C98" w:rsidRPr="00A83D6E" w14:paraId="05235B9F" w14:textId="77777777" w:rsidTr="005B494F">
        <w:trPr>
          <w:trHeight w:val="300"/>
        </w:trPr>
        <w:tc>
          <w:tcPr>
            <w:tcW w:w="4640" w:type="dxa"/>
            <w:tcBorders>
              <w:top w:val="nil"/>
              <w:left w:val="nil"/>
              <w:bottom w:val="nil"/>
              <w:right w:val="nil"/>
            </w:tcBorders>
            <w:shd w:val="clear" w:color="auto" w:fill="auto"/>
            <w:noWrap/>
            <w:vAlign w:val="bottom"/>
            <w:hideMark/>
          </w:tcPr>
          <w:p w14:paraId="2FBEAE1B" w14:textId="77777777" w:rsidR="00D83C98" w:rsidRPr="00A83D6E" w:rsidRDefault="00D83C98" w:rsidP="005B494F">
            <w:pPr>
              <w:ind w:firstLine="0"/>
              <w:jc w:val="center"/>
              <w:rPr>
                <w:rFonts w:ascii="Calibri" w:eastAsia="Times New Roman" w:hAnsi="Calibri" w:cs="Calibri"/>
                <w:i/>
                <w:iCs/>
                <w:color w:val="000000"/>
                <w:lang w:eastAsia="nl-NL"/>
              </w:rPr>
            </w:pPr>
          </w:p>
        </w:tc>
        <w:tc>
          <w:tcPr>
            <w:tcW w:w="5760" w:type="dxa"/>
            <w:gridSpan w:val="6"/>
            <w:tcBorders>
              <w:top w:val="nil"/>
              <w:left w:val="nil"/>
              <w:bottom w:val="nil"/>
              <w:right w:val="nil"/>
            </w:tcBorders>
            <w:shd w:val="clear" w:color="auto" w:fill="auto"/>
            <w:noWrap/>
            <w:vAlign w:val="center"/>
            <w:hideMark/>
          </w:tcPr>
          <w:p w14:paraId="412A0C36" w14:textId="77777777" w:rsidR="00D83C98" w:rsidRPr="00A83D6E" w:rsidRDefault="00D83C98" w:rsidP="005B494F">
            <w:pPr>
              <w:ind w:firstLine="0"/>
              <w:jc w:val="center"/>
              <w:rPr>
                <w:rFonts w:ascii="Calibri" w:eastAsia="Times New Roman" w:hAnsi="Calibri" w:cs="Calibri"/>
                <w:i/>
                <w:iCs/>
                <w:color w:val="000000"/>
                <w:lang w:eastAsia="nl-NL"/>
              </w:rPr>
            </w:pPr>
            <w:r w:rsidRPr="00A83D6E">
              <w:rPr>
                <w:rFonts w:ascii="Calibri" w:eastAsia="Times New Roman" w:hAnsi="Calibri" w:cs="Calibri"/>
                <w:i/>
                <w:iCs/>
                <w:color w:val="000000"/>
                <w:lang w:eastAsia="nl-NL"/>
              </w:rPr>
              <w:t>Model 1</w:t>
            </w:r>
          </w:p>
        </w:tc>
      </w:tr>
      <w:tr w:rsidR="00D83C98" w:rsidRPr="00A83D6E" w14:paraId="0E7CB22B" w14:textId="77777777" w:rsidTr="005B494F">
        <w:trPr>
          <w:trHeight w:val="300"/>
        </w:trPr>
        <w:tc>
          <w:tcPr>
            <w:tcW w:w="4640" w:type="dxa"/>
            <w:tcBorders>
              <w:top w:val="nil"/>
              <w:left w:val="nil"/>
              <w:bottom w:val="single" w:sz="4" w:space="0" w:color="auto"/>
              <w:right w:val="nil"/>
            </w:tcBorders>
            <w:shd w:val="clear" w:color="auto" w:fill="auto"/>
            <w:vAlign w:val="center"/>
            <w:hideMark/>
          </w:tcPr>
          <w:p w14:paraId="387E9ABC" w14:textId="77777777" w:rsidR="00D83C98" w:rsidRPr="00A83D6E" w:rsidRDefault="00D83C98" w:rsidP="005B494F">
            <w:pPr>
              <w:ind w:firstLine="0"/>
              <w:rPr>
                <w:rFonts w:ascii="Calibri" w:eastAsia="Times New Roman" w:hAnsi="Calibri" w:cs="Calibri"/>
                <w:color w:val="000000"/>
                <w:lang w:eastAsia="nl-NL"/>
              </w:rPr>
            </w:pPr>
            <w:proofErr w:type="spellStart"/>
            <w:r w:rsidRPr="00A83D6E">
              <w:rPr>
                <w:rFonts w:ascii="Calibri" w:eastAsia="Times New Roman" w:hAnsi="Calibri" w:cs="Calibri"/>
                <w:color w:val="000000"/>
                <w:lang w:eastAsia="nl-NL"/>
              </w:rPr>
              <w:t>same</w:t>
            </w:r>
            <w:proofErr w:type="spellEnd"/>
            <w:r w:rsidRPr="00A83D6E">
              <w:rPr>
                <w:rFonts w:ascii="Calibri" w:eastAsia="Times New Roman" w:hAnsi="Calibri" w:cs="Calibri"/>
                <w:color w:val="000000"/>
                <w:lang w:eastAsia="nl-NL"/>
              </w:rPr>
              <w:t xml:space="preserve"> party</w:t>
            </w:r>
          </w:p>
        </w:tc>
        <w:tc>
          <w:tcPr>
            <w:tcW w:w="960" w:type="dxa"/>
            <w:tcBorders>
              <w:top w:val="nil"/>
              <w:left w:val="nil"/>
              <w:bottom w:val="single" w:sz="4" w:space="0" w:color="auto"/>
              <w:right w:val="nil"/>
            </w:tcBorders>
            <w:shd w:val="clear" w:color="auto" w:fill="auto"/>
            <w:vAlign w:val="center"/>
            <w:hideMark/>
          </w:tcPr>
          <w:p w14:paraId="6C02EC12"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1.083</w:t>
            </w:r>
          </w:p>
        </w:tc>
        <w:tc>
          <w:tcPr>
            <w:tcW w:w="960" w:type="dxa"/>
            <w:tcBorders>
              <w:top w:val="nil"/>
              <w:left w:val="nil"/>
              <w:bottom w:val="single" w:sz="4" w:space="0" w:color="auto"/>
              <w:right w:val="nil"/>
            </w:tcBorders>
            <w:shd w:val="clear" w:color="auto" w:fill="auto"/>
            <w:vAlign w:val="center"/>
            <w:hideMark/>
          </w:tcPr>
          <w:p w14:paraId="47275D35"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0.146</w:t>
            </w:r>
          </w:p>
        </w:tc>
        <w:tc>
          <w:tcPr>
            <w:tcW w:w="960" w:type="dxa"/>
            <w:tcBorders>
              <w:top w:val="nil"/>
              <w:left w:val="nil"/>
              <w:bottom w:val="single" w:sz="4" w:space="0" w:color="auto"/>
              <w:right w:val="nil"/>
            </w:tcBorders>
            <w:shd w:val="clear" w:color="auto" w:fill="auto"/>
            <w:vAlign w:val="center"/>
            <w:hideMark/>
          </w:tcPr>
          <w:p w14:paraId="4C2F9F08"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0.918</w:t>
            </w:r>
          </w:p>
        </w:tc>
        <w:tc>
          <w:tcPr>
            <w:tcW w:w="960" w:type="dxa"/>
            <w:tcBorders>
              <w:top w:val="nil"/>
              <w:left w:val="nil"/>
              <w:bottom w:val="single" w:sz="4" w:space="0" w:color="auto"/>
              <w:right w:val="nil"/>
            </w:tcBorders>
            <w:shd w:val="clear" w:color="auto" w:fill="auto"/>
            <w:vAlign w:val="center"/>
            <w:hideMark/>
          </w:tcPr>
          <w:p w14:paraId="59F4DB82"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0.054</w:t>
            </w:r>
          </w:p>
        </w:tc>
        <w:tc>
          <w:tcPr>
            <w:tcW w:w="960" w:type="dxa"/>
            <w:tcBorders>
              <w:top w:val="nil"/>
              <w:left w:val="nil"/>
              <w:bottom w:val="single" w:sz="4" w:space="0" w:color="auto"/>
              <w:right w:val="nil"/>
            </w:tcBorders>
            <w:shd w:val="clear" w:color="auto" w:fill="auto"/>
            <w:vAlign w:val="center"/>
            <w:hideMark/>
          </w:tcPr>
          <w:p w14:paraId="2195EFC2"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1.386</w:t>
            </w:r>
          </w:p>
        </w:tc>
        <w:tc>
          <w:tcPr>
            <w:tcW w:w="960" w:type="dxa"/>
            <w:tcBorders>
              <w:top w:val="nil"/>
              <w:left w:val="nil"/>
              <w:bottom w:val="single" w:sz="4" w:space="0" w:color="auto"/>
              <w:right w:val="nil"/>
            </w:tcBorders>
            <w:shd w:val="clear" w:color="auto" w:fill="auto"/>
            <w:vAlign w:val="center"/>
            <w:hideMark/>
          </w:tcPr>
          <w:p w14:paraId="101B9DAD"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0.078</w:t>
            </w:r>
          </w:p>
        </w:tc>
      </w:tr>
      <w:tr w:rsidR="00D83C98" w:rsidRPr="00A83D6E" w14:paraId="7B7B5A25" w14:textId="77777777" w:rsidTr="005B494F">
        <w:trPr>
          <w:trHeight w:val="300"/>
        </w:trPr>
        <w:tc>
          <w:tcPr>
            <w:tcW w:w="4640" w:type="dxa"/>
            <w:tcBorders>
              <w:top w:val="nil"/>
              <w:left w:val="nil"/>
              <w:bottom w:val="nil"/>
              <w:right w:val="nil"/>
            </w:tcBorders>
            <w:shd w:val="clear" w:color="auto" w:fill="auto"/>
            <w:vAlign w:val="center"/>
            <w:hideMark/>
          </w:tcPr>
          <w:p w14:paraId="60CBD790" w14:textId="77777777" w:rsidR="00D83C98" w:rsidRPr="00A83D6E" w:rsidRDefault="00D83C98" w:rsidP="005B494F">
            <w:pPr>
              <w:ind w:firstLine="0"/>
              <w:jc w:val="right"/>
              <w:rPr>
                <w:rFonts w:ascii="Calibri" w:eastAsia="Times New Roman" w:hAnsi="Calibri" w:cs="Calibri"/>
                <w:color w:val="000000"/>
                <w:lang w:eastAsia="nl-NL"/>
              </w:rPr>
            </w:pPr>
          </w:p>
        </w:tc>
        <w:tc>
          <w:tcPr>
            <w:tcW w:w="5760" w:type="dxa"/>
            <w:gridSpan w:val="6"/>
            <w:tcBorders>
              <w:top w:val="nil"/>
              <w:left w:val="nil"/>
              <w:bottom w:val="nil"/>
              <w:right w:val="nil"/>
            </w:tcBorders>
            <w:shd w:val="clear" w:color="auto" w:fill="auto"/>
            <w:noWrap/>
            <w:vAlign w:val="center"/>
            <w:hideMark/>
          </w:tcPr>
          <w:p w14:paraId="07199525" w14:textId="77777777" w:rsidR="00D83C98" w:rsidRPr="00A83D6E" w:rsidRDefault="00D83C98" w:rsidP="005B494F">
            <w:pPr>
              <w:ind w:firstLine="0"/>
              <w:jc w:val="center"/>
              <w:rPr>
                <w:rFonts w:ascii="Calibri" w:eastAsia="Times New Roman" w:hAnsi="Calibri" w:cs="Calibri"/>
                <w:i/>
                <w:iCs/>
                <w:color w:val="000000"/>
                <w:lang w:eastAsia="nl-NL"/>
              </w:rPr>
            </w:pPr>
            <w:r w:rsidRPr="00A83D6E">
              <w:rPr>
                <w:rFonts w:ascii="Calibri" w:eastAsia="Times New Roman" w:hAnsi="Calibri" w:cs="Calibri"/>
                <w:i/>
                <w:iCs/>
                <w:color w:val="000000"/>
                <w:lang w:eastAsia="nl-NL"/>
              </w:rPr>
              <w:t>Model 2</w:t>
            </w:r>
          </w:p>
        </w:tc>
      </w:tr>
      <w:tr w:rsidR="00D83C98" w:rsidRPr="00A83D6E" w14:paraId="00F3D4B9" w14:textId="77777777" w:rsidTr="005B494F">
        <w:trPr>
          <w:trHeight w:val="300"/>
        </w:trPr>
        <w:tc>
          <w:tcPr>
            <w:tcW w:w="4640" w:type="dxa"/>
            <w:tcBorders>
              <w:top w:val="nil"/>
              <w:left w:val="nil"/>
              <w:bottom w:val="nil"/>
              <w:right w:val="nil"/>
            </w:tcBorders>
            <w:shd w:val="clear" w:color="auto" w:fill="auto"/>
            <w:vAlign w:val="center"/>
            <w:hideMark/>
          </w:tcPr>
          <w:p w14:paraId="463E3600" w14:textId="77777777" w:rsidR="00D83C98" w:rsidRPr="00A83D6E" w:rsidRDefault="00D83C98" w:rsidP="005B494F">
            <w:pPr>
              <w:ind w:firstLine="0"/>
              <w:rPr>
                <w:rFonts w:ascii="Calibri" w:eastAsia="Times New Roman" w:hAnsi="Calibri" w:cs="Calibri"/>
                <w:color w:val="000000"/>
                <w:lang w:eastAsia="nl-NL"/>
              </w:rPr>
            </w:pPr>
            <w:proofErr w:type="spellStart"/>
            <w:r w:rsidRPr="00A83D6E">
              <w:rPr>
                <w:rFonts w:ascii="Calibri" w:eastAsia="Times New Roman" w:hAnsi="Calibri" w:cs="Calibri"/>
                <w:color w:val="000000"/>
                <w:lang w:eastAsia="nl-NL"/>
              </w:rPr>
              <w:t>same</w:t>
            </w:r>
            <w:proofErr w:type="spellEnd"/>
            <w:r w:rsidRPr="00A83D6E">
              <w:rPr>
                <w:rFonts w:ascii="Calibri" w:eastAsia="Times New Roman" w:hAnsi="Calibri" w:cs="Calibri"/>
                <w:color w:val="000000"/>
                <w:lang w:eastAsia="nl-NL"/>
              </w:rPr>
              <w:t xml:space="preserve"> party</w:t>
            </w:r>
          </w:p>
        </w:tc>
        <w:tc>
          <w:tcPr>
            <w:tcW w:w="960" w:type="dxa"/>
            <w:tcBorders>
              <w:top w:val="nil"/>
              <w:left w:val="nil"/>
              <w:bottom w:val="nil"/>
              <w:right w:val="nil"/>
            </w:tcBorders>
            <w:shd w:val="clear" w:color="auto" w:fill="auto"/>
            <w:vAlign w:val="center"/>
            <w:hideMark/>
          </w:tcPr>
          <w:p w14:paraId="5BAA81E1"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1.088</w:t>
            </w:r>
          </w:p>
        </w:tc>
        <w:tc>
          <w:tcPr>
            <w:tcW w:w="960" w:type="dxa"/>
            <w:tcBorders>
              <w:top w:val="nil"/>
              <w:left w:val="nil"/>
              <w:bottom w:val="nil"/>
              <w:right w:val="nil"/>
            </w:tcBorders>
            <w:shd w:val="clear" w:color="auto" w:fill="auto"/>
            <w:vAlign w:val="center"/>
            <w:hideMark/>
          </w:tcPr>
          <w:p w14:paraId="37457373"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0.150</w:t>
            </w:r>
          </w:p>
        </w:tc>
        <w:tc>
          <w:tcPr>
            <w:tcW w:w="960" w:type="dxa"/>
            <w:tcBorders>
              <w:top w:val="nil"/>
              <w:left w:val="nil"/>
              <w:bottom w:val="nil"/>
              <w:right w:val="nil"/>
            </w:tcBorders>
            <w:shd w:val="clear" w:color="auto" w:fill="auto"/>
            <w:vAlign w:val="center"/>
            <w:hideMark/>
          </w:tcPr>
          <w:p w14:paraId="7E6ACD07"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0.922</w:t>
            </w:r>
          </w:p>
        </w:tc>
        <w:tc>
          <w:tcPr>
            <w:tcW w:w="960" w:type="dxa"/>
            <w:tcBorders>
              <w:top w:val="nil"/>
              <w:left w:val="nil"/>
              <w:bottom w:val="nil"/>
              <w:right w:val="nil"/>
            </w:tcBorders>
            <w:shd w:val="clear" w:color="auto" w:fill="auto"/>
            <w:vAlign w:val="center"/>
            <w:hideMark/>
          </w:tcPr>
          <w:p w14:paraId="624885F8"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0.064</w:t>
            </w:r>
          </w:p>
        </w:tc>
        <w:tc>
          <w:tcPr>
            <w:tcW w:w="960" w:type="dxa"/>
            <w:tcBorders>
              <w:top w:val="nil"/>
              <w:left w:val="nil"/>
              <w:bottom w:val="nil"/>
              <w:right w:val="nil"/>
            </w:tcBorders>
            <w:shd w:val="clear" w:color="auto" w:fill="auto"/>
            <w:vAlign w:val="center"/>
            <w:hideMark/>
          </w:tcPr>
          <w:p w14:paraId="134861D3"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1.388</w:t>
            </w:r>
          </w:p>
        </w:tc>
        <w:tc>
          <w:tcPr>
            <w:tcW w:w="960" w:type="dxa"/>
            <w:tcBorders>
              <w:top w:val="nil"/>
              <w:left w:val="nil"/>
              <w:bottom w:val="nil"/>
              <w:right w:val="nil"/>
            </w:tcBorders>
            <w:shd w:val="clear" w:color="auto" w:fill="auto"/>
            <w:vAlign w:val="center"/>
            <w:hideMark/>
          </w:tcPr>
          <w:p w14:paraId="5ADD9040"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0.099</w:t>
            </w:r>
          </w:p>
        </w:tc>
      </w:tr>
      <w:tr w:rsidR="00D83C98" w:rsidRPr="00A83D6E" w14:paraId="71557D72" w14:textId="77777777" w:rsidTr="005B494F">
        <w:trPr>
          <w:trHeight w:val="300"/>
        </w:trPr>
        <w:tc>
          <w:tcPr>
            <w:tcW w:w="4640" w:type="dxa"/>
            <w:tcBorders>
              <w:top w:val="nil"/>
              <w:left w:val="nil"/>
              <w:bottom w:val="nil"/>
              <w:right w:val="nil"/>
            </w:tcBorders>
            <w:shd w:val="clear" w:color="auto" w:fill="auto"/>
            <w:noWrap/>
            <w:vAlign w:val="center"/>
            <w:hideMark/>
          </w:tcPr>
          <w:p w14:paraId="25347F25" w14:textId="77777777" w:rsidR="00D83C98" w:rsidRPr="00A83D6E" w:rsidRDefault="00D83C98" w:rsidP="005B494F">
            <w:pPr>
              <w:ind w:firstLine="0"/>
              <w:rPr>
                <w:rFonts w:ascii="Calibri" w:eastAsia="Times New Roman" w:hAnsi="Calibri" w:cs="Calibri"/>
                <w:color w:val="000000"/>
                <w:lang w:eastAsia="nl-NL"/>
              </w:rPr>
            </w:pPr>
            <w:proofErr w:type="spellStart"/>
            <w:r w:rsidRPr="00A83D6E">
              <w:rPr>
                <w:rFonts w:ascii="Calibri" w:eastAsia="Times New Roman" w:hAnsi="Calibri" w:cs="Calibri"/>
                <w:color w:val="000000"/>
                <w:lang w:eastAsia="nl-NL"/>
              </w:rPr>
              <w:t>same</w:t>
            </w:r>
            <w:proofErr w:type="spellEnd"/>
            <w:r w:rsidRPr="00A83D6E">
              <w:rPr>
                <w:rFonts w:ascii="Calibri" w:eastAsia="Times New Roman" w:hAnsi="Calibri" w:cs="Calibri"/>
                <w:color w:val="000000"/>
                <w:lang w:eastAsia="nl-NL"/>
              </w:rPr>
              <w:t xml:space="preserve"> </w:t>
            </w:r>
            <w:proofErr w:type="spellStart"/>
            <w:r w:rsidRPr="00A83D6E">
              <w:rPr>
                <w:rFonts w:ascii="Calibri" w:eastAsia="Times New Roman" w:hAnsi="Calibri" w:cs="Calibri"/>
                <w:color w:val="000000"/>
                <w:lang w:eastAsia="nl-NL"/>
              </w:rPr>
              <w:t>sex</w:t>
            </w:r>
            <w:proofErr w:type="spellEnd"/>
          </w:p>
        </w:tc>
        <w:tc>
          <w:tcPr>
            <w:tcW w:w="960" w:type="dxa"/>
            <w:tcBorders>
              <w:top w:val="nil"/>
              <w:left w:val="nil"/>
              <w:bottom w:val="nil"/>
              <w:right w:val="nil"/>
            </w:tcBorders>
            <w:shd w:val="clear" w:color="auto" w:fill="auto"/>
            <w:vAlign w:val="center"/>
            <w:hideMark/>
          </w:tcPr>
          <w:p w14:paraId="69FE8249"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0.129</w:t>
            </w:r>
          </w:p>
        </w:tc>
        <w:tc>
          <w:tcPr>
            <w:tcW w:w="960" w:type="dxa"/>
            <w:tcBorders>
              <w:top w:val="nil"/>
              <w:left w:val="nil"/>
              <w:bottom w:val="nil"/>
              <w:right w:val="nil"/>
            </w:tcBorders>
            <w:shd w:val="clear" w:color="auto" w:fill="auto"/>
            <w:vAlign w:val="center"/>
            <w:hideMark/>
          </w:tcPr>
          <w:p w14:paraId="63D919AC"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0.086</w:t>
            </w:r>
          </w:p>
        </w:tc>
        <w:tc>
          <w:tcPr>
            <w:tcW w:w="960" w:type="dxa"/>
            <w:tcBorders>
              <w:top w:val="nil"/>
              <w:left w:val="nil"/>
              <w:bottom w:val="nil"/>
              <w:right w:val="nil"/>
            </w:tcBorders>
            <w:shd w:val="clear" w:color="auto" w:fill="auto"/>
            <w:vAlign w:val="center"/>
            <w:hideMark/>
          </w:tcPr>
          <w:p w14:paraId="1ABADA44"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0.054</w:t>
            </w:r>
          </w:p>
        </w:tc>
        <w:tc>
          <w:tcPr>
            <w:tcW w:w="960" w:type="dxa"/>
            <w:tcBorders>
              <w:top w:val="nil"/>
              <w:left w:val="nil"/>
              <w:bottom w:val="nil"/>
              <w:right w:val="nil"/>
            </w:tcBorders>
            <w:shd w:val="clear" w:color="auto" w:fill="auto"/>
            <w:vAlign w:val="center"/>
            <w:hideMark/>
          </w:tcPr>
          <w:p w14:paraId="0D542312"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0.054</w:t>
            </w:r>
          </w:p>
        </w:tc>
        <w:tc>
          <w:tcPr>
            <w:tcW w:w="960" w:type="dxa"/>
            <w:tcBorders>
              <w:top w:val="nil"/>
              <w:left w:val="nil"/>
              <w:bottom w:val="nil"/>
              <w:right w:val="nil"/>
            </w:tcBorders>
            <w:shd w:val="clear" w:color="auto" w:fill="auto"/>
            <w:vAlign w:val="center"/>
            <w:hideMark/>
          </w:tcPr>
          <w:p w14:paraId="6FD21E23"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0.127</w:t>
            </w:r>
          </w:p>
        </w:tc>
        <w:tc>
          <w:tcPr>
            <w:tcW w:w="960" w:type="dxa"/>
            <w:tcBorders>
              <w:top w:val="nil"/>
              <w:left w:val="nil"/>
              <w:bottom w:val="nil"/>
              <w:right w:val="nil"/>
            </w:tcBorders>
            <w:shd w:val="clear" w:color="auto" w:fill="auto"/>
            <w:vAlign w:val="center"/>
            <w:hideMark/>
          </w:tcPr>
          <w:p w14:paraId="6ADB122F"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0.049</w:t>
            </w:r>
          </w:p>
        </w:tc>
      </w:tr>
      <w:tr w:rsidR="00D83C98" w:rsidRPr="00A83D6E" w14:paraId="34A5CA5A" w14:textId="77777777" w:rsidTr="005B494F">
        <w:trPr>
          <w:trHeight w:val="300"/>
        </w:trPr>
        <w:tc>
          <w:tcPr>
            <w:tcW w:w="4640" w:type="dxa"/>
            <w:tcBorders>
              <w:top w:val="nil"/>
              <w:left w:val="nil"/>
              <w:bottom w:val="nil"/>
              <w:right w:val="nil"/>
            </w:tcBorders>
            <w:shd w:val="clear" w:color="auto" w:fill="auto"/>
            <w:noWrap/>
            <w:vAlign w:val="center"/>
            <w:hideMark/>
          </w:tcPr>
          <w:p w14:paraId="77BA7FAA" w14:textId="77777777" w:rsidR="00D83C98" w:rsidRPr="00A83D6E" w:rsidRDefault="00D83C98" w:rsidP="005B494F">
            <w:pPr>
              <w:ind w:firstLine="0"/>
              <w:rPr>
                <w:rFonts w:ascii="Calibri" w:eastAsia="Times New Roman" w:hAnsi="Calibri" w:cs="Calibri"/>
                <w:color w:val="000000"/>
                <w:lang w:eastAsia="nl-NL"/>
              </w:rPr>
            </w:pPr>
            <w:r w:rsidRPr="00A83D6E">
              <w:rPr>
                <w:rFonts w:ascii="Calibri" w:eastAsia="Times New Roman" w:hAnsi="Calibri" w:cs="Calibri"/>
                <w:color w:val="000000"/>
                <w:lang w:eastAsia="nl-NL"/>
              </w:rPr>
              <w:t xml:space="preserve">(absolute) </w:t>
            </w:r>
            <w:proofErr w:type="spellStart"/>
            <w:r w:rsidRPr="00A83D6E">
              <w:rPr>
                <w:rFonts w:ascii="Calibri" w:eastAsia="Times New Roman" w:hAnsi="Calibri" w:cs="Calibri"/>
                <w:color w:val="000000"/>
                <w:lang w:eastAsia="nl-NL"/>
              </w:rPr>
              <w:t>age</w:t>
            </w:r>
            <w:proofErr w:type="spellEnd"/>
            <w:r w:rsidRPr="00A83D6E">
              <w:rPr>
                <w:rFonts w:ascii="Calibri" w:eastAsia="Times New Roman" w:hAnsi="Calibri" w:cs="Calibri"/>
                <w:color w:val="000000"/>
                <w:lang w:eastAsia="nl-NL"/>
              </w:rPr>
              <w:t xml:space="preserve"> </w:t>
            </w:r>
            <w:proofErr w:type="spellStart"/>
            <w:r w:rsidRPr="00A83D6E">
              <w:rPr>
                <w:rFonts w:ascii="Calibri" w:eastAsia="Times New Roman" w:hAnsi="Calibri" w:cs="Calibri"/>
                <w:color w:val="000000"/>
                <w:lang w:eastAsia="nl-NL"/>
              </w:rPr>
              <w:t>difference</w:t>
            </w:r>
            <w:proofErr w:type="spellEnd"/>
          </w:p>
        </w:tc>
        <w:tc>
          <w:tcPr>
            <w:tcW w:w="960" w:type="dxa"/>
            <w:tcBorders>
              <w:top w:val="nil"/>
              <w:left w:val="nil"/>
              <w:bottom w:val="nil"/>
              <w:right w:val="nil"/>
            </w:tcBorders>
            <w:shd w:val="clear" w:color="auto" w:fill="auto"/>
            <w:vAlign w:val="center"/>
            <w:hideMark/>
          </w:tcPr>
          <w:p w14:paraId="48C08356"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0.035</w:t>
            </w:r>
          </w:p>
        </w:tc>
        <w:tc>
          <w:tcPr>
            <w:tcW w:w="960" w:type="dxa"/>
            <w:tcBorders>
              <w:top w:val="nil"/>
              <w:left w:val="nil"/>
              <w:bottom w:val="nil"/>
              <w:right w:val="nil"/>
            </w:tcBorders>
            <w:shd w:val="clear" w:color="auto" w:fill="auto"/>
            <w:vAlign w:val="center"/>
            <w:hideMark/>
          </w:tcPr>
          <w:p w14:paraId="1C7B4759"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0.007</w:t>
            </w:r>
          </w:p>
        </w:tc>
        <w:tc>
          <w:tcPr>
            <w:tcW w:w="960" w:type="dxa"/>
            <w:tcBorders>
              <w:top w:val="nil"/>
              <w:left w:val="nil"/>
              <w:bottom w:val="nil"/>
              <w:right w:val="nil"/>
            </w:tcBorders>
            <w:shd w:val="clear" w:color="auto" w:fill="auto"/>
            <w:vAlign w:val="center"/>
            <w:hideMark/>
          </w:tcPr>
          <w:p w14:paraId="406CD149"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0.000</w:t>
            </w:r>
          </w:p>
        </w:tc>
        <w:tc>
          <w:tcPr>
            <w:tcW w:w="960" w:type="dxa"/>
            <w:tcBorders>
              <w:top w:val="nil"/>
              <w:left w:val="nil"/>
              <w:bottom w:val="nil"/>
              <w:right w:val="nil"/>
            </w:tcBorders>
            <w:shd w:val="clear" w:color="auto" w:fill="auto"/>
            <w:vAlign w:val="center"/>
            <w:hideMark/>
          </w:tcPr>
          <w:p w14:paraId="29A5C0F3"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0.003</w:t>
            </w:r>
          </w:p>
        </w:tc>
        <w:tc>
          <w:tcPr>
            <w:tcW w:w="960" w:type="dxa"/>
            <w:tcBorders>
              <w:top w:val="nil"/>
              <w:left w:val="nil"/>
              <w:bottom w:val="nil"/>
              <w:right w:val="nil"/>
            </w:tcBorders>
            <w:shd w:val="clear" w:color="auto" w:fill="auto"/>
            <w:vAlign w:val="center"/>
            <w:hideMark/>
          </w:tcPr>
          <w:p w14:paraId="56E8058A"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0.001</w:t>
            </w:r>
          </w:p>
        </w:tc>
        <w:tc>
          <w:tcPr>
            <w:tcW w:w="960" w:type="dxa"/>
            <w:tcBorders>
              <w:top w:val="nil"/>
              <w:left w:val="nil"/>
              <w:bottom w:val="nil"/>
              <w:right w:val="nil"/>
            </w:tcBorders>
            <w:shd w:val="clear" w:color="auto" w:fill="auto"/>
            <w:vAlign w:val="center"/>
            <w:hideMark/>
          </w:tcPr>
          <w:p w14:paraId="1E29621E"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0.004</w:t>
            </w:r>
          </w:p>
        </w:tc>
      </w:tr>
      <w:tr w:rsidR="00D83C98" w:rsidRPr="00A83D6E" w14:paraId="0A551043" w14:textId="77777777" w:rsidTr="005B494F">
        <w:trPr>
          <w:trHeight w:val="300"/>
        </w:trPr>
        <w:tc>
          <w:tcPr>
            <w:tcW w:w="4640" w:type="dxa"/>
            <w:tcBorders>
              <w:top w:val="nil"/>
              <w:left w:val="nil"/>
              <w:bottom w:val="single" w:sz="4" w:space="0" w:color="auto"/>
              <w:right w:val="nil"/>
            </w:tcBorders>
            <w:shd w:val="clear" w:color="auto" w:fill="auto"/>
            <w:noWrap/>
            <w:vAlign w:val="center"/>
            <w:hideMark/>
          </w:tcPr>
          <w:p w14:paraId="5750B40A" w14:textId="77777777" w:rsidR="00D83C98" w:rsidRPr="00A83D6E" w:rsidRDefault="00D83C98" w:rsidP="005B494F">
            <w:pPr>
              <w:ind w:firstLine="0"/>
              <w:rPr>
                <w:rFonts w:ascii="Calibri" w:eastAsia="Times New Roman" w:hAnsi="Calibri" w:cs="Calibri"/>
                <w:color w:val="000000"/>
                <w:lang w:val="en-GB" w:eastAsia="nl-NL"/>
              </w:rPr>
            </w:pPr>
            <w:r w:rsidRPr="00A83D6E">
              <w:rPr>
                <w:rFonts w:ascii="Calibri" w:eastAsia="Times New Roman" w:hAnsi="Calibri" w:cs="Calibri"/>
                <w:color w:val="000000"/>
                <w:lang w:val="en-GB" w:eastAsia="nl-NL"/>
              </w:rPr>
              <w:t>same visible ethnic minority status</w:t>
            </w:r>
          </w:p>
        </w:tc>
        <w:tc>
          <w:tcPr>
            <w:tcW w:w="960" w:type="dxa"/>
            <w:tcBorders>
              <w:top w:val="nil"/>
              <w:left w:val="nil"/>
              <w:bottom w:val="single" w:sz="4" w:space="0" w:color="auto"/>
              <w:right w:val="nil"/>
            </w:tcBorders>
            <w:shd w:val="clear" w:color="auto" w:fill="auto"/>
            <w:vAlign w:val="center"/>
            <w:hideMark/>
          </w:tcPr>
          <w:p w14:paraId="4E17B933"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-0.390</w:t>
            </w:r>
          </w:p>
        </w:tc>
        <w:tc>
          <w:tcPr>
            <w:tcW w:w="960" w:type="dxa"/>
            <w:tcBorders>
              <w:top w:val="nil"/>
              <w:left w:val="nil"/>
              <w:bottom w:val="single" w:sz="4" w:space="0" w:color="auto"/>
              <w:right w:val="nil"/>
            </w:tcBorders>
            <w:shd w:val="clear" w:color="auto" w:fill="auto"/>
            <w:vAlign w:val="center"/>
            <w:hideMark/>
          </w:tcPr>
          <w:p w14:paraId="7F28C3FF"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0.152</w:t>
            </w:r>
          </w:p>
        </w:tc>
        <w:tc>
          <w:tcPr>
            <w:tcW w:w="960" w:type="dxa"/>
            <w:tcBorders>
              <w:top w:val="nil"/>
              <w:left w:val="nil"/>
              <w:bottom w:val="single" w:sz="4" w:space="0" w:color="auto"/>
              <w:right w:val="nil"/>
            </w:tcBorders>
            <w:shd w:val="clear" w:color="auto" w:fill="auto"/>
            <w:vAlign w:val="center"/>
            <w:hideMark/>
          </w:tcPr>
          <w:p w14:paraId="59F4121C"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0.073</w:t>
            </w:r>
          </w:p>
        </w:tc>
        <w:tc>
          <w:tcPr>
            <w:tcW w:w="960" w:type="dxa"/>
            <w:tcBorders>
              <w:top w:val="nil"/>
              <w:left w:val="nil"/>
              <w:bottom w:val="single" w:sz="4" w:space="0" w:color="auto"/>
              <w:right w:val="nil"/>
            </w:tcBorders>
            <w:shd w:val="clear" w:color="auto" w:fill="auto"/>
            <w:vAlign w:val="center"/>
            <w:hideMark/>
          </w:tcPr>
          <w:p w14:paraId="03679B69"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0.055</w:t>
            </w:r>
          </w:p>
        </w:tc>
        <w:tc>
          <w:tcPr>
            <w:tcW w:w="960" w:type="dxa"/>
            <w:tcBorders>
              <w:top w:val="nil"/>
              <w:left w:val="nil"/>
              <w:bottom w:val="single" w:sz="4" w:space="0" w:color="auto"/>
              <w:right w:val="nil"/>
            </w:tcBorders>
            <w:shd w:val="clear" w:color="auto" w:fill="auto"/>
            <w:vAlign w:val="center"/>
            <w:hideMark/>
          </w:tcPr>
          <w:p w14:paraId="38C1B973"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0.121</w:t>
            </w:r>
          </w:p>
        </w:tc>
        <w:tc>
          <w:tcPr>
            <w:tcW w:w="960" w:type="dxa"/>
            <w:tcBorders>
              <w:top w:val="nil"/>
              <w:left w:val="nil"/>
              <w:bottom w:val="single" w:sz="4" w:space="0" w:color="auto"/>
              <w:right w:val="nil"/>
            </w:tcBorders>
            <w:shd w:val="clear" w:color="auto" w:fill="auto"/>
            <w:vAlign w:val="center"/>
            <w:hideMark/>
          </w:tcPr>
          <w:p w14:paraId="7AF4545B"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0.083</w:t>
            </w:r>
          </w:p>
        </w:tc>
      </w:tr>
      <w:tr w:rsidR="00D83C98" w:rsidRPr="00A83D6E" w14:paraId="1C3829D0" w14:textId="77777777" w:rsidTr="005B494F">
        <w:trPr>
          <w:trHeight w:val="300"/>
        </w:trPr>
        <w:tc>
          <w:tcPr>
            <w:tcW w:w="4640" w:type="dxa"/>
            <w:tcBorders>
              <w:top w:val="nil"/>
              <w:left w:val="nil"/>
              <w:bottom w:val="nil"/>
              <w:right w:val="nil"/>
            </w:tcBorders>
            <w:shd w:val="clear" w:color="auto" w:fill="auto"/>
            <w:noWrap/>
            <w:vAlign w:val="bottom"/>
            <w:hideMark/>
          </w:tcPr>
          <w:p w14:paraId="7C5D8EB6" w14:textId="77777777" w:rsidR="00D83C98" w:rsidRPr="00A83D6E" w:rsidRDefault="00D83C98" w:rsidP="005B494F">
            <w:pPr>
              <w:ind w:firstLine="0"/>
              <w:jc w:val="right"/>
              <w:rPr>
                <w:rFonts w:ascii="Calibri" w:eastAsia="Times New Roman" w:hAnsi="Calibri" w:cs="Calibri"/>
                <w:color w:val="000000"/>
                <w:lang w:eastAsia="nl-NL"/>
              </w:rPr>
            </w:pPr>
          </w:p>
        </w:tc>
        <w:tc>
          <w:tcPr>
            <w:tcW w:w="5760" w:type="dxa"/>
            <w:gridSpan w:val="6"/>
            <w:tcBorders>
              <w:top w:val="nil"/>
              <w:left w:val="nil"/>
              <w:bottom w:val="nil"/>
              <w:right w:val="nil"/>
            </w:tcBorders>
            <w:shd w:val="clear" w:color="auto" w:fill="auto"/>
            <w:noWrap/>
            <w:vAlign w:val="center"/>
            <w:hideMark/>
          </w:tcPr>
          <w:p w14:paraId="2C38DB0C" w14:textId="77777777" w:rsidR="00D83C98" w:rsidRPr="00A83D6E" w:rsidRDefault="00D83C98" w:rsidP="005B494F">
            <w:pPr>
              <w:ind w:firstLine="0"/>
              <w:jc w:val="center"/>
              <w:rPr>
                <w:rFonts w:ascii="Calibri" w:eastAsia="Times New Roman" w:hAnsi="Calibri" w:cs="Calibri"/>
                <w:i/>
                <w:iCs/>
                <w:color w:val="000000"/>
                <w:lang w:eastAsia="nl-NL"/>
              </w:rPr>
            </w:pPr>
            <w:r w:rsidRPr="00A83D6E">
              <w:rPr>
                <w:rFonts w:ascii="Calibri" w:eastAsia="Times New Roman" w:hAnsi="Calibri" w:cs="Calibri"/>
                <w:i/>
                <w:iCs/>
                <w:color w:val="000000"/>
                <w:lang w:eastAsia="nl-NL"/>
              </w:rPr>
              <w:t>Model 3</w:t>
            </w:r>
          </w:p>
        </w:tc>
      </w:tr>
      <w:tr w:rsidR="00D83C98" w:rsidRPr="00A83D6E" w14:paraId="4ED9D03A" w14:textId="77777777" w:rsidTr="005B494F">
        <w:trPr>
          <w:trHeight w:val="300"/>
        </w:trPr>
        <w:tc>
          <w:tcPr>
            <w:tcW w:w="4640" w:type="dxa"/>
            <w:tcBorders>
              <w:top w:val="nil"/>
              <w:left w:val="nil"/>
              <w:bottom w:val="nil"/>
              <w:right w:val="nil"/>
            </w:tcBorders>
            <w:shd w:val="clear" w:color="auto" w:fill="auto"/>
            <w:vAlign w:val="center"/>
            <w:hideMark/>
          </w:tcPr>
          <w:p w14:paraId="31A8CADC" w14:textId="77777777" w:rsidR="00D83C98" w:rsidRPr="00A83D6E" w:rsidRDefault="00D83C98" w:rsidP="005B494F">
            <w:pPr>
              <w:ind w:firstLine="0"/>
              <w:rPr>
                <w:rFonts w:ascii="Calibri" w:eastAsia="Times New Roman" w:hAnsi="Calibri" w:cs="Calibri"/>
                <w:color w:val="000000"/>
                <w:lang w:eastAsia="nl-NL"/>
              </w:rPr>
            </w:pPr>
            <w:proofErr w:type="spellStart"/>
            <w:r w:rsidRPr="00A83D6E">
              <w:rPr>
                <w:rFonts w:ascii="Calibri" w:eastAsia="Times New Roman" w:hAnsi="Calibri" w:cs="Calibri"/>
                <w:color w:val="000000"/>
                <w:lang w:eastAsia="nl-NL"/>
              </w:rPr>
              <w:t>same</w:t>
            </w:r>
            <w:proofErr w:type="spellEnd"/>
            <w:r w:rsidRPr="00A83D6E">
              <w:rPr>
                <w:rFonts w:ascii="Calibri" w:eastAsia="Times New Roman" w:hAnsi="Calibri" w:cs="Calibri"/>
                <w:color w:val="000000"/>
                <w:lang w:eastAsia="nl-NL"/>
              </w:rPr>
              <w:t xml:space="preserve"> party</w:t>
            </w:r>
          </w:p>
        </w:tc>
        <w:tc>
          <w:tcPr>
            <w:tcW w:w="960" w:type="dxa"/>
            <w:tcBorders>
              <w:top w:val="nil"/>
              <w:left w:val="nil"/>
              <w:bottom w:val="nil"/>
              <w:right w:val="nil"/>
            </w:tcBorders>
            <w:shd w:val="clear" w:color="auto" w:fill="auto"/>
            <w:vAlign w:val="center"/>
            <w:hideMark/>
          </w:tcPr>
          <w:p w14:paraId="337B1989"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0.755</w:t>
            </w:r>
          </w:p>
        </w:tc>
        <w:tc>
          <w:tcPr>
            <w:tcW w:w="960" w:type="dxa"/>
            <w:tcBorders>
              <w:top w:val="nil"/>
              <w:left w:val="nil"/>
              <w:bottom w:val="nil"/>
              <w:right w:val="nil"/>
            </w:tcBorders>
            <w:shd w:val="clear" w:color="auto" w:fill="auto"/>
            <w:vAlign w:val="center"/>
            <w:hideMark/>
          </w:tcPr>
          <w:p w14:paraId="148F7EC7"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0.189</w:t>
            </w:r>
          </w:p>
        </w:tc>
        <w:tc>
          <w:tcPr>
            <w:tcW w:w="960" w:type="dxa"/>
            <w:tcBorders>
              <w:top w:val="nil"/>
              <w:left w:val="nil"/>
              <w:bottom w:val="nil"/>
              <w:right w:val="nil"/>
            </w:tcBorders>
            <w:shd w:val="clear" w:color="auto" w:fill="auto"/>
            <w:vAlign w:val="center"/>
            <w:hideMark/>
          </w:tcPr>
          <w:p w14:paraId="5FFF623F"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0.406</w:t>
            </w:r>
          </w:p>
        </w:tc>
        <w:tc>
          <w:tcPr>
            <w:tcW w:w="960" w:type="dxa"/>
            <w:tcBorders>
              <w:top w:val="nil"/>
              <w:left w:val="nil"/>
              <w:bottom w:val="nil"/>
              <w:right w:val="nil"/>
            </w:tcBorders>
            <w:shd w:val="clear" w:color="auto" w:fill="auto"/>
            <w:vAlign w:val="center"/>
            <w:hideMark/>
          </w:tcPr>
          <w:p w14:paraId="6368EF70"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0.106</w:t>
            </w:r>
          </w:p>
        </w:tc>
        <w:tc>
          <w:tcPr>
            <w:tcW w:w="960" w:type="dxa"/>
            <w:tcBorders>
              <w:top w:val="nil"/>
              <w:left w:val="nil"/>
              <w:bottom w:val="nil"/>
              <w:right w:val="nil"/>
            </w:tcBorders>
            <w:shd w:val="clear" w:color="auto" w:fill="auto"/>
            <w:vAlign w:val="center"/>
            <w:hideMark/>
          </w:tcPr>
          <w:p w14:paraId="4BB692C0"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1.106</w:t>
            </w:r>
          </w:p>
        </w:tc>
        <w:tc>
          <w:tcPr>
            <w:tcW w:w="960" w:type="dxa"/>
            <w:tcBorders>
              <w:top w:val="nil"/>
              <w:left w:val="nil"/>
              <w:bottom w:val="nil"/>
              <w:right w:val="nil"/>
            </w:tcBorders>
            <w:shd w:val="clear" w:color="auto" w:fill="auto"/>
            <w:vAlign w:val="center"/>
            <w:hideMark/>
          </w:tcPr>
          <w:p w14:paraId="36289B47"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0.093</w:t>
            </w:r>
          </w:p>
        </w:tc>
      </w:tr>
      <w:tr w:rsidR="00D83C98" w:rsidRPr="00A83D6E" w14:paraId="79F71062" w14:textId="77777777" w:rsidTr="005B494F">
        <w:trPr>
          <w:trHeight w:val="300"/>
        </w:trPr>
        <w:tc>
          <w:tcPr>
            <w:tcW w:w="4640" w:type="dxa"/>
            <w:tcBorders>
              <w:top w:val="nil"/>
              <w:left w:val="nil"/>
              <w:bottom w:val="nil"/>
              <w:right w:val="nil"/>
            </w:tcBorders>
            <w:shd w:val="clear" w:color="auto" w:fill="auto"/>
            <w:noWrap/>
            <w:vAlign w:val="center"/>
            <w:hideMark/>
          </w:tcPr>
          <w:p w14:paraId="15162E52" w14:textId="77777777" w:rsidR="00D83C98" w:rsidRPr="00A83D6E" w:rsidRDefault="00D83C98" w:rsidP="005B494F">
            <w:pPr>
              <w:ind w:firstLine="0"/>
              <w:rPr>
                <w:rFonts w:ascii="Calibri" w:eastAsia="Times New Roman" w:hAnsi="Calibri" w:cs="Calibri"/>
                <w:color w:val="000000"/>
                <w:lang w:eastAsia="nl-NL"/>
              </w:rPr>
            </w:pPr>
            <w:proofErr w:type="spellStart"/>
            <w:r w:rsidRPr="00A83D6E">
              <w:rPr>
                <w:rFonts w:ascii="Calibri" w:eastAsia="Times New Roman" w:hAnsi="Calibri" w:cs="Calibri"/>
                <w:color w:val="000000"/>
                <w:lang w:eastAsia="nl-NL"/>
              </w:rPr>
              <w:t>same</w:t>
            </w:r>
            <w:proofErr w:type="spellEnd"/>
            <w:r w:rsidRPr="00A83D6E">
              <w:rPr>
                <w:rFonts w:ascii="Calibri" w:eastAsia="Times New Roman" w:hAnsi="Calibri" w:cs="Calibri"/>
                <w:color w:val="000000"/>
                <w:lang w:eastAsia="nl-NL"/>
              </w:rPr>
              <w:t xml:space="preserve"> </w:t>
            </w:r>
            <w:proofErr w:type="spellStart"/>
            <w:r w:rsidRPr="00A83D6E">
              <w:rPr>
                <w:rFonts w:ascii="Calibri" w:eastAsia="Times New Roman" w:hAnsi="Calibri" w:cs="Calibri"/>
                <w:color w:val="000000"/>
                <w:lang w:eastAsia="nl-NL"/>
              </w:rPr>
              <w:t>sex</w:t>
            </w:r>
            <w:proofErr w:type="spellEnd"/>
          </w:p>
        </w:tc>
        <w:tc>
          <w:tcPr>
            <w:tcW w:w="960" w:type="dxa"/>
            <w:tcBorders>
              <w:top w:val="nil"/>
              <w:left w:val="nil"/>
              <w:bottom w:val="nil"/>
              <w:right w:val="nil"/>
            </w:tcBorders>
            <w:shd w:val="clear" w:color="auto" w:fill="auto"/>
            <w:vAlign w:val="center"/>
            <w:hideMark/>
          </w:tcPr>
          <w:p w14:paraId="0EFBACD3"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0.130</w:t>
            </w:r>
          </w:p>
        </w:tc>
        <w:tc>
          <w:tcPr>
            <w:tcW w:w="960" w:type="dxa"/>
            <w:tcBorders>
              <w:top w:val="nil"/>
              <w:left w:val="nil"/>
              <w:bottom w:val="nil"/>
              <w:right w:val="nil"/>
            </w:tcBorders>
            <w:shd w:val="clear" w:color="auto" w:fill="auto"/>
            <w:vAlign w:val="center"/>
            <w:hideMark/>
          </w:tcPr>
          <w:p w14:paraId="6821D47F"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0.087</w:t>
            </w:r>
          </w:p>
        </w:tc>
        <w:tc>
          <w:tcPr>
            <w:tcW w:w="960" w:type="dxa"/>
            <w:tcBorders>
              <w:top w:val="nil"/>
              <w:left w:val="nil"/>
              <w:bottom w:val="nil"/>
              <w:right w:val="nil"/>
            </w:tcBorders>
            <w:shd w:val="clear" w:color="auto" w:fill="auto"/>
            <w:noWrap/>
            <w:vAlign w:val="bottom"/>
            <w:hideMark/>
          </w:tcPr>
          <w:p w14:paraId="74E1EEAA" w14:textId="77777777" w:rsidR="00D83C98" w:rsidRPr="00A83D6E" w:rsidRDefault="00D83C98" w:rsidP="005B494F">
            <w:pPr>
              <w:ind w:firstLine="0"/>
              <w:jc w:val="right"/>
              <w:rPr>
                <w:rFonts w:ascii="Calibri" w:eastAsia="Times New Roman" w:hAnsi="Calibri" w:cs="Calibri"/>
                <w:color w:val="000000"/>
                <w:lang w:eastAsia="nl-NL"/>
              </w:rPr>
            </w:pPr>
          </w:p>
        </w:tc>
        <w:tc>
          <w:tcPr>
            <w:tcW w:w="960" w:type="dxa"/>
            <w:tcBorders>
              <w:top w:val="nil"/>
              <w:left w:val="nil"/>
              <w:bottom w:val="nil"/>
              <w:right w:val="nil"/>
            </w:tcBorders>
            <w:shd w:val="clear" w:color="auto" w:fill="auto"/>
            <w:noWrap/>
            <w:vAlign w:val="bottom"/>
            <w:hideMark/>
          </w:tcPr>
          <w:p w14:paraId="1A8DEA7E" w14:textId="77777777" w:rsidR="00D83C98" w:rsidRPr="00A83D6E" w:rsidRDefault="00D83C98" w:rsidP="005B494F">
            <w:pPr>
              <w:ind w:firstLine="0"/>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vAlign w:val="center"/>
            <w:hideMark/>
          </w:tcPr>
          <w:p w14:paraId="5169ABA1"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0.115</w:t>
            </w:r>
          </w:p>
        </w:tc>
        <w:tc>
          <w:tcPr>
            <w:tcW w:w="960" w:type="dxa"/>
            <w:tcBorders>
              <w:top w:val="nil"/>
              <w:left w:val="nil"/>
              <w:bottom w:val="nil"/>
              <w:right w:val="nil"/>
            </w:tcBorders>
            <w:shd w:val="clear" w:color="auto" w:fill="auto"/>
            <w:vAlign w:val="center"/>
            <w:hideMark/>
          </w:tcPr>
          <w:p w14:paraId="5DEA20BE"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0.056</w:t>
            </w:r>
          </w:p>
        </w:tc>
      </w:tr>
      <w:tr w:rsidR="00D83C98" w:rsidRPr="00A83D6E" w14:paraId="3012A5E9" w14:textId="77777777" w:rsidTr="005B494F">
        <w:trPr>
          <w:trHeight w:val="300"/>
        </w:trPr>
        <w:tc>
          <w:tcPr>
            <w:tcW w:w="4640" w:type="dxa"/>
            <w:tcBorders>
              <w:top w:val="nil"/>
              <w:left w:val="nil"/>
              <w:bottom w:val="nil"/>
              <w:right w:val="nil"/>
            </w:tcBorders>
            <w:shd w:val="clear" w:color="auto" w:fill="auto"/>
            <w:noWrap/>
            <w:vAlign w:val="center"/>
            <w:hideMark/>
          </w:tcPr>
          <w:p w14:paraId="163C6701" w14:textId="77777777" w:rsidR="00D83C98" w:rsidRPr="00A83D6E" w:rsidRDefault="00D83C98" w:rsidP="005B494F">
            <w:pPr>
              <w:ind w:firstLine="0"/>
              <w:rPr>
                <w:rFonts w:ascii="Calibri" w:eastAsia="Times New Roman" w:hAnsi="Calibri" w:cs="Calibri"/>
                <w:color w:val="000000"/>
                <w:lang w:eastAsia="nl-NL"/>
              </w:rPr>
            </w:pPr>
            <w:r w:rsidRPr="00A83D6E">
              <w:rPr>
                <w:rFonts w:ascii="Calibri" w:eastAsia="Times New Roman" w:hAnsi="Calibri" w:cs="Calibri"/>
                <w:color w:val="000000"/>
                <w:lang w:eastAsia="nl-NL"/>
              </w:rPr>
              <w:t xml:space="preserve">(absolute) </w:t>
            </w:r>
            <w:proofErr w:type="spellStart"/>
            <w:r w:rsidRPr="00A83D6E">
              <w:rPr>
                <w:rFonts w:ascii="Calibri" w:eastAsia="Times New Roman" w:hAnsi="Calibri" w:cs="Calibri"/>
                <w:color w:val="000000"/>
                <w:lang w:eastAsia="nl-NL"/>
              </w:rPr>
              <w:t>age</w:t>
            </w:r>
            <w:proofErr w:type="spellEnd"/>
            <w:r w:rsidRPr="00A83D6E">
              <w:rPr>
                <w:rFonts w:ascii="Calibri" w:eastAsia="Times New Roman" w:hAnsi="Calibri" w:cs="Calibri"/>
                <w:color w:val="000000"/>
                <w:lang w:eastAsia="nl-NL"/>
              </w:rPr>
              <w:t xml:space="preserve"> </w:t>
            </w:r>
            <w:proofErr w:type="spellStart"/>
            <w:r w:rsidRPr="00A83D6E">
              <w:rPr>
                <w:rFonts w:ascii="Calibri" w:eastAsia="Times New Roman" w:hAnsi="Calibri" w:cs="Calibri"/>
                <w:color w:val="000000"/>
                <w:lang w:eastAsia="nl-NL"/>
              </w:rPr>
              <w:t>difference</w:t>
            </w:r>
            <w:proofErr w:type="spellEnd"/>
          </w:p>
        </w:tc>
        <w:tc>
          <w:tcPr>
            <w:tcW w:w="960" w:type="dxa"/>
            <w:tcBorders>
              <w:top w:val="nil"/>
              <w:left w:val="nil"/>
              <w:bottom w:val="nil"/>
              <w:right w:val="nil"/>
            </w:tcBorders>
            <w:shd w:val="clear" w:color="auto" w:fill="auto"/>
            <w:vAlign w:val="center"/>
            <w:hideMark/>
          </w:tcPr>
          <w:p w14:paraId="26485E51"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0.034</w:t>
            </w:r>
          </w:p>
        </w:tc>
        <w:tc>
          <w:tcPr>
            <w:tcW w:w="960" w:type="dxa"/>
            <w:tcBorders>
              <w:top w:val="nil"/>
              <w:left w:val="nil"/>
              <w:bottom w:val="nil"/>
              <w:right w:val="nil"/>
            </w:tcBorders>
            <w:shd w:val="clear" w:color="auto" w:fill="auto"/>
            <w:vAlign w:val="center"/>
            <w:hideMark/>
          </w:tcPr>
          <w:p w14:paraId="415711CF"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0.007</w:t>
            </w:r>
          </w:p>
        </w:tc>
        <w:tc>
          <w:tcPr>
            <w:tcW w:w="960" w:type="dxa"/>
            <w:tcBorders>
              <w:top w:val="nil"/>
              <w:left w:val="nil"/>
              <w:bottom w:val="nil"/>
              <w:right w:val="nil"/>
            </w:tcBorders>
            <w:shd w:val="clear" w:color="auto" w:fill="auto"/>
            <w:noWrap/>
            <w:vAlign w:val="bottom"/>
            <w:hideMark/>
          </w:tcPr>
          <w:p w14:paraId="4452F782" w14:textId="77777777" w:rsidR="00D83C98" w:rsidRPr="00A83D6E" w:rsidRDefault="00D83C98" w:rsidP="005B494F">
            <w:pPr>
              <w:ind w:firstLine="0"/>
              <w:jc w:val="right"/>
              <w:rPr>
                <w:rFonts w:ascii="Calibri" w:eastAsia="Times New Roman" w:hAnsi="Calibri" w:cs="Calibri"/>
                <w:color w:val="000000"/>
                <w:lang w:eastAsia="nl-NL"/>
              </w:rPr>
            </w:pPr>
          </w:p>
        </w:tc>
        <w:tc>
          <w:tcPr>
            <w:tcW w:w="960" w:type="dxa"/>
            <w:tcBorders>
              <w:top w:val="nil"/>
              <w:left w:val="nil"/>
              <w:bottom w:val="nil"/>
              <w:right w:val="nil"/>
            </w:tcBorders>
            <w:shd w:val="clear" w:color="auto" w:fill="auto"/>
            <w:noWrap/>
            <w:vAlign w:val="bottom"/>
            <w:hideMark/>
          </w:tcPr>
          <w:p w14:paraId="3DEE10BE" w14:textId="77777777" w:rsidR="00D83C98" w:rsidRPr="00A83D6E" w:rsidRDefault="00D83C98" w:rsidP="005B494F">
            <w:pPr>
              <w:ind w:firstLine="0"/>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14:paraId="71050CAE" w14:textId="77777777" w:rsidR="00D83C98" w:rsidRPr="00A83D6E" w:rsidRDefault="00D83C98" w:rsidP="005B494F">
            <w:pPr>
              <w:ind w:firstLine="0"/>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14:paraId="69C4703C" w14:textId="77777777" w:rsidR="00D83C98" w:rsidRPr="00A83D6E" w:rsidRDefault="00D83C98" w:rsidP="005B494F">
            <w:pPr>
              <w:ind w:firstLine="0"/>
              <w:rPr>
                <w:rFonts w:ascii="Times New Roman" w:eastAsia="Times New Roman" w:hAnsi="Times New Roman" w:cs="Times New Roman"/>
                <w:sz w:val="20"/>
                <w:szCs w:val="20"/>
                <w:lang w:eastAsia="nl-NL"/>
              </w:rPr>
            </w:pPr>
          </w:p>
        </w:tc>
      </w:tr>
      <w:tr w:rsidR="00D83C98" w:rsidRPr="00A83D6E" w14:paraId="23694043" w14:textId="77777777" w:rsidTr="005B494F">
        <w:trPr>
          <w:trHeight w:val="300"/>
        </w:trPr>
        <w:tc>
          <w:tcPr>
            <w:tcW w:w="4640" w:type="dxa"/>
            <w:tcBorders>
              <w:top w:val="nil"/>
              <w:left w:val="nil"/>
              <w:bottom w:val="nil"/>
              <w:right w:val="nil"/>
            </w:tcBorders>
            <w:shd w:val="clear" w:color="auto" w:fill="auto"/>
            <w:noWrap/>
            <w:vAlign w:val="center"/>
            <w:hideMark/>
          </w:tcPr>
          <w:p w14:paraId="567395A3" w14:textId="77777777" w:rsidR="00D83C98" w:rsidRPr="00A83D6E" w:rsidRDefault="00D83C98" w:rsidP="005B494F">
            <w:pPr>
              <w:ind w:firstLine="0"/>
              <w:rPr>
                <w:rFonts w:ascii="Calibri" w:eastAsia="Times New Roman" w:hAnsi="Calibri" w:cs="Calibri"/>
                <w:color w:val="000000"/>
                <w:lang w:val="en-GB" w:eastAsia="nl-NL"/>
              </w:rPr>
            </w:pPr>
            <w:r w:rsidRPr="00A83D6E">
              <w:rPr>
                <w:rFonts w:ascii="Calibri" w:eastAsia="Times New Roman" w:hAnsi="Calibri" w:cs="Calibri"/>
                <w:color w:val="000000"/>
                <w:lang w:val="en-GB" w:eastAsia="nl-NL"/>
              </w:rPr>
              <w:t>same visible ethnic minority status</w:t>
            </w:r>
          </w:p>
        </w:tc>
        <w:tc>
          <w:tcPr>
            <w:tcW w:w="960" w:type="dxa"/>
            <w:tcBorders>
              <w:top w:val="nil"/>
              <w:left w:val="nil"/>
              <w:bottom w:val="nil"/>
              <w:right w:val="nil"/>
            </w:tcBorders>
            <w:shd w:val="clear" w:color="auto" w:fill="auto"/>
            <w:vAlign w:val="center"/>
            <w:hideMark/>
          </w:tcPr>
          <w:p w14:paraId="2B407EAF"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-0.410</w:t>
            </w:r>
          </w:p>
        </w:tc>
        <w:tc>
          <w:tcPr>
            <w:tcW w:w="960" w:type="dxa"/>
            <w:tcBorders>
              <w:top w:val="nil"/>
              <w:left w:val="nil"/>
              <w:bottom w:val="nil"/>
              <w:right w:val="nil"/>
            </w:tcBorders>
            <w:shd w:val="clear" w:color="auto" w:fill="auto"/>
            <w:vAlign w:val="center"/>
            <w:hideMark/>
          </w:tcPr>
          <w:p w14:paraId="6448CBB3"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0.145</w:t>
            </w:r>
          </w:p>
        </w:tc>
        <w:tc>
          <w:tcPr>
            <w:tcW w:w="960" w:type="dxa"/>
            <w:tcBorders>
              <w:top w:val="nil"/>
              <w:left w:val="nil"/>
              <w:bottom w:val="nil"/>
              <w:right w:val="nil"/>
            </w:tcBorders>
            <w:shd w:val="clear" w:color="auto" w:fill="auto"/>
            <w:noWrap/>
            <w:vAlign w:val="bottom"/>
            <w:hideMark/>
          </w:tcPr>
          <w:p w14:paraId="57BB80D8" w14:textId="77777777" w:rsidR="00D83C98" w:rsidRPr="00A83D6E" w:rsidRDefault="00D83C98" w:rsidP="005B494F">
            <w:pPr>
              <w:ind w:firstLine="0"/>
              <w:jc w:val="right"/>
              <w:rPr>
                <w:rFonts w:ascii="Calibri" w:eastAsia="Times New Roman" w:hAnsi="Calibri" w:cs="Calibri"/>
                <w:color w:val="000000"/>
                <w:lang w:eastAsia="nl-NL"/>
              </w:rPr>
            </w:pPr>
          </w:p>
        </w:tc>
        <w:tc>
          <w:tcPr>
            <w:tcW w:w="960" w:type="dxa"/>
            <w:tcBorders>
              <w:top w:val="nil"/>
              <w:left w:val="nil"/>
              <w:bottom w:val="nil"/>
              <w:right w:val="nil"/>
            </w:tcBorders>
            <w:shd w:val="clear" w:color="auto" w:fill="auto"/>
            <w:noWrap/>
            <w:vAlign w:val="bottom"/>
            <w:hideMark/>
          </w:tcPr>
          <w:p w14:paraId="4F4AD11C" w14:textId="77777777" w:rsidR="00D83C98" w:rsidRPr="00A83D6E" w:rsidRDefault="00D83C98" w:rsidP="005B494F">
            <w:pPr>
              <w:ind w:firstLine="0"/>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vAlign w:val="center"/>
            <w:hideMark/>
          </w:tcPr>
          <w:p w14:paraId="0444F591"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0.134</w:t>
            </w:r>
          </w:p>
        </w:tc>
        <w:tc>
          <w:tcPr>
            <w:tcW w:w="960" w:type="dxa"/>
            <w:tcBorders>
              <w:top w:val="nil"/>
              <w:left w:val="nil"/>
              <w:bottom w:val="nil"/>
              <w:right w:val="nil"/>
            </w:tcBorders>
            <w:shd w:val="clear" w:color="auto" w:fill="auto"/>
            <w:vAlign w:val="center"/>
            <w:hideMark/>
          </w:tcPr>
          <w:p w14:paraId="648D7FB5"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0.094</w:t>
            </w:r>
          </w:p>
        </w:tc>
      </w:tr>
      <w:tr w:rsidR="00D83C98" w:rsidRPr="00A83D6E" w14:paraId="0C2B57BB" w14:textId="77777777" w:rsidTr="005B494F">
        <w:trPr>
          <w:trHeight w:val="300"/>
        </w:trPr>
        <w:tc>
          <w:tcPr>
            <w:tcW w:w="4640" w:type="dxa"/>
            <w:tcBorders>
              <w:top w:val="nil"/>
              <w:left w:val="nil"/>
              <w:bottom w:val="nil"/>
              <w:right w:val="nil"/>
            </w:tcBorders>
            <w:shd w:val="clear" w:color="auto" w:fill="auto"/>
            <w:vAlign w:val="center"/>
            <w:hideMark/>
          </w:tcPr>
          <w:p w14:paraId="17D30756" w14:textId="77777777" w:rsidR="00D83C98" w:rsidRPr="00A83D6E" w:rsidRDefault="00D83C98" w:rsidP="005B494F">
            <w:pPr>
              <w:ind w:firstLine="0"/>
              <w:rPr>
                <w:rFonts w:ascii="Calibri" w:eastAsia="Times New Roman" w:hAnsi="Calibri" w:cs="Calibri"/>
                <w:color w:val="000000"/>
                <w:lang w:eastAsia="nl-NL"/>
              </w:rPr>
            </w:pPr>
            <w:proofErr w:type="spellStart"/>
            <w:r w:rsidRPr="00A83D6E">
              <w:rPr>
                <w:rFonts w:ascii="Calibri" w:eastAsia="Times New Roman" w:hAnsi="Calibri" w:cs="Calibri"/>
                <w:color w:val="000000"/>
                <w:lang w:eastAsia="nl-NL"/>
              </w:rPr>
              <w:t>retweets</w:t>
            </w:r>
            <w:proofErr w:type="spellEnd"/>
          </w:p>
        </w:tc>
        <w:tc>
          <w:tcPr>
            <w:tcW w:w="960" w:type="dxa"/>
            <w:tcBorders>
              <w:top w:val="nil"/>
              <w:left w:val="nil"/>
              <w:bottom w:val="nil"/>
              <w:right w:val="nil"/>
            </w:tcBorders>
            <w:shd w:val="clear" w:color="auto" w:fill="auto"/>
            <w:vAlign w:val="center"/>
            <w:hideMark/>
          </w:tcPr>
          <w:p w14:paraId="15CD1C2D"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1.718</w:t>
            </w:r>
          </w:p>
        </w:tc>
        <w:tc>
          <w:tcPr>
            <w:tcW w:w="960" w:type="dxa"/>
            <w:tcBorders>
              <w:top w:val="nil"/>
              <w:left w:val="nil"/>
              <w:bottom w:val="nil"/>
              <w:right w:val="nil"/>
            </w:tcBorders>
            <w:shd w:val="clear" w:color="auto" w:fill="auto"/>
            <w:vAlign w:val="center"/>
            <w:hideMark/>
          </w:tcPr>
          <w:p w14:paraId="78BEAB15"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0.536</w:t>
            </w:r>
          </w:p>
        </w:tc>
        <w:tc>
          <w:tcPr>
            <w:tcW w:w="960" w:type="dxa"/>
            <w:tcBorders>
              <w:top w:val="nil"/>
              <w:left w:val="nil"/>
              <w:bottom w:val="nil"/>
              <w:right w:val="nil"/>
            </w:tcBorders>
            <w:shd w:val="clear" w:color="auto" w:fill="auto"/>
            <w:vAlign w:val="center"/>
            <w:hideMark/>
          </w:tcPr>
          <w:p w14:paraId="45B6426F"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0.454</w:t>
            </w:r>
          </w:p>
        </w:tc>
        <w:tc>
          <w:tcPr>
            <w:tcW w:w="960" w:type="dxa"/>
            <w:tcBorders>
              <w:top w:val="nil"/>
              <w:left w:val="nil"/>
              <w:bottom w:val="nil"/>
              <w:right w:val="nil"/>
            </w:tcBorders>
            <w:shd w:val="clear" w:color="auto" w:fill="auto"/>
            <w:vAlign w:val="center"/>
            <w:hideMark/>
          </w:tcPr>
          <w:p w14:paraId="7C1F7543"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0.212</w:t>
            </w:r>
          </w:p>
        </w:tc>
        <w:tc>
          <w:tcPr>
            <w:tcW w:w="960" w:type="dxa"/>
            <w:tcBorders>
              <w:top w:val="nil"/>
              <w:left w:val="nil"/>
              <w:bottom w:val="nil"/>
              <w:right w:val="nil"/>
            </w:tcBorders>
            <w:shd w:val="clear" w:color="auto" w:fill="auto"/>
            <w:noWrap/>
            <w:vAlign w:val="bottom"/>
            <w:hideMark/>
          </w:tcPr>
          <w:p w14:paraId="5DE27C7B" w14:textId="77777777" w:rsidR="00D83C98" w:rsidRPr="00A83D6E" w:rsidRDefault="00D83C98" w:rsidP="005B494F">
            <w:pPr>
              <w:ind w:firstLine="0"/>
              <w:jc w:val="right"/>
              <w:rPr>
                <w:rFonts w:ascii="Calibri" w:eastAsia="Times New Roman" w:hAnsi="Calibri" w:cs="Calibri"/>
                <w:color w:val="000000"/>
                <w:lang w:eastAsia="nl-NL"/>
              </w:rPr>
            </w:pPr>
          </w:p>
        </w:tc>
        <w:tc>
          <w:tcPr>
            <w:tcW w:w="960" w:type="dxa"/>
            <w:tcBorders>
              <w:top w:val="nil"/>
              <w:left w:val="nil"/>
              <w:bottom w:val="nil"/>
              <w:right w:val="nil"/>
            </w:tcBorders>
            <w:shd w:val="clear" w:color="auto" w:fill="auto"/>
            <w:noWrap/>
            <w:vAlign w:val="bottom"/>
            <w:hideMark/>
          </w:tcPr>
          <w:p w14:paraId="54CE5F50" w14:textId="77777777" w:rsidR="00D83C98" w:rsidRPr="00A83D6E" w:rsidRDefault="00D83C98" w:rsidP="005B494F">
            <w:pPr>
              <w:ind w:firstLine="0"/>
              <w:rPr>
                <w:rFonts w:ascii="Times New Roman" w:eastAsia="Times New Roman" w:hAnsi="Times New Roman" w:cs="Times New Roman"/>
                <w:sz w:val="20"/>
                <w:szCs w:val="20"/>
                <w:lang w:eastAsia="nl-NL"/>
              </w:rPr>
            </w:pPr>
          </w:p>
        </w:tc>
      </w:tr>
      <w:tr w:rsidR="00D83C98" w:rsidRPr="00A83D6E" w14:paraId="2ADF5623" w14:textId="77777777" w:rsidTr="005B494F">
        <w:trPr>
          <w:trHeight w:val="300"/>
        </w:trPr>
        <w:tc>
          <w:tcPr>
            <w:tcW w:w="4640" w:type="dxa"/>
            <w:tcBorders>
              <w:top w:val="nil"/>
              <w:left w:val="nil"/>
              <w:bottom w:val="nil"/>
              <w:right w:val="nil"/>
            </w:tcBorders>
            <w:shd w:val="clear" w:color="auto" w:fill="auto"/>
            <w:vAlign w:val="center"/>
            <w:hideMark/>
          </w:tcPr>
          <w:p w14:paraId="75D16856" w14:textId="77777777" w:rsidR="00D83C98" w:rsidRPr="00A83D6E" w:rsidRDefault="00D83C98" w:rsidP="005B494F">
            <w:pPr>
              <w:ind w:firstLine="0"/>
              <w:rPr>
                <w:rFonts w:ascii="Calibri" w:eastAsia="Times New Roman" w:hAnsi="Calibri" w:cs="Calibri"/>
                <w:color w:val="000000"/>
                <w:lang w:eastAsia="nl-NL"/>
              </w:rPr>
            </w:pPr>
            <w:proofErr w:type="spellStart"/>
            <w:r w:rsidRPr="00A83D6E">
              <w:rPr>
                <w:rFonts w:ascii="Calibri" w:eastAsia="Times New Roman" w:hAnsi="Calibri" w:cs="Calibri"/>
                <w:color w:val="000000"/>
                <w:lang w:eastAsia="nl-NL"/>
              </w:rPr>
              <w:t>reciprocity</w:t>
            </w:r>
            <w:proofErr w:type="spellEnd"/>
            <w:r w:rsidRPr="00A83D6E">
              <w:rPr>
                <w:rFonts w:ascii="Calibri" w:eastAsia="Times New Roman" w:hAnsi="Calibri" w:cs="Calibri"/>
                <w:color w:val="000000"/>
                <w:lang w:eastAsia="nl-NL"/>
              </w:rPr>
              <w:t xml:space="preserve"> </w:t>
            </w:r>
            <w:proofErr w:type="spellStart"/>
            <w:r w:rsidRPr="00A83D6E">
              <w:rPr>
                <w:rFonts w:ascii="Calibri" w:eastAsia="Times New Roman" w:hAnsi="Calibri" w:cs="Calibri"/>
                <w:color w:val="000000"/>
                <w:lang w:eastAsia="nl-NL"/>
              </w:rPr>
              <w:t>with</w:t>
            </w:r>
            <w:proofErr w:type="spellEnd"/>
            <w:r w:rsidRPr="00A83D6E">
              <w:rPr>
                <w:rFonts w:ascii="Calibri" w:eastAsia="Times New Roman" w:hAnsi="Calibri" w:cs="Calibri"/>
                <w:color w:val="000000"/>
                <w:lang w:eastAsia="nl-NL"/>
              </w:rPr>
              <w:t xml:space="preserve"> </w:t>
            </w:r>
            <w:proofErr w:type="spellStart"/>
            <w:r w:rsidRPr="00A83D6E">
              <w:rPr>
                <w:rFonts w:ascii="Calibri" w:eastAsia="Times New Roman" w:hAnsi="Calibri" w:cs="Calibri"/>
                <w:color w:val="000000"/>
                <w:lang w:eastAsia="nl-NL"/>
              </w:rPr>
              <w:t>retweets</w:t>
            </w:r>
            <w:proofErr w:type="spellEnd"/>
          </w:p>
        </w:tc>
        <w:tc>
          <w:tcPr>
            <w:tcW w:w="960" w:type="dxa"/>
            <w:tcBorders>
              <w:top w:val="nil"/>
              <w:left w:val="nil"/>
              <w:bottom w:val="nil"/>
              <w:right w:val="nil"/>
            </w:tcBorders>
            <w:shd w:val="clear" w:color="auto" w:fill="auto"/>
            <w:vAlign w:val="center"/>
            <w:hideMark/>
          </w:tcPr>
          <w:p w14:paraId="7D9CAF6A"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0.677</w:t>
            </w:r>
          </w:p>
        </w:tc>
        <w:tc>
          <w:tcPr>
            <w:tcW w:w="960" w:type="dxa"/>
            <w:tcBorders>
              <w:top w:val="nil"/>
              <w:left w:val="nil"/>
              <w:bottom w:val="nil"/>
              <w:right w:val="nil"/>
            </w:tcBorders>
            <w:shd w:val="clear" w:color="auto" w:fill="auto"/>
            <w:vAlign w:val="center"/>
            <w:hideMark/>
          </w:tcPr>
          <w:p w14:paraId="7F025F3A"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0.483</w:t>
            </w:r>
          </w:p>
        </w:tc>
        <w:tc>
          <w:tcPr>
            <w:tcW w:w="960" w:type="dxa"/>
            <w:tcBorders>
              <w:top w:val="nil"/>
              <w:left w:val="nil"/>
              <w:bottom w:val="nil"/>
              <w:right w:val="nil"/>
            </w:tcBorders>
            <w:shd w:val="clear" w:color="auto" w:fill="auto"/>
            <w:vAlign w:val="center"/>
            <w:hideMark/>
          </w:tcPr>
          <w:p w14:paraId="190C3FAA"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0.245</w:t>
            </w:r>
          </w:p>
        </w:tc>
        <w:tc>
          <w:tcPr>
            <w:tcW w:w="960" w:type="dxa"/>
            <w:tcBorders>
              <w:top w:val="nil"/>
              <w:left w:val="nil"/>
              <w:bottom w:val="nil"/>
              <w:right w:val="nil"/>
            </w:tcBorders>
            <w:shd w:val="clear" w:color="auto" w:fill="auto"/>
            <w:vAlign w:val="center"/>
            <w:hideMark/>
          </w:tcPr>
          <w:p w14:paraId="05F31F86"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0.181</w:t>
            </w:r>
          </w:p>
        </w:tc>
        <w:tc>
          <w:tcPr>
            <w:tcW w:w="960" w:type="dxa"/>
            <w:tcBorders>
              <w:top w:val="nil"/>
              <w:left w:val="nil"/>
              <w:bottom w:val="nil"/>
              <w:right w:val="nil"/>
            </w:tcBorders>
            <w:shd w:val="clear" w:color="auto" w:fill="auto"/>
            <w:noWrap/>
            <w:vAlign w:val="bottom"/>
            <w:hideMark/>
          </w:tcPr>
          <w:p w14:paraId="5B0D0516" w14:textId="77777777" w:rsidR="00D83C98" w:rsidRPr="00A83D6E" w:rsidRDefault="00D83C98" w:rsidP="005B494F">
            <w:pPr>
              <w:ind w:firstLine="0"/>
              <w:jc w:val="right"/>
              <w:rPr>
                <w:rFonts w:ascii="Calibri" w:eastAsia="Times New Roman" w:hAnsi="Calibri" w:cs="Calibri"/>
                <w:color w:val="000000"/>
                <w:lang w:eastAsia="nl-NL"/>
              </w:rPr>
            </w:pPr>
          </w:p>
        </w:tc>
        <w:tc>
          <w:tcPr>
            <w:tcW w:w="960" w:type="dxa"/>
            <w:tcBorders>
              <w:top w:val="nil"/>
              <w:left w:val="nil"/>
              <w:bottom w:val="nil"/>
              <w:right w:val="nil"/>
            </w:tcBorders>
            <w:shd w:val="clear" w:color="auto" w:fill="auto"/>
            <w:noWrap/>
            <w:vAlign w:val="bottom"/>
            <w:hideMark/>
          </w:tcPr>
          <w:p w14:paraId="1D88F9AE" w14:textId="77777777" w:rsidR="00D83C98" w:rsidRPr="00A83D6E" w:rsidRDefault="00D83C98" w:rsidP="005B494F">
            <w:pPr>
              <w:ind w:firstLine="0"/>
              <w:rPr>
                <w:rFonts w:ascii="Times New Roman" w:eastAsia="Times New Roman" w:hAnsi="Times New Roman" w:cs="Times New Roman"/>
                <w:sz w:val="20"/>
                <w:szCs w:val="20"/>
                <w:lang w:eastAsia="nl-NL"/>
              </w:rPr>
            </w:pPr>
          </w:p>
        </w:tc>
      </w:tr>
      <w:tr w:rsidR="00D83C98" w:rsidRPr="00A83D6E" w14:paraId="6714ACBE" w14:textId="77777777" w:rsidTr="005B494F">
        <w:trPr>
          <w:trHeight w:val="300"/>
        </w:trPr>
        <w:tc>
          <w:tcPr>
            <w:tcW w:w="4640" w:type="dxa"/>
            <w:tcBorders>
              <w:top w:val="nil"/>
              <w:left w:val="nil"/>
              <w:bottom w:val="nil"/>
              <w:right w:val="nil"/>
            </w:tcBorders>
            <w:shd w:val="clear" w:color="auto" w:fill="auto"/>
            <w:vAlign w:val="center"/>
            <w:hideMark/>
          </w:tcPr>
          <w:p w14:paraId="54F852F5" w14:textId="77777777" w:rsidR="00D83C98" w:rsidRPr="00A83D6E" w:rsidRDefault="00D83C98" w:rsidP="005B494F">
            <w:pPr>
              <w:ind w:firstLine="0"/>
              <w:rPr>
                <w:rFonts w:ascii="Calibri" w:eastAsia="Times New Roman" w:hAnsi="Calibri" w:cs="Calibri"/>
                <w:color w:val="000000"/>
                <w:lang w:eastAsia="nl-NL"/>
              </w:rPr>
            </w:pPr>
            <w:proofErr w:type="spellStart"/>
            <w:r w:rsidRPr="00A83D6E">
              <w:rPr>
                <w:rFonts w:ascii="Calibri" w:eastAsia="Times New Roman" w:hAnsi="Calibri" w:cs="Calibri"/>
                <w:color w:val="000000"/>
                <w:lang w:eastAsia="nl-NL"/>
              </w:rPr>
              <w:t>following</w:t>
            </w:r>
            <w:proofErr w:type="spellEnd"/>
          </w:p>
        </w:tc>
        <w:tc>
          <w:tcPr>
            <w:tcW w:w="960" w:type="dxa"/>
            <w:tcBorders>
              <w:top w:val="nil"/>
              <w:left w:val="nil"/>
              <w:bottom w:val="nil"/>
              <w:right w:val="nil"/>
            </w:tcBorders>
            <w:shd w:val="clear" w:color="auto" w:fill="auto"/>
            <w:vAlign w:val="center"/>
            <w:hideMark/>
          </w:tcPr>
          <w:p w14:paraId="55935D77" w14:textId="77777777" w:rsidR="00D83C98" w:rsidRPr="00A83D6E" w:rsidRDefault="00D83C98" w:rsidP="005B494F">
            <w:pPr>
              <w:ind w:firstLine="0"/>
              <w:rPr>
                <w:rFonts w:ascii="Calibri" w:eastAsia="Times New Roman" w:hAnsi="Calibri" w:cs="Calibri"/>
                <w:color w:val="000000"/>
                <w:lang w:eastAsia="nl-NL"/>
              </w:rPr>
            </w:pPr>
          </w:p>
        </w:tc>
        <w:tc>
          <w:tcPr>
            <w:tcW w:w="960" w:type="dxa"/>
            <w:tcBorders>
              <w:top w:val="nil"/>
              <w:left w:val="nil"/>
              <w:bottom w:val="nil"/>
              <w:right w:val="nil"/>
            </w:tcBorders>
            <w:shd w:val="clear" w:color="auto" w:fill="auto"/>
            <w:vAlign w:val="center"/>
            <w:hideMark/>
          </w:tcPr>
          <w:p w14:paraId="11757D9E" w14:textId="77777777" w:rsidR="00D83C98" w:rsidRPr="00A83D6E" w:rsidRDefault="00D83C98" w:rsidP="005B494F">
            <w:pPr>
              <w:ind w:firstLine="0"/>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vAlign w:val="center"/>
            <w:hideMark/>
          </w:tcPr>
          <w:p w14:paraId="6360D2A4"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0.400</w:t>
            </w:r>
          </w:p>
        </w:tc>
        <w:tc>
          <w:tcPr>
            <w:tcW w:w="960" w:type="dxa"/>
            <w:tcBorders>
              <w:top w:val="nil"/>
              <w:left w:val="nil"/>
              <w:bottom w:val="nil"/>
              <w:right w:val="nil"/>
            </w:tcBorders>
            <w:shd w:val="clear" w:color="auto" w:fill="auto"/>
            <w:vAlign w:val="center"/>
            <w:hideMark/>
          </w:tcPr>
          <w:p w14:paraId="147DB8EB"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0.072</w:t>
            </w:r>
          </w:p>
        </w:tc>
        <w:tc>
          <w:tcPr>
            <w:tcW w:w="960" w:type="dxa"/>
            <w:tcBorders>
              <w:top w:val="nil"/>
              <w:left w:val="nil"/>
              <w:bottom w:val="nil"/>
              <w:right w:val="nil"/>
            </w:tcBorders>
            <w:shd w:val="clear" w:color="auto" w:fill="auto"/>
            <w:vAlign w:val="center"/>
            <w:hideMark/>
          </w:tcPr>
          <w:p w14:paraId="362BD2F5"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0.647</w:t>
            </w:r>
          </w:p>
        </w:tc>
        <w:tc>
          <w:tcPr>
            <w:tcW w:w="960" w:type="dxa"/>
            <w:tcBorders>
              <w:top w:val="nil"/>
              <w:left w:val="nil"/>
              <w:bottom w:val="nil"/>
              <w:right w:val="nil"/>
            </w:tcBorders>
            <w:shd w:val="clear" w:color="auto" w:fill="auto"/>
            <w:vAlign w:val="center"/>
            <w:hideMark/>
          </w:tcPr>
          <w:p w14:paraId="4A48D4B3"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0.092</w:t>
            </w:r>
          </w:p>
        </w:tc>
      </w:tr>
      <w:tr w:rsidR="00D83C98" w:rsidRPr="00A83D6E" w14:paraId="5A81F129" w14:textId="77777777" w:rsidTr="005B494F">
        <w:trPr>
          <w:trHeight w:val="300"/>
        </w:trPr>
        <w:tc>
          <w:tcPr>
            <w:tcW w:w="4640" w:type="dxa"/>
            <w:tcBorders>
              <w:top w:val="nil"/>
              <w:left w:val="nil"/>
              <w:bottom w:val="nil"/>
              <w:right w:val="nil"/>
            </w:tcBorders>
            <w:shd w:val="clear" w:color="auto" w:fill="auto"/>
            <w:vAlign w:val="center"/>
            <w:hideMark/>
          </w:tcPr>
          <w:p w14:paraId="1F33ED6F" w14:textId="77777777" w:rsidR="00D83C98" w:rsidRPr="00A83D6E" w:rsidRDefault="00D83C98" w:rsidP="005B494F">
            <w:pPr>
              <w:ind w:firstLine="0"/>
              <w:rPr>
                <w:rFonts w:ascii="Calibri" w:eastAsia="Times New Roman" w:hAnsi="Calibri" w:cs="Calibri"/>
                <w:color w:val="000000"/>
                <w:lang w:eastAsia="nl-NL"/>
              </w:rPr>
            </w:pPr>
            <w:proofErr w:type="spellStart"/>
            <w:r w:rsidRPr="00A83D6E">
              <w:rPr>
                <w:rFonts w:ascii="Calibri" w:eastAsia="Times New Roman" w:hAnsi="Calibri" w:cs="Calibri"/>
                <w:color w:val="000000"/>
                <w:lang w:eastAsia="nl-NL"/>
              </w:rPr>
              <w:t>reciprocity</w:t>
            </w:r>
            <w:proofErr w:type="spellEnd"/>
            <w:r w:rsidRPr="00A83D6E">
              <w:rPr>
                <w:rFonts w:ascii="Calibri" w:eastAsia="Times New Roman" w:hAnsi="Calibri" w:cs="Calibri"/>
                <w:color w:val="000000"/>
                <w:lang w:eastAsia="nl-NL"/>
              </w:rPr>
              <w:t xml:space="preserve"> </w:t>
            </w:r>
            <w:proofErr w:type="spellStart"/>
            <w:r w:rsidRPr="00A83D6E">
              <w:rPr>
                <w:rFonts w:ascii="Calibri" w:eastAsia="Times New Roman" w:hAnsi="Calibri" w:cs="Calibri"/>
                <w:color w:val="000000"/>
                <w:lang w:eastAsia="nl-NL"/>
              </w:rPr>
              <w:t>with</w:t>
            </w:r>
            <w:proofErr w:type="spellEnd"/>
            <w:r w:rsidRPr="00A83D6E">
              <w:rPr>
                <w:rFonts w:ascii="Calibri" w:eastAsia="Times New Roman" w:hAnsi="Calibri" w:cs="Calibri"/>
                <w:color w:val="000000"/>
                <w:lang w:eastAsia="nl-NL"/>
              </w:rPr>
              <w:t xml:space="preserve"> </w:t>
            </w:r>
            <w:proofErr w:type="spellStart"/>
            <w:r w:rsidRPr="00A83D6E">
              <w:rPr>
                <w:rFonts w:ascii="Calibri" w:eastAsia="Times New Roman" w:hAnsi="Calibri" w:cs="Calibri"/>
                <w:color w:val="000000"/>
                <w:lang w:eastAsia="nl-NL"/>
              </w:rPr>
              <w:t>following</w:t>
            </w:r>
            <w:proofErr w:type="spellEnd"/>
          </w:p>
        </w:tc>
        <w:tc>
          <w:tcPr>
            <w:tcW w:w="960" w:type="dxa"/>
            <w:tcBorders>
              <w:top w:val="nil"/>
              <w:left w:val="nil"/>
              <w:bottom w:val="nil"/>
              <w:right w:val="nil"/>
            </w:tcBorders>
            <w:shd w:val="clear" w:color="auto" w:fill="auto"/>
            <w:vAlign w:val="center"/>
            <w:hideMark/>
          </w:tcPr>
          <w:p w14:paraId="26289132" w14:textId="77777777" w:rsidR="00D83C98" w:rsidRPr="00A83D6E" w:rsidRDefault="00D83C98" w:rsidP="005B494F">
            <w:pPr>
              <w:ind w:firstLine="0"/>
              <w:rPr>
                <w:rFonts w:ascii="Calibri" w:eastAsia="Times New Roman" w:hAnsi="Calibri" w:cs="Calibri"/>
                <w:color w:val="000000"/>
                <w:lang w:eastAsia="nl-NL"/>
              </w:rPr>
            </w:pPr>
          </w:p>
        </w:tc>
        <w:tc>
          <w:tcPr>
            <w:tcW w:w="960" w:type="dxa"/>
            <w:tcBorders>
              <w:top w:val="nil"/>
              <w:left w:val="nil"/>
              <w:bottom w:val="nil"/>
              <w:right w:val="nil"/>
            </w:tcBorders>
            <w:shd w:val="clear" w:color="auto" w:fill="auto"/>
            <w:vAlign w:val="center"/>
            <w:hideMark/>
          </w:tcPr>
          <w:p w14:paraId="7D56E4C8" w14:textId="77777777" w:rsidR="00D83C98" w:rsidRPr="00A83D6E" w:rsidRDefault="00D83C98" w:rsidP="005B494F">
            <w:pPr>
              <w:ind w:firstLine="0"/>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vAlign w:val="center"/>
            <w:hideMark/>
          </w:tcPr>
          <w:p w14:paraId="0993C0A6"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0.158</w:t>
            </w:r>
          </w:p>
        </w:tc>
        <w:tc>
          <w:tcPr>
            <w:tcW w:w="960" w:type="dxa"/>
            <w:tcBorders>
              <w:top w:val="nil"/>
              <w:left w:val="nil"/>
              <w:bottom w:val="nil"/>
              <w:right w:val="nil"/>
            </w:tcBorders>
            <w:shd w:val="clear" w:color="auto" w:fill="auto"/>
            <w:vAlign w:val="center"/>
            <w:hideMark/>
          </w:tcPr>
          <w:p w14:paraId="04525AAE"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0.066</w:t>
            </w:r>
          </w:p>
        </w:tc>
        <w:tc>
          <w:tcPr>
            <w:tcW w:w="960" w:type="dxa"/>
            <w:tcBorders>
              <w:top w:val="nil"/>
              <w:left w:val="nil"/>
              <w:bottom w:val="nil"/>
              <w:right w:val="nil"/>
            </w:tcBorders>
            <w:shd w:val="clear" w:color="auto" w:fill="auto"/>
            <w:vAlign w:val="center"/>
            <w:hideMark/>
          </w:tcPr>
          <w:p w14:paraId="666D656E"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0.251</w:t>
            </w:r>
          </w:p>
        </w:tc>
        <w:tc>
          <w:tcPr>
            <w:tcW w:w="960" w:type="dxa"/>
            <w:tcBorders>
              <w:top w:val="nil"/>
              <w:left w:val="nil"/>
              <w:bottom w:val="nil"/>
              <w:right w:val="nil"/>
            </w:tcBorders>
            <w:shd w:val="clear" w:color="auto" w:fill="auto"/>
            <w:vAlign w:val="center"/>
            <w:hideMark/>
          </w:tcPr>
          <w:p w14:paraId="0DD90AD9"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0.076</w:t>
            </w:r>
          </w:p>
        </w:tc>
      </w:tr>
      <w:tr w:rsidR="00D83C98" w:rsidRPr="00A83D6E" w14:paraId="6A7EF8BE" w14:textId="77777777" w:rsidTr="005B494F">
        <w:trPr>
          <w:trHeight w:val="300"/>
        </w:trPr>
        <w:tc>
          <w:tcPr>
            <w:tcW w:w="4640" w:type="dxa"/>
            <w:tcBorders>
              <w:top w:val="nil"/>
              <w:left w:val="nil"/>
              <w:bottom w:val="nil"/>
              <w:right w:val="nil"/>
            </w:tcBorders>
            <w:shd w:val="clear" w:color="auto" w:fill="auto"/>
            <w:vAlign w:val="center"/>
            <w:hideMark/>
          </w:tcPr>
          <w:p w14:paraId="460D92ED" w14:textId="77777777" w:rsidR="00D83C98" w:rsidRPr="00A83D6E" w:rsidRDefault="00D83C98" w:rsidP="005B494F">
            <w:pPr>
              <w:ind w:firstLine="0"/>
              <w:rPr>
                <w:rFonts w:ascii="Calibri" w:eastAsia="Times New Roman" w:hAnsi="Calibri" w:cs="Calibri"/>
                <w:color w:val="000000"/>
                <w:lang w:eastAsia="nl-NL"/>
              </w:rPr>
            </w:pPr>
            <w:r w:rsidRPr="00A83D6E">
              <w:rPr>
                <w:rFonts w:ascii="Calibri" w:eastAsia="Times New Roman" w:hAnsi="Calibri" w:cs="Calibri"/>
                <w:color w:val="000000"/>
                <w:lang w:eastAsia="nl-NL"/>
              </w:rPr>
              <w:t>@-mentions</w:t>
            </w:r>
          </w:p>
        </w:tc>
        <w:tc>
          <w:tcPr>
            <w:tcW w:w="960" w:type="dxa"/>
            <w:tcBorders>
              <w:top w:val="nil"/>
              <w:left w:val="nil"/>
              <w:bottom w:val="nil"/>
              <w:right w:val="nil"/>
            </w:tcBorders>
            <w:shd w:val="clear" w:color="auto" w:fill="auto"/>
            <w:noWrap/>
            <w:vAlign w:val="bottom"/>
            <w:hideMark/>
          </w:tcPr>
          <w:p w14:paraId="11CA708E" w14:textId="77777777" w:rsidR="00D83C98" w:rsidRPr="00A83D6E" w:rsidRDefault="00D83C98" w:rsidP="005B494F">
            <w:pPr>
              <w:ind w:firstLine="0"/>
              <w:rPr>
                <w:rFonts w:ascii="Calibri" w:eastAsia="Times New Roman" w:hAnsi="Calibri" w:cs="Calibri"/>
                <w:color w:val="000000"/>
                <w:lang w:eastAsia="nl-NL"/>
              </w:rPr>
            </w:pPr>
          </w:p>
        </w:tc>
        <w:tc>
          <w:tcPr>
            <w:tcW w:w="960" w:type="dxa"/>
            <w:tcBorders>
              <w:top w:val="nil"/>
              <w:left w:val="nil"/>
              <w:bottom w:val="nil"/>
              <w:right w:val="nil"/>
            </w:tcBorders>
            <w:shd w:val="clear" w:color="auto" w:fill="auto"/>
            <w:noWrap/>
            <w:vAlign w:val="bottom"/>
            <w:hideMark/>
          </w:tcPr>
          <w:p w14:paraId="1E4CC4FD" w14:textId="77777777" w:rsidR="00D83C98" w:rsidRPr="00A83D6E" w:rsidRDefault="00D83C98" w:rsidP="005B494F">
            <w:pPr>
              <w:ind w:firstLine="0"/>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14:paraId="022DE9BE" w14:textId="77777777" w:rsidR="00D83C98" w:rsidRPr="00A83D6E" w:rsidRDefault="00D83C98" w:rsidP="005B494F">
            <w:pPr>
              <w:ind w:firstLine="0"/>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14:paraId="366CCA9B" w14:textId="77777777" w:rsidR="00D83C98" w:rsidRPr="00A83D6E" w:rsidRDefault="00D83C98" w:rsidP="005B494F">
            <w:pPr>
              <w:ind w:firstLine="0"/>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vAlign w:val="center"/>
            <w:hideMark/>
          </w:tcPr>
          <w:p w14:paraId="06A57913"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0.801</w:t>
            </w:r>
          </w:p>
        </w:tc>
        <w:tc>
          <w:tcPr>
            <w:tcW w:w="960" w:type="dxa"/>
            <w:tcBorders>
              <w:top w:val="nil"/>
              <w:left w:val="nil"/>
              <w:bottom w:val="nil"/>
              <w:right w:val="nil"/>
            </w:tcBorders>
            <w:shd w:val="clear" w:color="auto" w:fill="auto"/>
            <w:vAlign w:val="center"/>
            <w:hideMark/>
          </w:tcPr>
          <w:p w14:paraId="15229370"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0.228</w:t>
            </w:r>
          </w:p>
        </w:tc>
      </w:tr>
      <w:tr w:rsidR="00D83C98" w:rsidRPr="00A83D6E" w14:paraId="613251B4" w14:textId="77777777" w:rsidTr="005B494F">
        <w:trPr>
          <w:trHeight w:val="300"/>
        </w:trPr>
        <w:tc>
          <w:tcPr>
            <w:tcW w:w="4640" w:type="dxa"/>
            <w:tcBorders>
              <w:top w:val="nil"/>
              <w:left w:val="nil"/>
              <w:bottom w:val="single" w:sz="4" w:space="0" w:color="auto"/>
              <w:right w:val="nil"/>
            </w:tcBorders>
            <w:shd w:val="clear" w:color="auto" w:fill="auto"/>
            <w:vAlign w:val="center"/>
            <w:hideMark/>
          </w:tcPr>
          <w:p w14:paraId="24196EB0" w14:textId="77777777" w:rsidR="00D83C98" w:rsidRPr="00A83D6E" w:rsidRDefault="00D83C98" w:rsidP="005B494F">
            <w:pPr>
              <w:ind w:firstLine="0"/>
              <w:rPr>
                <w:rFonts w:ascii="Calibri" w:eastAsia="Times New Roman" w:hAnsi="Calibri" w:cs="Calibri"/>
                <w:color w:val="000000"/>
                <w:lang w:eastAsia="nl-NL"/>
              </w:rPr>
            </w:pPr>
            <w:proofErr w:type="spellStart"/>
            <w:r w:rsidRPr="00A83D6E">
              <w:rPr>
                <w:rFonts w:ascii="Calibri" w:eastAsia="Times New Roman" w:hAnsi="Calibri" w:cs="Calibri"/>
                <w:color w:val="000000"/>
                <w:lang w:eastAsia="nl-NL"/>
              </w:rPr>
              <w:t>reciprocity</w:t>
            </w:r>
            <w:proofErr w:type="spellEnd"/>
            <w:r w:rsidRPr="00A83D6E">
              <w:rPr>
                <w:rFonts w:ascii="Calibri" w:eastAsia="Times New Roman" w:hAnsi="Calibri" w:cs="Calibri"/>
                <w:color w:val="000000"/>
                <w:lang w:eastAsia="nl-NL"/>
              </w:rPr>
              <w:t xml:space="preserve"> </w:t>
            </w:r>
            <w:proofErr w:type="spellStart"/>
            <w:r w:rsidRPr="00A83D6E">
              <w:rPr>
                <w:rFonts w:ascii="Calibri" w:eastAsia="Times New Roman" w:hAnsi="Calibri" w:cs="Calibri"/>
                <w:color w:val="000000"/>
                <w:lang w:eastAsia="nl-NL"/>
              </w:rPr>
              <w:t>with</w:t>
            </w:r>
            <w:proofErr w:type="spellEnd"/>
            <w:r w:rsidRPr="00A83D6E">
              <w:rPr>
                <w:rFonts w:ascii="Calibri" w:eastAsia="Times New Roman" w:hAnsi="Calibri" w:cs="Calibri"/>
                <w:color w:val="000000"/>
                <w:lang w:eastAsia="nl-NL"/>
              </w:rPr>
              <w:t xml:space="preserve"> @-</w:t>
            </w:r>
            <w:proofErr w:type="spellStart"/>
            <w:r w:rsidRPr="00A83D6E">
              <w:rPr>
                <w:rFonts w:ascii="Calibri" w:eastAsia="Times New Roman" w:hAnsi="Calibri" w:cs="Calibri"/>
                <w:color w:val="000000"/>
                <w:lang w:eastAsia="nl-NL"/>
              </w:rPr>
              <w:t>mentions</w:t>
            </w:r>
            <w:proofErr w:type="spellEnd"/>
          </w:p>
        </w:tc>
        <w:tc>
          <w:tcPr>
            <w:tcW w:w="960" w:type="dxa"/>
            <w:tcBorders>
              <w:top w:val="nil"/>
              <w:left w:val="nil"/>
              <w:bottom w:val="single" w:sz="4" w:space="0" w:color="auto"/>
              <w:right w:val="nil"/>
            </w:tcBorders>
            <w:shd w:val="clear" w:color="auto" w:fill="auto"/>
            <w:noWrap/>
            <w:vAlign w:val="center"/>
            <w:hideMark/>
          </w:tcPr>
          <w:p w14:paraId="7EB80B5C" w14:textId="77777777" w:rsidR="00D83C98" w:rsidRPr="00A83D6E" w:rsidRDefault="00D83C98" w:rsidP="005B494F">
            <w:pPr>
              <w:ind w:firstLine="0"/>
              <w:rPr>
                <w:rFonts w:ascii="Calibri" w:eastAsia="Times New Roman" w:hAnsi="Calibri" w:cs="Calibri"/>
                <w:color w:val="000000"/>
                <w:lang w:eastAsia="nl-NL"/>
              </w:rPr>
            </w:pPr>
            <w:r w:rsidRPr="00A83D6E">
              <w:rPr>
                <w:rFonts w:ascii="Calibri" w:eastAsia="Times New Roman" w:hAnsi="Calibri" w:cs="Calibri"/>
                <w:color w:val="000000"/>
                <w:lang w:eastAsia="nl-NL"/>
              </w:rPr>
              <w:t> </w:t>
            </w:r>
          </w:p>
        </w:tc>
        <w:tc>
          <w:tcPr>
            <w:tcW w:w="960" w:type="dxa"/>
            <w:tcBorders>
              <w:top w:val="nil"/>
              <w:left w:val="nil"/>
              <w:bottom w:val="single" w:sz="4" w:space="0" w:color="auto"/>
              <w:right w:val="nil"/>
            </w:tcBorders>
            <w:shd w:val="clear" w:color="auto" w:fill="auto"/>
            <w:noWrap/>
            <w:vAlign w:val="center"/>
            <w:hideMark/>
          </w:tcPr>
          <w:p w14:paraId="7598B5D0" w14:textId="77777777" w:rsidR="00D83C98" w:rsidRPr="00A83D6E" w:rsidRDefault="00D83C98" w:rsidP="005B494F">
            <w:pPr>
              <w:ind w:firstLine="0"/>
              <w:rPr>
                <w:rFonts w:ascii="Calibri" w:eastAsia="Times New Roman" w:hAnsi="Calibri" w:cs="Calibri"/>
                <w:color w:val="000000"/>
                <w:lang w:eastAsia="nl-NL"/>
              </w:rPr>
            </w:pPr>
            <w:r w:rsidRPr="00A83D6E">
              <w:rPr>
                <w:rFonts w:ascii="Calibri" w:eastAsia="Times New Roman" w:hAnsi="Calibri" w:cs="Calibri"/>
                <w:color w:val="000000"/>
                <w:lang w:eastAsia="nl-NL"/>
              </w:rPr>
              <w:t> </w:t>
            </w:r>
          </w:p>
        </w:tc>
        <w:tc>
          <w:tcPr>
            <w:tcW w:w="960" w:type="dxa"/>
            <w:tcBorders>
              <w:top w:val="nil"/>
              <w:left w:val="nil"/>
              <w:bottom w:val="single" w:sz="4" w:space="0" w:color="auto"/>
              <w:right w:val="nil"/>
            </w:tcBorders>
            <w:shd w:val="clear" w:color="auto" w:fill="auto"/>
            <w:noWrap/>
            <w:vAlign w:val="center"/>
            <w:hideMark/>
          </w:tcPr>
          <w:p w14:paraId="7E83F441" w14:textId="77777777" w:rsidR="00D83C98" w:rsidRPr="00A83D6E" w:rsidRDefault="00D83C98" w:rsidP="005B494F">
            <w:pPr>
              <w:ind w:firstLine="0"/>
              <w:rPr>
                <w:rFonts w:ascii="Calibri" w:eastAsia="Times New Roman" w:hAnsi="Calibri" w:cs="Calibri"/>
                <w:color w:val="000000"/>
                <w:lang w:eastAsia="nl-NL"/>
              </w:rPr>
            </w:pPr>
            <w:r w:rsidRPr="00A83D6E">
              <w:rPr>
                <w:rFonts w:ascii="Calibri" w:eastAsia="Times New Roman" w:hAnsi="Calibri" w:cs="Calibri"/>
                <w:color w:val="000000"/>
                <w:lang w:eastAsia="nl-NL"/>
              </w:rPr>
              <w:t> </w:t>
            </w:r>
          </w:p>
        </w:tc>
        <w:tc>
          <w:tcPr>
            <w:tcW w:w="960" w:type="dxa"/>
            <w:tcBorders>
              <w:top w:val="nil"/>
              <w:left w:val="nil"/>
              <w:bottom w:val="single" w:sz="4" w:space="0" w:color="auto"/>
              <w:right w:val="nil"/>
            </w:tcBorders>
            <w:shd w:val="clear" w:color="auto" w:fill="auto"/>
            <w:noWrap/>
            <w:vAlign w:val="center"/>
            <w:hideMark/>
          </w:tcPr>
          <w:p w14:paraId="273E6005" w14:textId="77777777" w:rsidR="00D83C98" w:rsidRPr="00A83D6E" w:rsidRDefault="00D83C98" w:rsidP="005B494F">
            <w:pPr>
              <w:ind w:firstLine="0"/>
              <w:rPr>
                <w:rFonts w:ascii="Calibri" w:eastAsia="Times New Roman" w:hAnsi="Calibri" w:cs="Calibri"/>
                <w:color w:val="000000"/>
                <w:lang w:eastAsia="nl-NL"/>
              </w:rPr>
            </w:pPr>
            <w:r w:rsidRPr="00A83D6E">
              <w:rPr>
                <w:rFonts w:ascii="Calibri" w:eastAsia="Times New Roman" w:hAnsi="Calibri" w:cs="Calibri"/>
                <w:color w:val="000000"/>
                <w:lang w:eastAsia="nl-NL"/>
              </w:rPr>
              <w:t> </w:t>
            </w:r>
          </w:p>
        </w:tc>
        <w:tc>
          <w:tcPr>
            <w:tcW w:w="960" w:type="dxa"/>
            <w:tcBorders>
              <w:top w:val="nil"/>
              <w:left w:val="nil"/>
              <w:bottom w:val="single" w:sz="4" w:space="0" w:color="auto"/>
              <w:right w:val="nil"/>
            </w:tcBorders>
            <w:shd w:val="clear" w:color="auto" w:fill="auto"/>
            <w:vAlign w:val="center"/>
            <w:hideMark/>
          </w:tcPr>
          <w:p w14:paraId="1EF663C7"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0.988</w:t>
            </w:r>
          </w:p>
        </w:tc>
        <w:tc>
          <w:tcPr>
            <w:tcW w:w="960" w:type="dxa"/>
            <w:tcBorders>
              <w:top w:val="nil"/>
              <w:left w:val="nil"/>
              <w:bottom w:val="single" w:sz="4" w:space="0" w:color="auto"/>
              <w:right w:val="nil"/>
            </w:tcBorders>
            <w:shd w:val="clear" w:color="auto" w:fill="auto"/>
            <w:vAlign w:val="center"/>
            <w:hideMark/>
          </w:tcPr>
          <w:p w14:paraId="6D5E9977"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0.231</w:t>
            </w:r>
          </w:p>
        </w:tc>
      </w:tr>
      <w:tr w:rsidR="00D83C98" w:rsidRPr="00A83D6E" w14:paraId="3AB40EBF" w14:textId="77777777" w:rsidTr="005B494F">
        <w:trPr>
          <w:trHeight w:val="300"/>
        </w:trPr>
        <w:tc>
          <w:tcPr>
            <w:tcW w:w="4640" w:type="dxa"/>
            <w:tcBorders>
              <w:top w:val="nil"/>
              <w:left w:val="nil"/>
              <w:bottom w:val="nil"/>
              <w:right w:val="nil"/>
            </w:tcBorders>
            <w:shd w:val="clear" w:color="auto" w:fill="auto"/>
            <w:vAlign w:val="center"/>
            <w:hideMark/>
          </w:tcPr>
          <w:p w14:paraId="627560BF" w14:textId="77777777" w:rsidR="00D83C98" w:rsidRPr="00A83D6E" w:rsidRDefault="00D83C98" w:rsidP="005B494F">
            <w:pPr>
              <w:ind w:firstLine="0"/>
              <w:jc w:val="right"/>
              <w:rPr>
                <w:rFonts w:ascii="Calibri" w:eastAsia="Times New Roman" w:hAnsi="Calibri" w:cs="Calibri"/>
                <w:color w:val="000000"/>
                <w:lang w:eastAsia="nl-NL"/>
              </w:rPr>
            </w:pPr>
          </w:p>
        </w:tc>
        <w:tc>
          <w:tcPr>
            <w:tcW w:w="5760" w:type="dxa"/>
            <w:gridSpan w:val="6"/>
            <w:tcBorders>
              <w:top w:val="nil"/>
              <w:left w:val="nil"/>
              <w:bottom w:val="nil"/>
              <w:right w:val="nil"/>
            </w:tcBorders>
            <w:shd w:val="clear" w:color="auto" w:fill="auto"/>
            <w:noWrap/>
            <w:vAlign w:val="center"/>
            <w:hideMark/>
          </w:tcPr>
          <w:p w14:paraId="4C0D70FA" w14:textId="77777777" w:rsidR="00D83C98" w:rsidRPr="00A83D6E" w:rsidRDefault="00D83C98" w:rsidP="005B494F">
            <w:pPr>
              <w:ind w:firstLine="0"/>
              <w:jc w:val="center"/>
              <w:rPr>
                <w:rFonts w:ascii="Calibri" w:eastAsia="Times New Roman" w:hAnsi="Calibri" w:cs="Calibri"/>
                <w:i/>
                <w:iCs/>
                <w:color w:val="000000"/>
                <w:lang w:eastAsia="nl-NL"/>
              </w:rPr>
            </w:pPr>
            <w:r w:rsidRPr="00A83D6E">
              <w:rPr>
                <w:rFonts w:ascii="Calibri" w:eastAsia="Times New Roman" w:hAnsi="Calibri" w:cs="Calibri"/>
                <w:i/>
                <w:iCs/>
                <w:color w:val="000000"/>
                <w:lang w:eastAsia="nl-NL"/>
              </w:rPr>
              <w:t>Model 4</w:t>
            </w:r>
          </w:p>
        </w:tc>
      </w:tr>
      <w:tr w:rsidR="00D83C98" w:rsidRPr="00A83D6E" w14:paraId="531998A5" w14:textId="77777777" w:rsidTr="005B494F">
        <w:trPr>
          <w:trHeight w:val="300"/>
        </w:trPr>
        <w:tc>
          <w:tcPr>
            <w:tcW w:w="4640" w:type="dxa"/>
            <w:tcBorders>
              <w:top w:val="nil"/>
              <w:left w:val="nil"/>
              <w:bottom w:val="nil"/>
              <w:right w:val="nil"/>
            </w:tcBorders>
            <w:shd w:val="clear" w:color="auto" w:fill="auto"/>
            <w:vAlign w:val="center"/>
            <w:hideMark/>
          </w:tcPr>
          <w:p w14:paraId="28A68CC1" w14:textId="77777777" w:rsidR="00D83C98" w:rsidRPr="00A83D6E" w:rsidRDefault="00D83C98" w:rsidP="005B494F">
            <w:pPr>
              <w:ind w:firstLine="0"/>
              <w:rPr>
                <w:rFonts w:ascii="Calibri" w:eastAsia="Times New Roman" w:hAnsi="Calibri" w:cs="Calibri"/>
                <w:color w:val="000000"/>
                <w:lang w:eastAsia="nl-NL"/>
              </w:rPr>
            </w:pPr>
            <w:proofErr w:type="spellStart"/>
            <w:r w:rsidRPr="00A83D6E">
              <w:rPr>
                <w:rFonts w:ascii="Calibri" w:eastAsia="Times New Roman" w:hAnsi="Calibri" w:cs="Calibri"/>
                <w:color w:val="000000"/>
                <w:lang w:eastAsia="nl-NL"/>
              </w:rPr>
              <w:t>same</w:t>
            </w:r>
            <w:proofErr w:type="spellEnd"/>
            <w:r w:rsidRPr="00A83D6E">
              <w:rPr>
                <w:rFonts w:ascii="Calibri" w:eastAsia="Times New Roman" w:hAnsi="Calibri" w:cs="Calibri"/>
                <w:color w:val="000000"/>
                <w:lang w:eastAsia="nl-NL"/>
              </w:rPr>
              <w:t xml:space="preserve"> party</w:t>
            </w:r>
          </w:p>
        </w:tc>
        <w:tc>
          <w:tcPr>
            <w:tcW w:w="960" w:type="dxa"/>
            <w:tcBorders>
              <w:top w:val="nil"/>
              <w:left w:val="nil"/>
              <w:bottom w:val="nil"/>
              <w:right w:val="nil"/>
            </w:tcBorders>
            <w:shd w:val="clear" w:color="auto" w:fill="auto"/>
            <w:noWrap/>
            <w:vAlign w:val="bottom"/>
            <w:hideMark/>
          </w:tcPr>
          <w:p w14:paraId="18729A03"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1.215</w:t>
            </w:r>
          </w:p>
        </w:tc>
        <w:tc>
          <w:tcPr>
            <w:tcW w:w="960" w:type="dxa"/>
            <w:tcBorders>
              <w:top w:val="nil"/>
              <w:left w:val="nil"/>
              <w:bottom w:val="nil"/>
              <w:right w:val="nil"/>
            </w:tcBorders>
            <w:shd w:val="clear" w:color="auto" w:fill="auto"/>
            <w:noWrap/>
            <w:vAlign w:val="bottom"/>
            <w:hideMark/>
          </w:tcPr>
          <w:p w14:paraId="7F8B2D04"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0.157</w:t>
            </w:r>
          </w:p>
        </w:tc>
        <w:tc>
          <w:tcPr>
            <w:tcW w:w="960" w:type="dxa"/>
            <w:tcBorders>
              <w:top w:val="nil"/>
              <w:left w:val="nil"/>
              <w:bottom w:val="nil"/>
              <w:right w:val="nil"/>
            </w:tcBorders>
            <w:shd w:val="clear" w:color="auto" w:fill="auto"/>
            <w:noWrap/>
            <w:vAlign w:val="bottom"/>
            <w:hideMark/>
          </w:tcPr>
          <w:p w14:paraId="194B010B"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0.804</w:t>
            </w:r>
          </w:p>
        </w:tc>
        <w:tc>
          <w:tcPr>
            <w:tcW w:w="960" w:type="dxa"/>
            <w:tcBorders>
              <w:top w:val="nil"/>
              <w:left w:val="nil"/>
              <w:bottom w:val="nil"/>
              <w:right w:val="nil"/>
            </w:tcBorders>
            <w:shd w:val="clear" w:color="auto" w:fill="auto"/>
            <w:noWrap/>
            <w:vAlign w:val="bottom"/>
            <w:hideMark/>
          </w:tcPr>
          <w:p w14:paraId="6D73CFF2"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0.060</w:t>
            </w:r>
          </w:p>
        </w:tc>
        <w:tc>
          <w:tcPr>
            <w:tcW w:w="960" w:type="dxa"/>
            <w:tcBorders>
              <w:top w:val="nil"/>
              <w:left w:val="nil"/>
              <w:bottom w:val="nil"/>
              <w:right w:val="nil"/>
            </w:tcBorders>
            <w:shd w:val="clear" w:color="auto" w:fill="auto"/>
            <w:noWrap/>
            <w:vAlign w:val="bottom"/>
            <w:hideMark/>
          </w:tcPr>
          <w:p w14:paraId="0EFD65A9"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1.386</w:t>
            </w:r>
          </w:p>
        </w:tc>
        <w:tc>
          <w:tcPr>
            <w:tcW w:w="960" w:type="dxa"/>
            <w:tcBorders>
              <w:top w:val="nil"/>
              <w:left w:val="nil"/>
              <w:bottom w:val="nil"/>
              <w:right w:val="nil"/>
            </w:tcBorders>
            <w:shd w:val="clear" w:color="auto" w:fill="auto"/>
            <w:noWrap/>
            <w:vAlign w:val="bottom"/>
            <w:hideMark/>
          </w:tcPr>
          <w:p w14:paraId="2A31C9DB"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0.079</w:t>
            </w:r>
          </w:p>
        </w:tc>
      </w:tr>
      <w:tr w:rsidR="00D83C98" w:rsidRPr="00A83D6E" w14:paraId="607636A9" w14:textId="77777777" w:rsidTr="005B494F">
        <w:trPr>
          <w:trHeight w:val="300"/>
        </w:trPr>
        <w:tc>
          <w:tcPr>
            <w:tcW w:w="4640" w:type="dxa"/>
            <w:tcBorders>
              <w:top w:val="nil"/>
              <w:left w:val="nil"/>
              <w:bottom w:val="single" w:sz="4" w:space="0" w:color="auto"/>
              <w:right w:val="nil"/>
            </w:tcBorders>
            <w:shd w:val="clear" w:color="auto" w:fill="auto"/>
            <w:vAlign w:val="center"/>
            <w:hideMark/>
          </w:tcPr>
          <w:p w14:paraId="1801D3BA" w14:textId="77777777" w:rsidR="00D83C98" w:rsidRPr="00A83D6E" w:rsidRDefault="00D83C98" w:rsidP="005B494F">
            <w:pPr>
              <w:ind w:firstLine="0"/>
              <w:rPr>
                <w:rFonts w:ascii="Calibri" w:eastAsia="Times New Roman" w:hAnsi="Calibri" w:cs="Calibri"/>
                <w:color w:val="000000"/>
                <w:lang w:eastAsia="nl-NL"/>
              </w:rPr>
            </w:pPr>
            <w:proofErr w:type="spellStart"/>
            <w:r>
              <w:rPr>
                <w:rFonts w:ascii="Calibri" w:eastAsia="Times New Roman" w:hAnsi="Calibri" w:cs="Calibri"/>
                <w:color w:val="000000"/>
                <w:lang w:eastAsia="nl-NL"/>
              </w:rPr>
              <w:t>period</w:t>
            </w:r>
            <w:proofErr w:type="spellEnd"/>
            <w:r w:rsidRPr="00A83D6E">
              <w:rPr>
                <w:rFonts w:ascii="Calibri" w:eastAsia="Times New Roman" w:hAnsi="Calibri" w:cs="Calibri"/>
                <w:color w:val="000000"/>
                <w:lang w:eastAsia="nl-NL"/>
              </w:rPr>
              <w:t>*</w:t>
            </w:r>
            <w:proofErr w:type="spellStart"/>
            <w:r w:rsidRPr="00A83D6E">
              <w:rPr>
                <w:rFonts w:ascii="Calibri" w:eastAsia="Times New Roman" w:hAnsi="Calibri" w:cs="Calibri"/>
                <w:color w:val="000000"/>
                <w:lang w:eastAsia="nl-NL"/>
              </w:rPr>
              <w:t>same</w:t>
            </w:r>
            <w:proofErr w:type="spellEnd"/>
            <w:r w:rsidRPr="00A83D6E">
              <w:rPr>
                <w:rFonts w:ascii="Calibri" w:eastAsia="Times New Roman" w:hAnsi="Calibri" w:cs="Calibri"/>
                <w:color w:val="000000"/>
                <w:lang w:eastAsia="nl-NL"/>
              </w:rPr>
              <w:t xml:space="preserve"> party</w:t>
            </w:r>
          </w:p>
        </w:tc>
        <w:tc>
          <w:tcPr>
            <w:tcW w:w="960" w:type="dxa"/>
            <w:tcBorders>
              <w:top w:val="nil"/>
              <w:left w:val="nil"/>
              <w:bottom w:val="single" w:sz="4" w:space="0" w:color="auto"/>
              <w:right w:val="nil"/>
            </w:tcBorders>
            <w:shd w:val="clear" w:color="auto" w:fill="auto"/>
            <w:noWrap/>
            <w:vAlign w:val="bottom"/>
            <w:hideMark/>
          </w:tcPr>
          <w:p w14:paraId="19243B9F"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0.957</w:t>
            </w:r>
          </w:p>
        </w:tc>
        <w:tc>
          <w:tcPr>
            <w:tcW w:w="960" w:type="dxa"/>
            <w:tcBorders>
              <w:top w:val="nil"/>
              <w:left w:val="nil"/>
              <w:bottom w:val="single" w:sz="4" w:space="0" w:color="auto"/>
              <w:right w:val="nil"/>
            </w:tcBorders>
            <w:shd w:val="clear" w:color="auto" w:fill="auto"/>
            <w:noWrap/>
            <w:vAlign w:val="bottom"/>
            <w:hideMark/>
          </w:tcPr>
          <w:p w14:paraId="1E100D51"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0.278</w:t>
            </w:r>
          </w:p>
        </w:tc>
        <w:tc>
          <w:tcPr>
            <w:tcW w:w="960" w:type="dxa"/>
            <w:tcBorders>
              <w:top w:val="nil"/>
              <w:left w:val="nil"/>
              <w:bottom w:val="single" w:sz="4" w:space="0" w:color="auto"/>
              <w:right w:val="nil"/>
            </w:tcBorders>
            <w:shd w:val="clear" w:color="auto" w:fill="auto"/>
            <w:noWrap/>
            <w:vAlign w:val="bottom"/>
            <w:hideMark/>
          </w:tcPr>
          <w:p w14:paraId="68DBABFF"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-0.448</w:t>
            </w:r>
          </w:p>
        </w:tc>
        <w:tc>
          <w:tcPr>
            <w:tcW w:w="960" w:type="dxa"/>
            <w:tcBorders>
              <w:top w:val="nil"/>
              <w:left w:val="nil"/>
              <w:bottom w:val="single" w:sz="4" w:space="0" w:color="auto"/>
              <w:right w:val="nil"/>
            </w:tcBorders>
            <w:shd w:val="clear" w:color="auto" w:fill="auto"/>
            <w:noWrap/>
            <w:vAlign w:val="bottom"/>
            <w:hideMark/>
          </w:tcPr>
          <w:p w14:paraId="4E625218"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0.099</w:t>
            </w:r>
          </w:p>
        </w:tc>
        <w:tc>
          <w:tcPr>
            <w:tcW w:w="960" w:type="dxa"/>
            <w:tcBorders>
              <w:top w:val="nil"/>
              <w:left w:val="nil"/>
              <w:bottom w:val="single" w:sz="4" w:space="0" w:color="auto"/>
              <w:right w:val="nil"/>
            </w:tcBorders>
            <w:shd w:val="clear" w:color="auto" w:fill="auto"/>
            <w:noWrap/>
            <w:vAlign w:val="bottom"/>
            <w:hideMark/>
          </w:tcPr>
          <w:p w14:paraId="2CF4313F"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0.265</w:t>
            </w:r>
          </w:p>
        </w:tc>
        <w:tc>
          <w:tcPr>
            <w:tcW w:w="960" w:type="dxa"/>
            <w:tcBorders>
              <w:top w:val="nil"/>
              <w:left w:val="nil"/>
              <w:bottom w:val="single" w:sz="4" w:space="0" w:color="auto"/>
              <w:right w:val="nil"/>
            </w:tcBorders>
            <w:shd w:val="clear" w:color="auto" w:fill="auto"/>
            <w:noWrap/>
            <w:vAlign w:val="bottom"/>
            <w:hideMark/>
          </w:tcPr>
          <w:p w14:paraId="2F11FF27" w14:textId="77777777" w:rsidR="00D83C98" w:rsidRPr="00A83D6E" w:rsidRDefault="00D83C98" w:rsidP="005B494F">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0.056</w:t>
            </w:r>
          </w:p>
        </w:tc>
      </w:tr>
    </w:tbl>
    <w:p w14:paraId="321BD3C7" w14:textId="77777777" w:rsidR="00D83C98" w:rsidRPr="00E051EE" w:rsidRDefault="00D83C98" w:rsidP="00D83C98">
      <w:pPr>
        <w:spacing w:line="480" w:lineRule="auto"/>
        <w:ind w:firstLine="0"/>
        <w:rPr>
          <w:iCs/>
          <w:sz w:val="20"/>
          <w:szCs w:val="20"/>
          <w:lang w:val="en-GB"/>
        </w:rPr>
      </w:pPr>
      <w:r w:rsidRPr="00E051EE">
        <w:rPr>
          <w:iCs/>
          <w:sz w:val="20"/>
          <w:szCs w:val="20"/>
          <w:lang w:val="en-GB"/>
        </w:rPr>
        <w:t>Notes:</w:t>
      </w:r>
    </w:p>
    <w:p w14:paraId="70983FB9" w14:textId="77777777" w:rsidR="00D83C98" w:rsidRPr="00E051EE" w:rsidRDefault="00D83C98" w:rsidP="00D83C98">
      <w:pPr>
        <w:spacing w:line="480" w:lineRule="auto"/>
        <w:ind w:firstLine="0"/>
        <w:rPr>
          <w:iCs/>
          <w:sz w:val="20"/>
          <w:szCs w:val="20"/>
          <w:lang w:val="en-GB"/>
        </w:rPr>
      </w:pPr>
      <w:r w:rsidRPr="00E051EE">
        <w:rPr>
          <w:iCs/>
          <w:sz w:val="20"/>
          <w:szCs w:val="20"/>
          <w:lang w:val="en-GB"/>
        </w:rPr>
        <w:t xml:space="preserve">Parameters estimates with a </w:t>
      </w:r>
      <w:r w:rsidRPr="00E051EE">
        <w:rPr>
          <w:i/>
          <w:sz w:val="20"/>
          <w:szCs w:val="20"/>
          <w:lang w:val="en-GB"/>
        </w:rPr>
        <w:t>t</w:t>
      </w:r>
      <w:r w:rsidRPr="00E051EE">
        <w:rPr>
          <w:iCs/>
          <w:sz w:val="20"/>
          <w:szCs w:val="20"/>
          <w:lang w:val="en-GB"/>
        </w:rPr>
        <w:t>-value smaller than one were dropped to obtain an acceptable model fit.</w:t>
      </w:r>
      <w:r>
        <w:rPr>
          <w:iCs/>
          <w:sz w:val="20"/>
          <w:szCs w:val="20"/>
          <w:lang w:val="en-GB"/>
        </w:rPr>
        <w:t xml:space="preserve"> </w:t>
      </w:r>
      <w:r w:rsidRPr="00E051EE">
        <w:rPr>
          <w:iCs/>
          <w:sz w:val="20"/>
          <w:szCs w:val="20"/>
          <w:lang w:val="en-GB"/>
        </w:rPr>
        <w:t>The full results of these models can be accessed via our replication website (</w:t>
      </w:r>
      <w:r w:rsidR="00EA2B7C">
        <w:fldChar w:fldCharType="begin"/>
      </w:r>
      <w:r w:rsidR="00EA2B7C" w:rsidRPr="00EA2B7C">
        <w:rPr>
          <w:lang w:val="en-US"/>
          <w:rPrChange w:id="42" w:author="Jochem Tolsma" w:date="2022-09-12T09:58:00Z">
            <w:rPr/>
          </w:rPrChange>
        </w:rPr>
        <w:instrText xml:space="preserve"> HYPERLINK "https://jochemtolsma.github.io/Twitter/" </w:instrText>
      </w:r>
      <w:r w:rsidR="00EA2B7C">
        <w:fldChar w:fldCharType="separate"/>
      </w:r>
      <w:r w:rsidRPr="00E051EE">
        <w:rPr>
          <w:rStyle w:val="Hyperlink"/>
          <w:iCs/>
          <w:sz w:val="20"/>
          <w:szCs w:val="20"/>
          <w:lang w:val="en-GB"/>
        </w:rPr>
        <w:t>https://jochemtolsma.github.io/Twitter/</w:t>
      </w:r>
      <w:r w:rsidR="00EA2B7C">
        <w:rPr>
          <w:rStyle w:val="Hyperlink"/>
          <w:iCs/>
          <w:sz w:val="20"/>
          <w:szCs w:val="20"/>
          <w:lang w:val="en-GB"/>
        </w:rPr>
        <w:fldChar w:fldCharType="end"/>
      </w:r>
      <w:r w:rsidRPr="00E051EE">
        <w:rPr>
          <w:iCs/>
          <w:sz w:val="20"/>
          <w:szCs w:val="20"/>
          <w:lang w:val="en-GB"/>
        </w:rPr>
        <w:t>).</w:t>
      </w:r>
    </w:p>
    <w:p w14:paraId="1BD19285" w14:textId="77777777" w:rsidR="00D83C98" w:rsidRPr="009D6EB7" w:rsidRDefault="00D83C98" w:rsidP="00D83C98">
      <w:pPr>
        <w:ind w:firstLine="0"/>
        <w:rPr>
          <w:lang w:val="en-GB"/>
        </w:rPr>
      </w:pPr>
    </w:p>
    <w:p w14:paraId="471FB799" w14:textId="77777777" w:rsidR="00D4637C" w:rsidRPr="00D83C98" w:rsidRDefault="00D4637C" w:rsidP="00D83C98">
      <w:pPr>
        <w:pStyle w:val="Bibliography"/>
        <w:ind w:firstLine="0"/>
        <w:rPr>
          <w:iCs/>
          <w:lang w:val="en-GB"/>
        </w:rPr>
      </w:pPr>
    </w:p>
    <w:sectPr w:rsidR="00D4637C" w:rsidRPr="00D83C98" w:rsidSect="005B494F">
      <w:pgSz w:w="11906" w:h="16838"/>
      <w:pgMar w:top="1418" w:right="1418" w:bottom="1418" w:left="1276"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Jochem Tolsma" w:date="2022-09-19T16:17:00Z" w:initials="JT">
    <w:p w14:paraId="08D62C62" w14:textId="6223A25C" w:rsidR="00656B95" w:rsidRPr="00656B95" w:rsidRDefault="00656B95">
      <w:pPr>
        <w:pStyle w:val="CommentText"/>
        <w:rPr>
          <w:lang w:val="en-US"/>
        </w:rPr>
      </w:pPr>
      <w:r>
        <w:rPr>
          <w:rStyle w:val="CommentReference"/>
        </w:rPr>
        <w:annotationRef/>
      </w:r>
      <w:r w:rsidRPr="00656B95">
        <w:rPr>
          <w:lang w:val="en-US"/>
        </w:rPr>
        <w:t xml:space="preserve">@NS </w:t>
      </w:r>
      <w:proofErr w:type="spellStart"/>
      <w:r w:rsidRPr="00656B95">
        <w:rPr>
          <w:lang w:val="en-US"/>
        </w:rPr>
        <w:t>hier</w:t>
      </w:r>
      <w:proofErr w:type="spellEnd"/>
      <w:r w:rsidRPr="00656B95">
        <w:rPr>
          <w:lang w:val="en-US"/>
        </w:rPr>
        <w:t xml:space="preserve"> </w:t>
      </w:r>
      <w:proofErr w:type="spellStart"/>
      <w:r w:rsidRPr="00656B95">
        <w:rPr>
          <w:lang w:val="en-US"/>
        </w:rPr>
        <w:t>stond</w:t>
      </w:r>
      <w:proofErr w:type="spellEnd"/>
      <w:r w:rsidRPr="00656B95">
        <w:rPr>
          <w:lang w:val="en-US"/>
        </w:rPr>
        <w:t xml:space="preserve"> </w:t>
      </w:r>
      <w:proofErr w:type="spellStart"/>
      <w:r w:rsidRPr="00656B95">
        <w:rPr>
          <w:lang w:val="en-US"/>
        </w:rPr>
        <w:t>iets</w:t>
      </w:r>
      <w:proofErr w:type="spellEnd"/>
      <w:r w:rsidRPr="00656B95">
        <w:rPr>
          <w:lang w:val="en-US"/>
        </w:rPr>
        <w:t xml:space="preserve"> </w:t>
      </w:r>
      <w:proofErr w:type="spellStart"/>
      <w:r w:rsidRPr="00656B95">
        <w:rPr>
          <w:lang w:val="en-US"/>
        </w:rPr>
        <w:t>vreemds</w:t>
      </w:r>
      <w:proofErr w:type="spellEnd"/>
      <w:r w:rsidRPr="00656B95">
        <w:rPr>
          <w:lang w:val="en-US"/>
        </w:rPr>
        <w:t xml:space="preserve">: </w:t>
      </w:r>
      <w:r>
        <w:rPr>
          <w:lang w:val="en-US"/>
        </w:rPr>
        <w:t>ignored the diversity among the catch-all cluster</w:t>
      </w:r>
      <w:r>
        <w:rPr>
          <w:lang w:val="en-US"/>
        </w:rPr>
        <w:t>.</w:t>
      </w:r>
    </w:p>
  </w:comment>
  <w:comment w:id="3" w:author="Jochem Tolsma" w:date="2022-09-19T16:57:00Z" w:initials="JT">
    <w:p w14:paraId="020A6D66" w14:textId="3F9B5CA0" w:rsidR="005B26E5" w:rsidRDefault="005B26E5">
      <w:pPr>
        <w:pStyle w:val="CommentText"/>
      </w:pPr>
      <w:r>
        <w:rPr>
          <w:rStyle w:val="CommentReference"/>
        </w:rPr>
        <w:annotationRef/>
      </w:r>
      <w:r>
        <w:t>Even met NS</w:t>
      </w:r>
    </w:p>
  </w:comment>
  <w:comment w:id="4" w:author="Spierings, C.H.B.M. (Niels)" w:date="2022-09-17T12:01:00Z" w:initials="SC(">
    <w:p w14:paraId="1D95E897" w14:textId="208F6282" w:rsidR="00DA78C5" w:rsidRPr="00E24712" w:rsidRDefault="00DA78C5" w:rsidP="00E24712">
      <w:pPr>
        <w:pStyle w:val="CommentText"/>
      </w:pPr>
      <w:r>
        <w:rPr>
          <w:rStyle w:val="CommentReference"/>
        </w:rPr>
        <w:annotationRef/>
      </w:r>
      <w:r w:rsidRPr="00E24712">
        <w:rPr>
          <w:lang w:val="en-US"/>
        </w:rPr>
        <w:t>To me unclear here w</w:t>
      </w:r>
      <w:r>
        <w:rPr>
          <w:lang w:val="en-US"/>
        </w:rPr>
        <w:t xml:space="preserve">hat this adds. Isn’t this a derivative of the densities? </w:t>
      </w:r>
      <w:r w:rsidRPr="00E24712">
        <w:t xml:space="preserve">Door over second </w:t>
      </w:r>
      <w:proofErr w:type="spellStart"/>
      <w:r w:rsidRPr="00E24712">
        <w:t>the</w:t>
      </w:r>
      <w:proofErr w:type="spellEnd"/>
      <w:r w:rsidRPr="00E24712">
        <w:t xml:space="preserve"> spreken suggereert het dat </w:t>
      </w:r>
      <w:r>
        <w:t xml:space="preserve">het controleert voor iets anders of zo. Alternatief, korter, in tekst.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comment>
  <w:comment w:id="18" w:author="Jochem Tolsma" w:date="2022-09-19T16:55:00Z" w:initials="JT">
    <w:p w14:paraId="754086CD" w14:textId="55FB6247" w:rsidR="005B26E5" w:rsidRDefault="005B26E5">
      <w:pPr>
        <w:pStyle w:val="CommentText"/>
      </w:pPr>
      <w:r>
        <w:rPr>
          <w:rStyle w:val="CommentReference"/>
        </w:rPr>
        <w:annotationRef/>
      </w:r>
      <w:r>
        <w:t>Even kort met NS. Kijk ook even naar RQ1</w:t>
      </w:r>
    </w:p>
  </w:comment>
  <w:comment w:id="19" w:author="Spierings, C.H.B.M. (Niels)" w:date="2022-09-17T13:00:00Z" w:initials="SC(">
    <w:p w14:paraId="3F6339CB" w14:textId="77777777" w:rsidR="00DA78C5" w:rsidRPr="00DA78C5" w:rsidRDefault="00DA78C5">
      <w:pPr>
        <w:pStyle w:val="CommentText"/>
        <w:rPr>
          <w:lang w:val="en-US"/>
        </w:rPr>
      </w:pPr>
      <w:r>
        <w:rPr>
          <w:rStyle w:val="CommentReference"/>
        </w:rPr>
        <w:annotationRef/>
      </w:r>
    </w:p>
    <w:p w14:paraId="753285D9" w14:textId="77777777" w:rsidR="00DA78C5" w:rsidRPr="00DA78C5" w:rsidRDefault="00DA78C5">
      <w:pPr>
        <w:pStyle w:val="CommentText"/>
        <w:rPr>
          <w:lang w:val="en-US"/>
        </w:rPr>
      </w:pPr>
    </w:p>
    <w:p w14:paraId="045621F5" w14:textId="4F3D04E7" w:rsidR="00DA78C5" w:rsidRPr="003B6CBC" w:rsidRDefault="00DA78C5">
      <w:pPr>
        <w:pStyle w:val="CommentText"/>
        <w:rPr>
          <w:lang w:val="en-US"/>
        </w:rPr>
      </w:pPr>
      <w:r w:rsidRPr="00FB6C11">
        <w:rPr>
          <w:lang w:val="en-US"/>
        </w:rPr>
        <w:t>Also “</w:t>
      </w:r>
      <w:r>
        <w:rPr>
          <w:lang w:val="en-US"/>
        </w:rPr>
        <w:t>Fo</w:t>
      </w:r>
      <w:r w:rsidRPr="00FB6C11">
        <w:rPr>
          <w:rFonts w:ascii="Georgia" w:hAnsi="Georgia"/>
          <w:color w:val="2E2E2E"/>
          <w:sz w:val="27"/>
          <w:szCs w:val="27"/>
          <w:lang w:val="en-US"/>
        </w:rPr>
        <w:t>r all three Dutch networks, the further apart the parties are ideologically, the less they will interact on Twitter.</w:t>
      </w:r>
      <w:r w:rsidRPr="00FB6C11">
        <w:rPr>
          <w:lang w:val="en-US"/>
        </w:rPr>
        <w:t>”</w:t>
      </w:r>
      <w:r>
        <w:rPr>
          <w:lang w:val="en-US"/>
        </w:rPr>
        <w:t xml:space="preserve"> </w:t>
      </w:r>
      <w:r w:rsidRPr="003B6CBC">
        <w:t xml:space="preserve">Als daarvoor gecontroleerd is wat zegt dan </w:t>
      </w:r>
      <w:r>
        <w:t xml:space="preserve">de in party </w:t>
      </w:r>
      <w:proofErr w:type="spellStart"/>
      <w:r>
        <w:t>ties</w:t>
      </w:r>
      <w:proofErr w:type="spellEnd"/>
      <w:r>
        <w:t xml:space="preserve">? </w:t>
      </w:r>
      <w:r w:rsidRPr="003B6CBC">
        <w:rPr>
          <w:lang w:val="en-US"/>
        </w:rPr>
        <w:t>(what value is given to MPs of th</w:t>
      </w:r>
      <w:r>
        <w:rPr>
          <w:lang w:val="en-US"/>
        </w:rPr>
        <w:t xml:space="preserve">e </w:t>
      </w:r>
      <w:proofErr w:type="spellStart"/>
      <w:r>
        <w:rPr>
          <w:lang w:val="en-US"/>
        </w:rPr>
        <w:t>ssame</w:t>
      </w:r>
      <w:proofErr w:type="spellEnd"/>
      <w:r>
        <w:rPr>
          <w:lang w:val="en-US"/>
        </w:rPr>
        <w:t xml:space="preserve"> party; 0? So low distance leads to connection and takes out party </w:t>
      </w:r>
      <w:proofErr w:type="spellStart"/>
      <w:r>
        <w:rPr>
          <w:lang w:val="en-US"/>
        </w:rPr>
        <w:t>similarlity</w:t>
      </w:r>
      <w:proofErr w:type="spellEnd"/>
      <w:r>
        <w:rPr>
          <w:lang w:val="en-US"/>
        </w:rPr>
        <w:t>?</w:t>
      </w:r>
    </w:p>
  </w:comment>
  <w:comment w:id="20" w:author="Jochem Tolsma" w:date="2022-09-20T14:04:00Z" w:initials="JT">
    <w:p w14:paraId="38DA58F3" w14:textId="629D426C" w:rsidR="007E08C9" w:rsidRDefault="007E08C9">
      <w:pPr>
        <w:pStyle w:val="CommentText"/>
      </w:pPr>
      <w:r>
        <w:rPr>
          <w:rStyle w:val="CommentReference"/>
        </w:rPr>
        <w:annotationRef/>
      </w:r>
      <w:r>
        <w:t xml:space="preserve">Nog </w:t>
      </w:r>
      <w:proofErr w:type="spellStart"/>
      <w:r>
        <w:t>ziets</w:t>
      </w:r>
      <w:proofErr w:type="spellEnd"/>
      <w:r>
        <w:t xml:space="preserve"> als, zie je wel dat het belangrijk is om te controleren voor </w:t>
      </w:r>
      <w:proofErr w:type="spellStart"/>
      <w:r>
        <w:t>endogenous</w:t>
      </w:r>
      <w:proofErr w:type="spellEnd"/>
      <w:r>
        <w:t xml:space="preserve"> </w:t>
      </w:r>
      <w:proofErr w:type="spellStart"/>
      <w:r>
        <w:t>network</w:t>
      </w:r>
      <w:proofErr w:type="spellEnd"/>
      <w:r>
        <w:t xml:space="preserve"> </w:t>
      </w:r>
      <w:proofErr w:type="spellStart"/>
      <w:r>
        <w:t>mechanisms</w:t>
      </w:r>
      <w:proofErr w:type="spellEnd"/>
      <w:r>
        <w:t xml:space="preserve">! </w:t>
      </w:r>
    </w:p>
  </w:comment>
  <w:comment w:id="21" w:author="Jochem Tolsma" w:date="2022-09-20T14:07:00Z" w:initials="JT">
    <w:p w14:paraId="2664EDAF" w14:textId="706EF7D5" w:rsidR="007E08C9" w:rsidRDefault="007E08C9">
      <w:pPr>
        <w:pStyle w:val="CommentText"/>
      </w:pPr>
      <w:r>
        <w:rPr>
          <w:rStyle w:val="CommentReference"/>
        </w:rPr>
        <w:annotationRef/>
      </w:r>
      <w:r>
        <w:t xml:space="preserve">Dit </w:t>
      </w:r>
      <w:proofErr w:type="spellStart"/>
      <w:r>
        <w:t>bodoelde</w:t>
      </w:r>
      <w:proofErr w:type="spellEnd"/>
      <w:r>
        <w:t xml:space="preserve"> je? </w:t>
      </w:r>
    </w:p>
  </w:comment>
  <w:comment w:id="22" w:author="Spierings, C.H.B.M. (Niels)" w:date="2022-09-17T17:56:00Z" w:initials="SC(">
    <w:p w14:paraId="1FE6F04D" w14:textId="5466B1E9" w:rsidR="00DA78C5" w:rsidRPr="00DA78C5" w:rsidRDefault="00DA78C5">
      <w:pPr>
        <w:pStyle w:val="CommentText"/>
        <w:rPr>
          <w:lang w:val="en-US"/>
        </w:rPr>
      </w:pPr>
      <w:r>
        <w:rPr>
          <w:rStyle w:val="CommentReference"/>
        </w:rPr>
        <w:annotationRef/>
      </w:r>
      <w:r w:rsidRPr="00BD63B2">
        <w:rPr>
          <w:lang w:val="en-US"/>
        </w:rPr>
        <w:t>‘controlled’ for h</w:t>
      </w:r>
      <w:r>
        <w:rPr>
          <w:lang w:val="en-US"/>
        </w:rPr>
        <w:t xml:space="preserve">ow much they tweet? If so, add. </w:t>
      </w:r>
      <w:r w:rsidRPr="00DA78C5">
        <w:rPr>
          <w:lang w:val="en-US"/>
        </w:rPr>
        <w:t>Would explain greens effect.</w:t>
      </w:r>
    </w:p>
  </w:comment>
  <w:comment w:id="23" w:author="Jochem Tolsma" w:date="2022-09-20T14:08:00Z" w:initials="JT">
    <w:p w14:paraId="58DF19B1" w14:textId="16E6F1F4" w:rsidR="007E08C9" w:rsidRDefault="007E08C9">
      <w:pPr>
        <w:pStyle w:val="CommentText"/>
      </w:pPr>
      <w:r>
        <w:rPr>
          <w:rStyle w:val="CommentReference"/>
        </w:rPr>
        <w:annotationRef/>
      </w:r>
      <w:r>
        <w:t xml:space="preserve">Nee, hier nog niet. </w:t>
      </w:r>
    </w:p>
  </w:comment>
  <w:comment w:id="29" w:author="Spierings, C.H.B.M. (Niels)" w:date="2022-09-17T23:02:00Z" w:initials="SC(">
    <w:p w14:paraId="56A1DAFA" w14:textId="2F307248" w:rsidR="00DA78C5" w:rsidRPr="00EB0837" w:rsidRDefault="00DA78C5">
      <w:pPr>
        <w:pStyle w:val="CommentText"/>
        <w:rPr>
          <w:lang w:val="en-US"/>
        </w:rPr>
      </w:pPr>
      <w:r>
        <w:rPr>
          <w:rStyle w:val="CommentReference"/>
        </w:rPr>
        <w:annotationRef/>
      </w:r>
      <w:r w:rsidRPr="00EB0837">
        <w:rPr>
          <w:lang w:val="en-US"/>
        </w:rPr>
        <w:t>@</w:t>
      </w:r>
      <w:proofErr w:type="spellStart"/>
      <w:r w:rsidRPr="00EB0837">
        <w:rPr>
          <w:lang w:val="en-US"/>
        </w:rPr>
        <w:t>metnion</w:t>
      </w:r>
      <w:proofErr w:type="spellEnd"/>
      <w:r w:rsidRPr="00EB0837">
        <w:rPr>
          <w:lang w:val="en-US"/>
        </w:rPr>
        <w:t xml:space="preserve"> </w:t>
      </w:r>
      <w:r>
        <w:rPr>
          <w:lang w:val="en-US"/>
        </w:rPr>
        <w:t xml:space="preserve">in T0 </w:t>
      </w:r>
      <w:r w:rsidRPr="00EB0837">
        <w:rPr>
          <w:lang w:val="en-US"/>
        </w:rPr>
        <w:t>i</w:t>
      </w:r>
      <w:r>
        <w:rPr>
          <w:lang w:val="en-US"/>
        </w:rPr>
        <w:t xml:space="preserve">ncrease chance to  be retweeted in T1 (or T1 and T2 respectively) right? If so, we should make this more </w:t>
      </w:r>
      <w:proofErr w:type="spellStart"/>
      <w:r>
        <w:rPr>
          <w:lang w:val="en-US"/>
        </w:rPr>
        <w:t>explicity</w:t>
      </w:r>
      <w:proofErr w:type="spellEnd"/>
      <w:r>
        <w:rPr>
          <w:lang w:val="en-US"/>
        </w:rPr>
        <w:t xml:space="preserve"> as it highlights the added value of what we do.</w:t>
      </w:r>
    </w:p>
  </w:comment>
  <w:comment w:id="30" w:author="Jochem Tolsma" w:date="2022-09-20T14:30:00Z" w:initials="JT">
    <w:p w14:paraId="42362294" w14:textId="6EB20DBB" w:rsidR="007F0C7F" w:rsidRPr="007F0C7F" w:rsidRDefault="007F0C7F">
      <w:pPr>
        <w:pStyle w:val="CommentText"/>
        <w:rPr>
          <w:lang w:val="en-US"/>
        </w:rPr>
      </w:pPr>
      <w:r>
        <w:rPr>
          <w:rStyle w:val="CommentReference"/>
        </w:rPr>
        <w:annotationRef/>
      </w:r>
      <w:r w:rsidRPr="007F0C7F">
        <w:rPr>
          <w:lang w:val="en-US"/>
        </w:rPr>
        <w:t>See yellow a</w:t>
      </w:r>
      <w:r>
        <w:rPr>
          <w:lang w:val="en-US"/>
        </w:rPr>
        <w:t xml:space="preserve">bove. Sufficient? </w:t>
      </w:r>
    </w:p>
  </w:comment>
  <w:comment w:id="36" w:author="Jochem Tolsma" w:date="2022-09-08T12:00:00Z" w:initials="JT">
    <w:p w14:paraId="75915E64" w14:textId="77777777" w:rsidR="00DA78C5" w:rsidRDefault="00DA78C5">
      <w:pPr>
        <w:pStyle w:val="CommentText"/>
      </w:pPr>
      <w:r>
        <w:rPr>
          <w:rStyle w:val="CommentReference"/>
        </w:rPr>
        <w:annotationRef/>
      </w:r>
      <w:proofErr w:type="spellStart"/>
      <w:r w:rsidRPr="007F0C7F">
        <w:rPr>
          <w:lang w:val="en-US"/>
        </w:rPr>
        <w:t>Simulaties</w:t>
      </w:r>
      <w:proofErr w:type="spellEnd"/>
      <w:r w:rsidRPr="007F0C7F">
        <w:rPr>
          <w:lang w:val="en-US"/>
        </w:rPr>
        <w:t xml:space="preserve"> </w:t>
      </w:r>
      <w:proofErr w:type="spellStart"/>
      <w:r w:rsidRPr="007F0C7F">
        <w:rPr>
          <w:lang w:val="en-US"/>
        </w:rPr>
        <w:t>draaien</w:t>
      </w:r>
      <w:proofErr w:type="spellEnd"/>
      <w:r w:rsidRPr="007F0C7F">
        <w:rPr>
          <w:lang w:val="en-US"/>
        </w:rPr>
        <w:t xml:space="preserve">. </w:t>
      </w:r>
      <w:r>
        <w:t xml:space="preserve">Rob om advies vragen? </w:t>
      </w:r>
    </w:p>
    <w:p w14:paraId="60985D6E" w14:textId="77777777" w:rsidR="00DA78C5" w:rsidRDefault="00DA78C5">
      <w:pPr>
        <w:pStyle w:val="CommentText"/>
      </w:pPr>
    </w:p>
    <w:p w14:paraId="4E566A25" w14:textId="01A7CA20" w:rsidR="00DA78C5" w:rsidRDefault="00DA78C5">
      <w:pPr>
        <w:pStyle w:val="CommentText"/>
      </w:pPr>
      <w:r>
        <w:t xml:space="preserve">Nee, laat een </w:t>
      </w:r>
      <w:proofErr w:type="spellStart"/>
      <w:r>
        <w:t>reviewer</w:t>
      </w:r>
      <w:proofErr w:type="spellEnd"/>
      <w:r>
        <w:t xml:space="preserve"> maar zeggen dat we eigenlijk </w:t>
      </w:r>
      <w:proofErr w:type="spellStart"/>
      <w:r>
        <w:t>relative</w:t>
      </w:r>
      <w:proofErr w:type="spellEnd"/>
      <w:r>
        <w:t xml:space="preserve"> </w:t>
      </w:r>
      <w:proofErr w:type="spellStart"/>
      <w:r>
        <w:t>influence</w:t>
      </w:r>
      <w:proofErr w:type="spellEnd"/>
      <w:r>
        <w:t xml:space="preserve"> plots moeten maken. </w:t>
      </w:r>
    </w:p>
  </w:comment>
  <w:comment w:id="38" w:author="Jochem Tolsma" w:date="2022-09-20T14:48:00Z" w:initials="JT">
    <w:p w14:paraId="1EE8CF73" w14:textId="1BCA3B40" w:rsidR="00901430" w:rsidRDefault="00901430">
      <w:pPr>
        <w:pStyle w:val="CommentText"/>
      </w:pPr>
      <w:r>
        <w:rPr>
          <w:rStyle w:val="CommentReference"/>
        </w:rPr>
        <w:annotationRef/>
      </w:r>
      <w:r>
        <w:t xml:space="preserve">Kan dit niet lezen. </w:t>
      </w:r>
    </w:p>
  </w:comment>
  <w:comment w:id="40" w:author="Jochem Tolsma" w:date="2022-09-20T15:19:00Z" w:initials="JT">
    <w:p w14:paraId="143E6D63" w14:textId="600FF0F8" w:rsidR="0040576C" w:rsidRDefault="0040576C">
      <w:pPr>
        <w:pStyle w:val="CommentText"/>
      </w:pPr>
      <w:r>
        <w:rPr>
          <w:rStyle w:val="CommentReference"/>
        </w:rPr>
        <w:annotationRef/>
      </w:r>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8D62C62" w15:done="0"/>
  <w15:commentEx w15:paraId="020A6D66" w15:done="0"/>
  <w15:commentEx w15:paraId="1D95E897" w15:done="0"/>
  <w15:commentEx w15:paraId="754086CD" w15:done="0"/>
  <w15:commentEx w15:paraId="045621F5" w15:done="0"/>
  <w15:commentEx w15:paraId="38DA58F3" w15:done="0"/>
  <w15:commentEx w15:paraId="2664EDAF" w15:done="0"/>
  <w15:commentEx w15:paraId="1FE6F04D" w15:done="0"/>
  <w15:commentEx w15:paraId="58DF19B1" w15:paraIdParent="1FE6F04D" w15:done="0"/>
  <w15:commentEx w15:paraId="56A1DAFA" w15:done="0"/>
  <w15:commentEx w15:paraId="42362294" w15:paraIdParent="56A1DAFA" w15:done="0"/>
  <w15:commentEx w15:paraId="4E566A25" w15:done="0"/>
  <w15:commentEx w15:paraId="1EE8CF73" w15:done="0"/>
  <w15:commentEx w15:paraId="143E6D6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CE2C7E" w16cex:dateUtc="2022-09-15T20:58:00Z"/>
  <w16cex:commentExtensible w16cex:durableId="26CE2C9E" w16cex:dateUtc="2022-09-15T20:58:00Z"/>
  <w16cex:commentExtensible w16cex:durableId="26CE2E86" w16cex:dateUtc="2022-09-15T21:06:00Z"/>
  <w16cex:commentExtensible w16cex:durableId="26CE2F4D" w16cex:dateUtc="2022-09-15T21:10:00Z"/>
  <w16cex:commentExtensible w16cex:durableId="26CE30E3" w16cex:dateUtc="2022-09-15T21:16:00Z"/>
  <w16cex:commentExtensible w16cex:durableId="26CE36D3" w16cex:dateUtc="2022-09-15T21:22:00Z"/>
  <w16cex:commentExtensible w16cex:durableId="26CE3238" w16cex:dateUtc="2022-09-15T21:22:00Z"/>
  <w16cex:commentExtensible w16cex:durableId="26CE332C" w16cex:dateUtc="2022-09-15T21:26:00Z"/>
  <w16cex:commentExtensible w16cex:durableId="26CE3A27" w16cex:dateUtc="2022-09-15T21:56:00Z"/>
  <w16cex:commentExtensible w16cex:durableId="26CF7DD4" w16cex:dateUtc="2022-09-16T20:57:00Z"/>
  <w16cex:commentExtensible w16cex:durableId="26CF80FB" w16cex:dateUtc="2022-09-15T21:22:00Z"/>
  <w16cex:commentExtensible w16cex:durableId="26CF8127" w16cex:dateUtc="2022-09-15T21:22:00Z"/>
  <w16cex:commentExtensible w16cex:durableId="26CF8148" w16cex:dateUtc="2022-09-15T21:22:00Z"/>
  <w16cex:commentExtensible w16cex:durableId="26CF8249" w16cex:dateUtc="2022-09-16T21:16:00Z"/>
  <w16cex:commentExtensible w16cex:durableId="26CF8154" w16cex:dateUtc="2022-09-16T21:12:00Z"/>
  <w16cex:commentExtensible w16cex:durableId="26CF81B6" w16cex:dateUtc="2022-09-16T21:13:00Z"/>
  <w16cex:commentExtensible w16cex:durableId="26CF837E" w16cex:dateUtc="2022-09-16T21:21:00Z"/>
  <w16cex:commentExtensible w16cex:durableId="26CF8423" w16cex:dateUtc="2022-09-16T21:24:00Z"/>
  <w16cex:commentExtensible w16cex:durableId="26D03431" w16cex:dateUtc="2022-09-17T09:55:00Z"/>
  <w16cex:commentExtensible w16cex:durableId="26D03450" w16cex:dateUtc="2022-09-17T09:56:00Z"/>
  <w16cex:commentExtensible w16cex:durableId="26D03549" w16cex:dateUtc="2022-09-17T10:00:00Z"/>
  <w16cex:commentExtensible w16cex:durableId="26D03592" w16cex:dateUtc="2022-09-17T10:01:00Z"/>
  <w16cex:commentExtensible w16cex:durableId="26D038E8" w16cex:dateUtc="2022-09-17T10:15:00Z"/>
  <w16cex:commentExtensible w16cex:durableId="26D03FFE" w16cex:dateUtc="2022-09-17T10:45:00Z"/>
  <w16cex:commentExtensible w16cex:durableId="26D04068" w16cex:dateUtc="2022-09-17T10:47:00Z"/>
  <w16cex:commentExtensible w16cex:durableId="26D04358" w16cex:dateUtc="2022-09-17T11:00:00Z"/>
  <w16cex:commentExtensible w16cex:durableId="26D05927" w16cex:dateUtc="2022-09-17T12:33:00Z"/>
  <w16cex:commentExtensible w16cex:durableId="26D05AC3" w16cex:dateUtc="2022-09-17T12:40:00Z"/>
  <w16cex:commentExtensible w16cex:durableId="26D04A97" w16cex:dateUtc="2022-09-17T11:31:00Z"/>
  <w16cex:commentExtensible w16cex:durableId="26D084B1" w16cex:dateUtc="2022-09-17T15:37:00Z"/>
  <w16cex:commentExtensible w16cex:durableId="26D084F9" w16cex:dateUtc="2022-09-17T15:40:00Z"/>
  <w16cex:commentExtensible w16cex:durableId="26D0846F" w16cex:dateUtc="2022-09-17T15:37:00Z"/>
  <w16cex:commentExtensible w16cex:durableId="26D087D5" w16cex:dateUtc="2022-09-17T15:52:00Z"/>
  <w16cex:commentExtensible w16cex:durableId="26D08688" w16cex:dateUtc="2022-09-17T15:46:00Z"/>
  <w16cex:commentExtensible w16cex:durableId="26D086A9" w16cex:dateUtc="2022-09-17T15:47:00Z"/>
  <w16cex:commentExtensible w16cex:durableId="26D08814" w16cex:dateUtc="2022-09-17T15:53:00Z"/>
  <w16cex:commentExtensible w16cex:durableId="26D088B5" w16cex:dateUtc="2022-09-17T15:56:00Z"/>
  <w16cex:commentExtensible w16cex:durableId="26D0D1CB" w16cex:dateUtc="2022-09-17T21:07:00Z"/>
  <w16cex:commentExtensible w16cex:durableId="26D0D002" w16cex:dateUtc="2022-09-17T21:00:00Z"/>
  <w16cex:commentExtensible w16cex:durableId="26D0D0A1" w16cex:dateUtc="2022-09-17T21:02:00Z"/>
  <w16cex:commentExtensible w16cex:durableId="26D0D25D" w16cex:dateUtc="2022-09-17T21:10:00Z"/>
  <w16cex:commentExtensible w16cex:durableId="26D0DA28" w16cex:dateUtc="2022-09-17T21:43:00Z"/>
  <w16cex:commentExtensible w16cex:durableId="26D0DADD" w16cex:dateUtc="2022-09-17T21:46:00Z"/>
  <w16cex:commentExtensible w16cex:durableId="26D0DBE6" w16cex:dateUtc="2022-09-17T21:51:00Z"/>
  <w16cex:commentExtensible w16cex:durableId="26D186F0" w16cex:dateUtc="2022-09-18T10:0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8D62C62" w16cid:durableId="26D31495"/>
  <w16cid:commentId w16cid:paraId="020A6D66" w16cid:durableId="26D31DEC"/>
  <w16cid:commentId w16cid:paraId="1D95E897" w16cid:durableId="26D03592"/>
  <w16cid:commentId w16cid:paraId="754086CD" w16cid:durableId="26D31D8A"/>
  <w16cid:commentId w16cid:paraId="045621F5" w16cid:durableId="26D04358"/>
  <w16cid:commentId w16cid:paraId="38DA58F3" w16cid:durableId="26D446DD"/>
  <w16cid:commentId w16cid:paraId="2664EDAF" w16cid:durableId="26D4479D"/>
  <w16cid:commentId w16cid:paraId="1FE6F04D" w16cid:durableId="26D088B5"/>
  <w16cid:commentId w16cid:paraId="58DF19B1" w16cid:durableId="26D447CC"/>
  <w16cid:commentId w16cid:paraId="56A1DAFA" w16cid:durableId="26D0D0A1"/>
  <w16cid:commentId w16cid:paraId="42362294" w16cid:durableId="26D44D15"/>
  <w16cid:commentId w16cid:paraId="4E566A25" w16cid:durableId="26C457E2"/>
  <w16cid:commentId w16cid:paraId="1EE8CF73" w16cid:durableId="26D4513B"/>
  <w16cid:commentId w16cid:paraId="143E6D63" w16cid:durableId="26D4589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E5A3A4" w14:textId="77777777" w:rsidR="00813694" w:rsidRDefault="00813694" w:rsidP="00F62A39">
      <w:pPr>
        <w:spacing w:line="240" w:lineRule="auto"/>
      </w:pPr>
      <w:r>
        <w:separator/>
      </w:r>
    </w:p>
  </w:endnote>
  <w:endnote w:type="continuationSeparator" w:id="0">
    <w:p w14:paraId="6D51AA8D" w14:textId="77777777" w:rsidR="00813694" w:rsidRDefault="00813694" w:rsidP="00F62A3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Emoji">
    <w:panose1 w:val="020B0502040204020203"/>
    <w:charset w:val="00"/>
    <w:family w:val="swiss"/>
    <w:pitch w:val="variable"/>
    <w:sig w:usb0="00000003" w:usb1="02000000" w:usb2="00000000" w:usb3="00000000" w:csb0="00000001" w:csb1="00000000"/>
  </w:font>
  <w:font w:name="CMSS10">
    <w:altName w:val="Calibri"/>
    <w:panose1 w:val="00000000000000000000"/>
    <w:charset w:val="00"/>
    <w:family w:val="auto"/>
    <w:notTrueType/>
    <w:pitch w:val="default"/>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30589155"/>
      <w:docPartObj>
        <w:docPartGallery w:val="Page Numbers (Bottom of Page)"/>
        <w:docPartUnique/>
      </w:docPartObj>
    </w:sdtPr>
    <w:sdtContent>
      <w:p w14:paraId="564C7D34" w14:textId="7E439D04" w:rsidR="00DA78C5" w:rsidRDefault="00DA78C5">
        <w:pPr>
          <w:pStyle w:val="Footer"/>
          <w:jc w:val="center"/>
        </w:pPr>
        <w:r>
          <w:fldChar w:fldCharType="begin"/>
        </w:r>
        <w:r>
          <w:instrText>PAGE   \* MERGEFORMAT</w:instrText>
        </w:r>
        <w:r>
          <w:fldChar w:fldCharType="separate"/>
        </w:r>
        <w:r>
          <w:t>2</w:t>
        </w:r>
        <w:r>
          <w:fldChar w:fldCharType="end"/>
        </w:r>
      </w:p>
    </w:sdtContent>
  </w:sdt>
  <w:p w14:paraId="13B54E66" w14:textId="77777777" w:rsidR="00DA78C5" w:rsidRDefault="00DA78C5">
    <w:pPr>
      <w:pStyle w:val="Footer"/>
    </w:pPr>
  </w:p>
  <w:p w14:paraId="66F86483" w14:textId="77777777" w:rsidR="00DA78C5" w:rsidRDefault="00DA78C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F6B2BB" w14:textId="77777777" w:rsidR="00813694" w:rsidRDefault="00813694" w:rsidP="00F62A39">
      <w:pPr>
        <w:spacing w:line="240" w:lineRule="auto"/>
      </w:pPr>
      <w:r>
        <w:separator/>
      </w:r>
    </w:p>
  </w:footnote>
  <w:footnote w:type="continuationSeparator" w:id="0">
    <w:p w14:paraId="316B2577" w14:textId="77777777" w:rsidR="00813694" w:rsidRDefault="00813694" w:rsidP="00F62A39">
      <w:pPr>
        <w:spacing w:line="240" w:lineRule="auto"/>
      </w:pPr>
      <w:r>
        <w:continuationSeparator/>
      </w:r>
    </w:p>
  </w:footnote>
  <w:footnote w:id="1">
    <w:p w14:paraId="6FDEFD7A" w14:textId="30A5DB72" w:rsidR="006F4516" w:rsidRPr="006F4516" w:rsidRDefault="006F4516">
      <w:pPr>
        <w:pStyle w:val="FootnoteText"/>
        <w:rPr>
          <w:lang w:val="en-US"/>
        </w:rPr>
      </w:pPr>
      <w:r>
        <w:rPr>
          <w:rStyle w:val="FootnoteReference"/>
        </w:rPr>
        <w:footnoteRef/>
      </w:r>
      <w:r w:rsidRPr="006F4516">
        <w:rPr>
          <w:lang w:val="en-US"/>
        </w:rPr>
        <w:t xml:space="preserve"> </w:t>
      </w:r>
      <w:r>
        <w:rPr>
          <w:lang w:val="en-US"/>
        </w:rPr>
        <w:t>.</w:t>
      </w:r>
      <w:r w:rsidRPr="006F4516">
        <w:rPr>
          <w:lang w:val="en-US"/>
        </w:rPr>
        <w:t>In the dualistic Dutch system,</w:t>
      </w:r>
      <w:r>
        <w:rPr>
          <w:lang w:val="en-US"/>
        </w:rPr>
        <w:t xml:space="preserve"> </w:t>
      </w:r>
      <w:r>
        <w:rPr>
          <w:lang w:val="en-US"/>
        </w:rPr>
        <w:t>elected MPs who become part of the government have to renounce their seat. Our measurements are all taken before that moment.</w:t>
      </w:r>
    </w:p>
  </w:footnote>
  <w:footnote w:id="2">
    <w:p w14:paraId="63D63D7F" w14:textId="407C269D" w:rsidR="00DA78C5" w:rsidRPr="006F4516" w:rsidRDefault="00DA78C5" w:rsidP="006F4516">
      <w:pPr>
        <w:pStyle w:val="FootnoteText"/>
        <w:ind w:firstLine="0"/>
        <w:rPr>
          <w:lang w:val="en-US"/>
        </w:rPr>
      </w:pPr>
      <w:r>
        <w:rPr>
          <w:rStyle w:val="FootnoteReference"/>
        </w:rPr>
        <w:footnoteRef/>
      </w:r>
      <w:r w:rsidRPr="006F4516">
        <w:rPr>
          <w:lang w:val="en-US"/>
        </w:rPr>
        <w:t xml:space="preserve"> </w:t>
      </w:r>
      <w:r w:rsidRPr="006F4516">
        <w:rPr>
          <w:lang w:val="en-US"/>
        </w:rPr>
        <w:t xml:space="preserve">The Dutch </w:t>
      </w:r>
      <w:proofErr w:type="spellStart"/>
      <w:r w:rsidRPr="006F4516">
        <w:rPr>
          <w:lang w:val="en-US"/>
        </w:rPr>
        <w:t>Eerste</w:t>
      </w:r>
      <w:proofErr w:type="spellEnd"/>
      <w:r w:rsidRPr="006F4516">
        <w:rPr>
          <w:lang w:val="en-US"/>
        </w:rPr>
        <w:t xml:space="preserve"> Kamer (upper house / senate) </w:t>
      </w:r>
      <w:r>
        <w:rPr>
          <w:lang w:val="en-US"/>
        </w:rPr>
        <w:t xml:space="preserve">has less of a political </w:t>
      </w:r>
      <w:r>
        <w:rPr>
          <w:lang w:val="en-US"/>
        </w:rPr>
        <w:t xml:space="preserve">natura </w:t>
      </w:r>
      <w:r>
        <w:rPr>
          <w:lang w:val="en-US"/>
        </w:rPr>
        <w:t>and more</w:t>
      </w:r>
      <w:r>
        <w:rPr>
          <w:lang w:val="en-US"/>
        </w:rPr>
        <w:t xml:space="preserve"> that of</w:t>
      </w:r>
      <w:r>
        <w:rPr>
          <w:lang w:val="en-US"/>
        </w:rPr>
        <w:t xml:space="preserve"> a </w:t>
      </w:r>
      <w:r>
        <w:rPr>
          <w:lang w:val="en-US"/>
        </w:rPr>
        <w:t xml:space="preserve">chamber </w:t>
      </w:r>
      <w:r>
        <w:rPr>
          <w:lang w:val="en-US"/>
        </w:rPr>
        <w:t>of</w:t>
      </w:r>
      <w:r>
        <w:rPr>
          <w:lang w:val="en-US"/>
        </w:rPr>
        <w:t xml:space="preserve"> reflection</w:t>
      </w:r>
      <w:r>
        <w:rPr>
          <w:lang w:val="en-US"/>
        </w:rPr>
        <w:t xml:space="preserve"> than the lower house</w:t>
      </w:r>
      <w:r>
        <w:rPr>
          <w:lang w:val="en-US"/>
        </w:rPr>
        <w:t>. Moreover</w:t>
      </w:r>
      <w:r>
        <w:rPr>
          <w:lang w:val="en-US"/>
        </w:rPr>
        <w:t xml:space="preserve"> not all parties represented in the first are represented in the latter and vice versa. </w:t>
      </w:r>
      <w:r>
        <w:rPr>
          <w:lang w:val="en-US"/>
        </w:rPr>
        <w:t xml:space="preserve">Both these aspect might explain differences between </w:t>
      </w:r>
      <w:proofErr w:type="spellStart"/>
      <w:r>
        <w:rPr>
          <w:lang w:val="en-US"/>
        </w:rPr>
        <w:t>Praet</w:t>
      </w:r>
      <w:proofErr w:type="spellEnd"/>
      <w:r>
        <w:rPr>
          <w:lang w:val="en-US"/>
        </w:rPr>
        <w:t xml:space="preserve"> et al</w:t>
      </w:r>
      <w:r w:rsidR="00A5347C">
        <w:rPr>
          <w:lang w:val="en-US"/>
        </w:rPr>
        <w:t>. (2021)</w:t>
      </w:r>
      <w:r>
        <w:rPr>
          <w:lang w:val="en-US"/>
        </w:rPr>
        <w:t xml:space="preserve"> and our results. Also, it is not unlikely that both chamber</w:t>
      </w:r>
      <w:r>
        <w:rPr>
          <w:lang w:val="en-US"/>
        </w:rPr>
        <w:t>s</w:t>
      </w:r>
      <w:r>
        <w:rPr>
          <w:lang w:val="en-US"/>
        </w:rPr>
        <w:t xml:space="preserve"> work </w:t>
      </w:r>
      <w:r>
        <w:rPr>
          <w:lang w:val="en-US"/>
        </w:rPr>
        <w:t>partly</w:t>
      </w:r>
      <w:r>
        <w:rPr>
          <w:lang w:val="en-US"/>
        </w:rPr>
        <w:t xml:space="preserve"> as separate networks, </w:t>
      </w:r>
      <w:r>
        <w:rPr>
          <w:lang w:val="en-US"/>
        </w:rPr>
        <w:t xml:space="preserve">boosting the </w:t>
      </w:r>
      <w:r>
        <w:rPr>
          <w:lang w:val="en-US"/>
        </w:rPr>
        <w:t>cross-party within network ties instead of inter</w:t>
      </w:r>
      <w:r>
        <w:rPr>
          <w:lang w:val="en-US"/>
        </w:rPr>
        <w:t>-party cross network ties.</w:t>
      </w:r>
    </w:p>
  </w:footnote>
  <w:footnote w:id="3">
    <w:p w14:paraId="7A51715D" w14:textId="3A010BEE" w:rsidR="00DA78C5" w:rsidRPr="00757088" w:rsidRDefault="00DA78C5" w:rsidP="006F4516">
      <w:pPr>
        <w:pStyle w:val="FootnoteText"/>
        <w:ind w:firstLine="0"/>
        <w:rPr>
          <w:lang w:val="en-US"/>
        </w:rPr>
      </w:pPr>
      <w:r>
        <w:rPr>
          <w:rStyle w:val="FootnoteReference"/>
        </w:rPr>
        <w:footnoteRef/>
      </w:r>
      <w:r w:rsidRPr="00757088">
        <w:rPr>
          <w:lang w:val="en-US"/>
        </w:rPr>
        <w:t xml:space="preserve"> </w:t>
      </w:r>
      <w:r>
        <w:rPr>
          <w:iCs/>
          <w:lang w:val="en-GB"/>
        </w:rPr>
        <w:t>S</w:t>
      </w:r>
      <w:r>
        <w:rPr>
          <w:iCs/>
          <w:lang w:val="en-GB"/>
        </w:rPr>
        <w:t>egregation in</w:t>
      </w:r>
      <w:r>
        <w:rPr>
          <w:iCs/>
          <w:lang w:val="en-GB"/>
        </w:rPr>
        <w:t xml:space="preserve"> follow layer does</w:t>
      </w:r>
      <w:r>
        <w:rPr>
          <w:iCs/>
          <w:lang w:val="en-GB"/>
        </w:rPr>
        <w:t xml:space="preserve"> </w:t>
      </w:r>
      <w:r>
        <w:rPr>
          <w:iCs/>
          <w:lang w:val="en-GB"/>
        </w:rPr>
        <w:t>not significantly differ from the other two layers</w:t>
      </w:r>
      <w:r>
        <w:rPr>
          <w:iCs/>
          <w:lang w:val="en-GB"/>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1233A02"/>
    <w:multiLevelType w:val="hybridMultilevel"/>
    <w:tmpl w:val="03BE0326"/>
    <w:lvl w:ilvl="0" w:tplc="2FDC62AE">
      <w:start w:val="1"/>
      <w:numFmt w:val="decimal"/>
      <w:lvlText w:val="%1."/>
      <w:lvlJc w:val="left"/>
      <w:pPr>
        <w:ind w:left="1069" w:hanging="360"/>
      </w:pPr>
      <w:rPr>
        <w:rFonts w:hint="default"/>
      </w:rPr>
    </w:lvl>
    <w:lvl w:ilvl="1" w:tplc="04130019" w:tentative="1">
      <w:start w:val="1"/>
      <w:numFmt w:val="lowerLetter"/>
      <w:lvlText w:val="%2."/>
      <w:lvlJc w:val="left"/>
      <w:pPr>
        <w:ind w:left="1789" w:hanging="360"/>
      </w:pPr>
    </w:lvl>
    <w:lvl w:ilvl="2" w:tplc="0413001B" w:tentative="1">
      <w:start w:val="1"/>
      <w:numFmt w:val="lowerRoman"/>
      <w:lvlText w:val="%3."/>
      <w:lvlJc w:val="right"/>
      <w:pPr>
        <w:ind w:left="2509" w:hanging="180"/>
      </w:pPr>
    </w:lvl>
    <w:lvl w:ilvl="3" w:tplc="0413000F" w:tentative="1">
      <w:start w:val="1"/>
      <w:numFmt w:val="decimal"/>
      <w:lvlText w:val="%4."/>
      <w:lvlJc w:val="left"/>
      <w:pPr>
        <w:ind w:left="3229" w:hanging="360"/>
      </w:pPr>
    </w:lvl>
    <w:lvl w:ilvl="4" w:tplc="04130019" w:tentative="1">
      <w:start w:val="1"/>
      <w:numFmt w:val="lowerLetter"/>
      <w:lvlText w:val="%5."/>
      <w:lvlJc w:val="left"/>
      <w:pPr>
        <w:ind w:left="3949" w:hanging="360"/>
      </w:pPr>
    </w:lvl>
    <w:lvl w:ilvl="5" w:tplc="0413001B" w:tentative="1">
      <w:start w:val="1"/>
      <w:numFmt w:val="lowerRoman"/>
      <w:lvlText w:val="%6."/>
      <w:lvlJc w:val="right"/>
      <w:pPr>
        <w:ind w:left="4669" w:hanging="180"/>
      </w:pPr>
    </w:lvl>
    <w:lvl w:ilvl="6" w:tplc="0413000F" w:tentative="1">
      <w:start w:val="1"/>
      <w:numFmt w:val="decimal"/>
      <w:lvlText w:val="%7."/>
      <w:lvlJc w:val="left"/>
      <w:pPr>
        <w:ind w:left="5389" w:hanging="360"/>
      </w:pPr>
    </w:lvl>
    <w:lvl w:ilvl="7" w:tplc="04130019" w:tentative="1">
      <w:start w:val="1"/>
      <w:numFmt w:val="lowerLetter"/>
      <w:lvlText w:val="%8."/>
      <w:lvlJc w:val="left"/>
      <w:pPr>
        <w:ind w:left="6109" w:hanging="360"/>
      </w:pPr>
    </w:lvl>
    <w:lvl w:ilvl="8" w:tplc="0413001B" w:tentative="1">
      <w:start w:val="1"/>
      <w:numFmt w:val="lowerRoman"/>
      <w:lvlText w:val="%9."/>
      <w:lvlJc w:val="right"/>
      <w:pPr>
        <w:ind w:left="6829" w:hanging="180"/>
      </w:pPr>
    </w:lvl>
  </w:abstractNum>
  <w:abstractNum w:abstractNumId="1" w15:restartNumberingAfterBreak="0">
    <w:nsid w:val="39F7752E"/>
    <w:multiLevelType w:val="hybridMultilevel"/>
    <w:tmpl w:val="2B282A5C"/>
    <w:lvl w:ilvl="0" w:tplc="71F05CB0">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59DD49A0"/>
    <w:multiLevelType w:val="hybridMultilevel"/>
    <w:tmpl w:val="17F21D2A"/>
    <w:lvl w:ilvl="0" w:tplc="1A3CF6F8">
      <w:start w:val="3"/>
      <w:numFmt w:val="bullet"/>
      <w:lvlText w:val="-"/>
      <w:lvlJc w:val="left"/>
      <w:pPr>
        <w:ind w:left="1069" w:hanging="360"/>
      </w:pPr>
      <w:rPr>
        <w:rFonts w:ascii="Calibri" w:eastAsiaTheme="minorHAnsi" w:hAnsi="Calibri" w:cstheme="minorBidi" w:hint="default"/>
      </w:rPr>
    </w:lvl>
    <w:lvl w:ilvl="1" w:tplc="04130003">
      <w:start w:val="1"/>
      <w:numFmt w:val="bullet"/>
      <w:lvlText w:val="o"/>
      <w:lvlJc w:val="left"/>
      <w:pPr>
        <w:ind w:left="1789" w:hanging="360"/>
      </w:pPr>
      <w:rPr>
        <w:rFonts w:ascii="Courier New" w:hAnsi="Courier New" w:cs="Courier New" w:hint="default"/>
      </w:rPr>
    </w:lvl>
    <w:lvl w:ilvl="2" w:tplc="04130005" w:tentative="1">
      <w:start w:val="1"/>
      <w:numFmt w:val="bullet"/>
      <w:lvlText w:val=""/>
      <w:lvlJc w:val="left"/>
      <w:pPr>
        <w:ind w:left="2509" w:hanging="360"/>
      </w:pPr>
      <w:rPr>
        <w:rFonts w:ascii="Wingdings" w:hAnsi="Wingdings" w:hint="default"/>
      </w:rPr>
    </w:lvl>
    <w:lvl w:ilvl="3" w:tplc="04130001" w:tentative="1">
      <w:start w:val="1"/>
      <w:numFmt w:val="bullet"/>
      <w:lvlText w:val=""/>
      <w:lvlJc w:val="left"/>
      <w:pPr>
        <w:ind w:left="3229" w:hanging="360"/>
      </w:pPr>
      <w:rPr>
        <w:rFonts w:ascii="Symbol" w:hAnsi="Symbol" w:hint="default"/>
      </w:rPr>
    </w:lvl>
    <w:lvl w:ilvl="4" w:tplc="04130003" w:tentative="1">
      <w:start w:val="1"/>
      <w:numFmt w:val="bullet"/>
      <w:lvlText w:val="o"/>
      <w:lvlJc w:val="left"/>
      <w:pPr>
        <w:ind w:left="3949" w:hanging="360"/>
      </w:pPr>
      <w:rPr>
        <w:rFonts w:ascii="Courier New" w:hAnsi="Courier New" w:cs="Courier New" w:hint="default"/>
      </w:rPr>
    </w:lvl>
    <w:lvl w:ilvl="5" w:tplc="04130005" w:tentative="1">
      <w:start w:val="1"/>
      <w:numFmt w:val="bullet"/>
      <w:lvlText w:val=""/>
      <w:lvlJc w:val="left"/>
      <w:pPr>
        <w:ind w:left="4669" w:hanging="360"/>
      </w:pPr>
      <w:rPr>
        <w:rFonts w:ascii="Wingdings" w:hAnsi="Wingdings" w:hint="default"/>
      </w:rPr>
    </w:lvl>
    <w:lvl w:ilvl="6" w:tplc="04130001" w:tentative="1">
      <w:start w:val="1"/>
      <w:numFmt w:val="bullet"/>
      <w:lvlText w:val=""/>
      <w:lvlJc w:val="left"/>
      <w:pPr>
        <w:ind w:left="5389" w:hanging="360"/>
      </w:pPr>
      <w:rPr>
        <w:rFonts w:ascii="Symbol" w:hAnsi="Symbol" w:hint="default"/>
      </w:rPr>
    </w:lvl>
    <w:lvl w:ilvl="7" w:tplc="04130003" w:tentative="1">
      <w:start w:val="1"/>
      <w:numFmt w:val="bullet"/>
      <w:lvlText w:val="o"/>
      <w:lvlJc w:val="left"/>
      <w:pPr>
        <w:ind w:left="6109" w:hanging="360"/>
      </w:pPr>
      <w:rPr>
        <w:rFonts w:ascii="Courier New" w:hAnsi="Courier New" w:cs="Courier New" w:hint="default"/>
      </w:rPr>
    </w:lvl>
    <w:lvl w:ilvl="8" w:tplc="04130005" w:tentative="1">
      <w:start w:val="1"/>
      <w:numFmt w:val="bullet"/>
      <w:lvlText w:val=""/>
      <w:lvlJc w:val="left"/>
      <w:pPr>
        <w:ind w:left="6829" w:hanging="360"/>
      </w:pPr>
      <w:rPr>
        <w:rFonts w:ascii="Wingdings" w:hAnsi="Wingdings" w:hint="default"/>
      </w:rPr>
    </w:lvl>
  </w:abstractNum>
  <w:abstractNum w:abstractNumId="3" w15:restartNumberingAfterBreak="0">
    <w:nsid w:val="641B37A1"/>
    <w:multiLevelType w:val="multilevel"/>
    <w:tmpl w:val="C2BE92BA"/>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4D049E0"/>
    <w:multiLevelType w:val="hybridMultilevel"/>
    <w:tmpl w:val="CF3262A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683200E0"/>
    <w:multiLevelType w:val="hybridMultilevel"/>
    <w:tmpl w:val="3B6042C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15:restartNumberingAfterBreak="0">
    <w:nsid w:val="76F85591"/>
    <w:multiLevelType w:val="hybridMultilevel"/>
    <w:tmpl w:val="5A56FC8C"/>
    <w:lvl w:ilvl="0" w:tplc="DC8EE15E">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7E0C751E"/>
    <w:multiLevelType w:val="hybridMultilevel"/>
    <w:tmpl w:val="D334289E"/>
    <w:lvl w:ilvl="0" w:tplc="75FEFA82">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0"/>
  </w:num>
  <w:num w:numId="4">
    <w:abstractNumId w:val="4"/>
  </w:num>
  <w:num w:numId="5">
    <w:abstractNumId w:val="3"/>
  </w:num>
  <w:num w:numId="6">
    <w:abstractNumId w:val="7"/>
  </w:num>
  <w:num w:numId="7">
    <w:abstractNumId w:val="6"/>
  </w:num>
  <w:num w:numId="8">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ochem Tolsma">
    <w15:presenceInfo w15:providerId="Windows Live" w15:userId="c471520a0a3fac2c"/>
  </w15:person>
  <w15:person w15:author="Spierings, C.H.B.M. (Niels)">
    <w15:presenceInfo w15:providerId="AD" w15:userId="S::niels.spierings@ru.nl::f37eb36b-2a52-4cb3-9d0b-d5eabe20e5e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1428"/>
    <w:rsid w:val="00004ACD"/>
    <w:rsid w:val="00006B85"/>
    <w:rsid w:val="0000748A"/>
    <w:rsid w:val="000074BC"/>
    <w:rsid w:val="00010409"/>
    <w:rsid w:val="000104DB"/>
    <w:rsid w:val="0001228E"/>
    <w:rsid w:val="0002014E"/>
    <w:rsid w:val="000224C3"/>
    <w:rsid w:val="00022DCA"/>
    <w:rsid w:val="00023605"/>
    <w:rsid w:val="0002430E"/>
    <w:rsid w:val="00025D0A"/>
    <w:rsid w:val="00025D89"/>
    <w:rsid w:val="00027015"/>
    <w:rsid w:val="00027831"/>
    <w:rsid w:val="0003450D"/>
    <w:rsid w:val="000361C8"/>
    <w:rsid w:val="00036401"/>
    <w:rsid w:val="000409BE"/>
    <w:rsid w:val="00043E61"/>
    <w:rsid w:val="00045EAA"/>
    <w:rsid w:val="00053A10"/>
    <w:rsid w:val="00055571"/>
    <w:rsid w:val="000565DD"/>
    <w:rsid w:val="00056AC3"/>
    <w:rsid w:val="00056E87"/>
    <w:rsid w:val="00060B33"/>
    <w:rsid w:val="00063D2D"/>
    <w:rsid w:val="000740F1"/>
    <w:rsid w:val="000745A5"/>
    <w:rsid w:val="00074DA2"/>
    <w:rsid w:val="00075CC7"/>
    <w:rsid w:val="00077F2B"/>
    <w:rsid w:val="00083239"/>
    <w:rsid w:val="00085A46"/>
    <w:rsid w:val="00086C70"/>
    <w:rsid w:val="000B1F5F"/>
    <w:rsid w:val="000B73AA"/>
    <w:rsid w:val="000C074D"/>
    <w:rsid w:val="000C0896"/>
    <w:rsid w:val="000C08E9"/>
    <w:rsid w:val="000C1B49"/>
    <w:rsid w:val="000C21A5"/>
    <w:rsid w:val="000C2F88"/>
    <w:rsid w:val="000C3B4A"/>
    <w:rsid w:val="000D0BC0"/>
    <w:rsid w:val="000D1953"/>
    <w:rsid w:val="000D2629"/>
    <w:rsid w:val="000D511A"/>
    <w:rsid w:val="000E043C"/>
    <w:rsid w:val="000E20B2"/>
    <w:rsid w:val="000E2706"/>
    <w:rsid w:val="000E2E8B"/>
    <w:rsid w:val="000E301A"/>
    <w:rsid w:val="000E333F"/>
    <w:rsid w:val="000E5814"/>
    <w:rsid w:val="000F2FE8"/>
    <w:rsid w:val="000F3588"/>
    <w:rsid w:val="000F5469"/>
    <w:rsid w:val="000F7605"/>
    <w:rsid w:val="001012E3"/>
    <w:rsid w:val="00110482"/>
    <w:rsid w:val="00111936"/>
    <w:rsid w:val="00111B19"/>
    <w:rsid w:val="00117FD6"/>
    <w:rsid w:val="00121EB2"/>
    <w:rsid w:val="00122E44"/>
    <w:rsid w:val="00124DF7"/>
    <w:rsid w:val="0012508C"/>
    <w:rsid w:val="001251DC"/>
    <w:rsid w:val="00125C8F"/>
    <w:rsid w:val="0012706C"/>
    <w:rsid w:val="00130FAD"/>
    <w:rsid w:val="00133AEC"/>
    <w:rsid w:val="001343BD"/>
    <w:rsid w:val="00134D6C"/>
    <w:rsid w:val="00136272"/>
    <w:rsid w:val="0013669D"/>
    <w:rsid w:val="00141D6E"/>
    <w:rsid w:val="0014576A"/>
    <w:rsid w:val="00146285"/>
    <w:rsid w:val="001465BE"/>
    <w:rsid w:val="00150FAE"/>
    <w:rsid w:val="001515C9"/>
    <w:rsid w:val="00156D44"/>
    <w:rsid w:val="0015736C"/>
    <w:rsid w:val="00162680"/>
    <w:rsid w:val="00162B4A"/>
    <w:rsid w:val="00162F28"/>
    <w:rsid w:val="001645FF"/>
    <w:rsid w:val="001652B6"/>
    <w:rsid w:val="00165849"/>
    <w:rsid w:val="001662A5"/>
    <w:rsid w:val="001728C0"/>
    <w:rsid w:val="0017357A"/>
    <w:rsid w:val="00174E12"/>
    <w:rsid w:val="00175A46"/>
    <w:rsid w:val="00176B69"/>
    <w:rsid w:val="001815B6"/>
    <w:rsid w:val="00182966"/>
    <w:rsid w:val="001845FD"/>
    <w:rsid w:val="001856CB"/>
    <w:rsid w:val="0018618B"/>
    <w:rsid w:val="00193F99"/>
    <w:rsid w:val="00194565"/>
    <w:rsid w:val="001952DF"/>
    <w:rsid w:val="00196684"/>
    <w:rsid w:val="00196F76"/>
    <w:rsid w:val="001A0EEE"/>
    <w:rsid w:val="001A0F09"/>
    <w:rsid w:val="001A0F1F"/>
    <w:rsid w:val="001A1D45"/>
    <w:rsid w:val="001A23A3"/>
    <w:rsid w:val="001A40BE"/>
    <w:rsid w:val="001B14FE"/>
    <w:rsid w:val="001B5775"/>
    <w:rsid w:val="001C0144"/>
    <w:rsid w:val="001C39A2"/>
    <w:rsid w:val="001C442F"/>
    <w:rsid w:val="001C6DD9"/>
    <w:rsid w:val="001D06C6"/>
    <w:rsid w:val="001D2A3C"/>
    <w:rsid w:val="001D2F1E"/>
    <w:rsid w:val="001D5272"/>
    <w:rsid w:val="001D57DA"/>
    <w:rsid w:val="001E1DA0"/>
    <w:rsid w:val="001E3A9D"/>
    <w:rsid w:val="001E5FE9"/>
    <w:rsid w:val="001E7A38"/>
    <w:rsid w:val="001F2439"/>
    <w:rsid w:val="001F42E3"/>
    <w:rsid w:val="001F4D49"/>
    <w:rsid w:val="001F53DA"/>
    <w:rsid w:val="001F6A1A"/>
    <w:rsid w:val="002000D1"/>
    <w:rsid w:val="002002BE"/>
    <w:rsid w:val="002016A0"/>
    <w:rsid w:val="00202F89"/>
    <w:rsid w:val="00203D8C"/>
    <w:rsid w:val="00205496"/>
    <w:rsid w:val="00212723"/>
    <w:rsid w:val="00213798"/>
    <w:rsid w:val="002140B0"/>
    <w:rsid w:val="002156E7"/>
    <w:rsid w:val="00216BC7"/>
    <w:rsid w:val="00216D54"/>
    <w:rsid w:val="00217192"/>
    <w:rsid w:val="00217766"/>
    <w:rsid w:val="00217834"/>
    <w:rsid w:val="00220A49"/>
    <w:rsid w:val="00226584"/>
    <w:rsid w:val="00230A99"/>
    <w:rsid w:val="0023218E"/>
    <w:rsid w:val="0023252F"/>
    <w:rsid w:val="002329C5"/>
    <w:rsid w:val="002339A1"/>
    <w:rsid w:val="00236725"/>
    <w:rsid w:val="00237B54"/>
    <w:rsid w:val="00241360"/>
    <w:rsid w:val="0024214C"/>
    <w:rsid w:val="0024219F"/>
    <w:rsid w:val="0024387B"/>
    <w:rsid w:val="00243F19"/>
    <w:rsid w:val="0024676D"/>
    <w:rsid w:val="00254B58"/>
    <w:rsid w:val="002556CF"/>
    <w:rsid w:val="002569EB"/>
    <w:rsid w:val="00263127"/>
    <w:rsid w:val="0026481C"/>
    <w:rsid w:val="00275B89"/>
    <w:rsid w:val="0027603F"/>
    <w:rsid w:val="00283711"/>
    <w:rsid w:val="002858BC"/>
    <w:rsid w:val="00285E18"/>
    <w:rsid w:val="00292352"/>
    <w:rsid w:val="00292B97"/>
    <w:rsid w:val="0029623B"/>
    <w:rsid w:val="002969BF"/>
    <w:rsid w:val="002A1EBB"/>
    <w:rsid w:val="002A4F0E"/>
    <w:rsid w:val="002B07F2"/>
    <w:rsid w:val="002C0A52"/>
    <w:rsid w:val="002C0D58"/>
    <w:rsid w:val="002C484C"/>
    <w:rsid w:val="002C4DA4"/>
    <w:rsid w:val="002C6765"/>
    <w:rsid w:val="002D0354"/>
    <w:rsid w:val="002D3070"/>
    <w:rsid w:val="002D3D61"/>
    <w:rsid w:val="002D5E99"/>
    <w:rsid w:val="002D70A9"/>
    <w:rsid w:val="002D716E"/>
    <w:rsid w:val="002E31B8"/>
    <w:rsid w:val="002E3A6C"/>
    <w:rsid w:val="002E3FC4"/>
    <w:rsid w:val="002E7A7A"/>
    <w:rsid w:val="002F08B6"/>
    <w:rsid w:val="002F09BF"/>
    <w:rsid w:val="002F4582"/>
    <w:rsid w:val="00302C9C"/>
    <w:rsid w:val="00303029"/>
    <w:rsid w:val="00312B89"/>
    <w:rsid w:val="00313D58"/>
    <w:rsid w:val="00315E9D"/>
    <w:rsid w:val="003166C0"/>
    <w:rsid w:val="00316DB1"/>
    <w:rsid w:val="00317887"/>
    <w:rsid w:val="00320558"/>
    <w:rsid w:val="0032443E"/>
    <w:rsid w:val="003245C6"/>
    <w:rsid w:val="00324BE5"/>
    <w:rsid w:val="00327EED"/>
    <w:rsid w:val="00327F5D"/>
    <w:rsid w:val="00332AE9"/>
    <w:rsid w:val="003330F9"/>
    <w:rsid w:val="00333A74"/>
    <w:rsid w:val="00333C70"/>
    <w:rsid w:val="003351B0"/>
    <w:rsid w:val="003370F8"/>
    <w:rsid w:val="003401D2"/>
    <w:rsid w:val="003513C7"/>
    <w:rsid w:val="0035207D"/>
    <w:rsid w:val="003528B0"/>
    <w:rsid w:val="003549CD"/>
    <w:rsid w:val="00354E30"/>
    <w:rsid w:val="0035514A"/>
    <w:rsid w:val="00357268"/>
    <w:rsid w:val="0035756E"/>
    <w:rsid w:val="00357ADF"/>
    <w:rsid w:val="0036468B"/>
    <w:rsid w:val="003654CF"/>
    <w:rsid w:val="00365688"/>
    <w:rsid w:val="00366B1E"/>
    <w:rsid w:val="00366F63"/>
    <w:rsid w:val="00372D37"/>
    <w:rsid w:val="003739C5"/>
    <w:rsid w:val="00374429"/>
    <w:rsid w:val="00374F1C"/>
    <w:rsid w:val="00376808"/>
    <w:rsid w:val="00380263"/>
    <w:rsid w:val="00380F57"/>
    <w:rsid w:val="003832BB"/>
    <w:rsid w:val="00385718"/>
    <w:rsid w:val="003874B3"/>
    <w:rsid w:val="00391243"/>
    <w:rsid w:val="00391E58"/>
    <w:rsid w:val="00391F66"/>
    <w:rsid w:val="00393A10"/>
    <w:rsid w:val="00397B3B"/>
    <w:rsid w:val="003A3360"/>
    <w:rsid w:val="003A61D3"/>
    <w:rsid w:val="003B058D"/>
    <w:rsid w:val="003B5C57"/>
    <w:rsid w:val="003B6CBC"/>
    <w:rsid w:val="003B7E7A"/>
    <w:rsid w:val="003C19CB"/>
    <w:rsid w:val="003C1A68"/>
    <w:rsid w:val="003C274F"/>
    <w:rsid w:val="003C3581"/>
    <w:rsid w:val="003C3ED8"/>
    <w:rsid w:val="003C6C7F"/>
    <w:rsid w:val="003D7D04"/>
    <w:rsid w:val="003E214E"/>
    <w:rsid w:val="003E2653"/>
    <w:rsid w:val="003E2F00"/>
    <w:rsid w:val="003E6045"/>
    <w:rsid w:val="003F0BAF"/>
    <w:rsid w:val="003F0C0F"/>
    <w:rsid w:val="003F3292"/>
    <w:rsid w:val="003F3867"/>
    <w:rsid w:val="004002C9"/>
    <w:rsid w:val="0040576C"/>
    <w:rsid w:val="00405946"/>
    <w:rsid w:val="004100C5"/>
    <w:rsid w:val="00411096"/>
    <w:rsid w:val="00415706"/>
    <w:rsid w:val="004203CF"/>
    <w:rsid w:val="00422C15"/>
    <w:rsid w:val="004255D3"/>
    <w:rsid w:val="00427E86"/>
    <w:rsid w:val="0043014B"/>
    <w:rsid w:val="00430F5D"/>
    <w:rsid w:val="00433F43"/>
    <w:rsid w:val="00435616"/>
    <w:rsid w:val="004357EC"/>
    <w:rsid w:val="00435C13"/>
    <w:rsid w:val="00436180"/>
    <w:rsid w:val="00441FC6"/>
    <w:rsid w:val="00442362"/>
    <w:rsid w:val="00442940"/>
    <w:rsid w:val="00445128"/>
    <w:rsid w:val="00446101"/>
    <w:rsid w:val="00453CBD"/>
    <w:rsid w:val="004552CB"/>
    <w:rsid w:val="00461CB7"/>
    <w:rsid w:val="00466CF2"/>
    <w:rsid w:val="0047445D"/>
    <w:rsid w:val="00475287"/>
    <w:rsid w:val="004822E9"/>
    <w:rsid w:val="0048422A"/>
    <w:rsid w:val="00484914"/>
    <w:rsid w:val="0049052E"/>
    <w:rsid w:val="00493BC2"/>
    <w:rsid w:val="00496719"/>
    <w:rsid w:val="00497227"/>
    <w:rsid w:val="004A50F3"/>
    <w:rsid w:val="004A598A"/>
    <w:rsid w:val="004A59A4"/>
    <w:rsid w:val="004A7721"/>
    <w:rsid w:val="004B4CBD"/>
    <w:rsid w:val="004B6C2A"/>
    <w:rsid w:val="004B7D20"/>
    <w:rsid w:val="004B7F5A"/>
    <w:rsid w:val="004C23B6"/>
    <w:rsid w:val="004C242A"/>
    <w:rsid w:val="004C36D6"/>
    <w:rsid w:val="004C54DF"/>
    <w:rsid w:val="004C68E6"/>
    <w:rsid w:val="004D29BE"/>
    <w:rsid w:val="004D476F"/>
    <w:rsid w:val="004D5091"/>
    <w:rsid w:val="004D542C"/>
    <w:rsid w:val="004E0674"/>
    <w:rsid w:val="004E7524"/>
    <w:rsid w:val="004F26C4"/>
    <w:rsid w:val="004F2C5C"/>
    <w:rsid w:val="004F3ED1"/>
    <w:rsid w:val="004F6063"/>
    <w:rsid w:val="004F691B"/>
    <w:rsid w:val="00501717"/>
    <w:rsid w:val="005111B3"/>
    <w:rsid w:val="005112E8"/>
    <w:rsid w:val="005139AC"/>
    <w:rsid w:val="00514872"/>
    <w:rsid w:val="00514CE6"/>
    <w:rsid w:val="0052161F"/>
    <w:rsid w:val="00522FAB"/>
    <w:rsid w:val="00523801"/>
    <w:rsid w:val="0052690E"/>
    <w:rsid w:val="00530365"/>
    <w:rsid w:val="00532000"/>
    <w:rsid w:val="005337B3"/>
    <w:rsid w:val="005356BA"/>
    <w:rsid w:val="0053616F"/>
    <w:rsid w:val="00536E67"/>
    <w:rsid w:val="0053715B"/>
    <w:rsid w:val="0053782B"/>
    <w:rsid w:val="0054445E"/>
    <w:rsid w:val="00547021"/>
    <w:rsid w:val="005511F0"/>
    <w:rsid w:val="005519E0"/>
    <w:rsid w:val="00554675"/>
    <w:rsid w:val="00556367"/>
    <w:rsid w:val="00561415"/>
    <w:rsid w:val="005640F3"/>
    <w:rsid w:val="00566700"/>
    <w:rsid w:val="00583601"/>
    <w:rsid w:val="0059503F"/>
    <w:rsid w:val="00596D8E"/>
    <w:rsid w:val="005A71B1"/>
    <w:rsid w:val="005A7678"/>
    <w:rsid w:val="005B151C"/>
    <w:rsid w:val="005B26E5"/>
    <w:rsid w:val="005B494F"/>
    <w:rsid w:val="005B543A"/>
    <w:rsid w:val="005B797D"/>
    <w:rsid w:val="005C07BA"/>
    <w:rsid w:val="005C0E4B"/>
    <w:rsid w:val="005C3871"/>
    <w:rsid w:val="005C4874"/>
    <w:rsid w:val="005C55C4"/>
    <w:rsid w:val="005C7F94"/>
    <w:rsid w:val="005D01C9"/>
    <w:rsid w:val="005D15E7"/>
    <w:rsid w:val="005D730A"/>
    <w:rsid w:val="005D785A"/>
    <w:rsid w:val="005D7CF8"/>
    <w:rsid w:val="005D7E7B"/>
    <w:rsid w:val="005E20A8"/>
    <w:rsid w:val="005E4C62"/>
    <w:rsid w:val="005F03DA"/>
    <w:rsid w:val="005F065F"/>
    <w:rsid w:val="005F3790"/>
    <w:rsid w:val="005F4818"/>
    <w:rsid w:val="005F6A4B"/>
    <w:rsid w:val="006034C6"/>
    <w:rsid w:val="00606A32"/>
    <w:rsid w:val="00607FE5"/>
    <w:rsid w:val="006109FD"/>
    <w:rsid w:val="00617F77"/>
    <w:rsid w:val="00632CBD"/>
    <w:rsid w:val="00632EC2"/>
    <w:rsid w:val="00633808"/>
    <w:rsid w:val="00633D9F"/>
    <w:rsid w:val="006409BE"/>
    <w:rsid w:val="00640CCA"/>
    <w:rsid w:val="0064417C"/>
    <w:rsid w:val="0064449E"/>
    <w:rsid w:val="00644820"/>
    <w:rsid w:val="00645AA6"/>
    <w:rsid w:val="00654773"/>
    <w:rsid w:val="00656B95"/>
    <w:rsid w:val="00657F6C"/>
    <w:rsid w:val="00660B79"/>
    <w:rsid w:val="00663BCF"/>
    <w:rsid w:val="00663C80"/>
    <w:rsid w:val="00666D46"/>
    <w:rsid w:val="006671B4"/>
    <w:rsid w:val="00670582"/>
    <w:rsid w:val="00671000"/>
    <w:rsid w:val="00674FE3"/>
    <w:rsid w:val="00676173"/>
    <w:rsid w:val="00683441"/>
    <w:rsid w:val="006846DB"/>
    <w:rsid w:val="006861B1"/>
    <w:rsid w:val="00686B72"/>
    <w:rsid w:val="00690446"/>
    <w:rsid w:val="00693749"/>
    <w:rsid w:val="006A0CEB"/>
    <w:rsid w:val="006A5EC5"/>
    <w:rsid w:val="006B1033"/>
    <w:rsid w:val="006B1929"/>
    <w:rsid w:val="006B2858"/>
    <w:rsid w:val="006B28A6"/>
    <w:rsid w:val="006B2B13"/>
    <w:rsid w:val="006B39C9"/>
    <w:rsid w:val="006B4B53"/>
    <w:rsid w:val="006B5DAF"/>
    <w:rsid w:val="006B7EFB"/>
    <w:rsid w:val="006C11AD"/>
    <w:rsid w:val="006C19A4"/>
    <w:rsid w:val="006C34B8"/>
    <w:rsid w:val="006C3AF6"/>
    <w:rsid w:val="006D38A9"/>
    <w:rsid w:val="006D5361"/>
    <w:rsid w:val="006D7108"/>
    <w:rsid w:val="006E014B"/>
    <w:rsid w:val="006E1DA8"/>
    <w:rsid w:val="006E3F88"/>
    <w:rsid w:val="006E7551"/>
    <w:rsid w:val="006F21E7"/>
    <w:rsid w:val="006F4516"/>
    <w:rsid w:val="006F740D"/>
    <w:rsid w:val="006F7BF4"/>
    <w:rsid w:val="006F7F34"/>
    <w:rsid w:val="007008E2"/>
    <w:rsid w:val="00700CD7"/>
    <w:rsid w:val="00703E88"/>
    <w:rsid w:val="00706FEF"/>
    <w:rsid w:val="007114CC"/>
    <w:rsid w:val="0071164C"/>
    <w:rsid w:val="007136A8"/>
    <w:rsid w:val="007177A5"/>
    <w:rsid w:val="0072282B"/>
    <w:rsid w:val="00724446"/>
    <w:rsid w:val="007261B4"/>
    <w:rsid w:val="0072690A"/>
    <w:rsid w:val="007274B0"/>
    <w:rsid w:val="00743999"/>
    <w:rsid w:val="007442AD"/>
    <w:rsid w:val="00747440"/>
    <w:rsid w:val="00750FAF"/>
    <w:rsid w:val="00752104"/>
    <w:rsid w:val="00755CF4"/>
    <w:rsid w:val="00757088"/>
    <w:rsid w:val="00760995"/>
    <w:rsid w:val="00760B5E"/>
    <w:rsid w:val="00761104"/>
    <w:rsid w:val="00761E79"/>
    <w:rsid w:val="007620C8"/>
    <w:rsid w:val="007647A6"/>
    <w:rsid w:val="00764DF5"/>
    <w:rsid w:val="00766E7A"/>
    <w:rsid w:val="0076718F"/>
    <w:rsid w:val="00767C7B"/>
    <w:rsid w:val="00770A3A"/>
    <w:rsid w:val="00775C0C"/>
    <w:rsid w:val="00776A87"/>
    <w:rsid w:val="00784E18"/>
    <w:rsid w:val="00786284"/>
    <w:rsid w:val="00792528"/>
    <w:rsid w:val="00793CE8"/>
    <w:rsid w:val="007A5A67"/>
    <w:rsid w:val="007B008E"/>
    <w:rsid w:val="007B0857"/>
    <w:rsid w:val="007B5AD7"/>
    <w:rsid w:val="007B753B"/>
    <w:rsid w:val="007B7AD3"/>
    <w:rsid w:val="007C166F"/>
    <w:rsid w:val="007D12B7"/>
    <w:rsid w:val="007D153A"/>
    <w:rsid w:val="007D5915"/>
    <w:rsid w:val="007E055E"/>
    <w:rsid w:val="007E08C9"/>
    <w:rsid w:val="007E1756"/>
    <w:rsid w:val="007E2A31"/>
    <w:rsid w:val="007E43C5"/>
    <w:rsid w:val="007E4AB9"/>
    <w:rsid w:val="007E5620"/>
    <w:rsid w:val="007E7354"/>
    <w:rsid w:val="007F0C7F"/>
    <w:rsid w:val="007F11BA"/>
    <w:rsid w:val="007F1BC0"/>
    <w:rsid w:val="007F3504"/>
    <w:rsid w:val="007F3C29"/>
    <w:rsid w:val="007F4D2F"/>
    <w:rsid w:val="007F7833"/>
    <w:rsid w:val="00804F12"/>
    <w:rsid w:val="00806446"/>
    <w:rsid w:val="008067BF"/>
    <w:rsid w:val="008072B5"/>
    <w:rsid w:val="008073E3"/>
    <w:rsid w:val="00807E67"/>
    <w:rsid w:val="00812588"/>
    <w:rsid w:val="00813694"/>
    <w:rsid w:val="00817E70"/>
    <w:rsid w:val="00820B9D"/>
    <w:rsid w:val="00821E60"/>
    <w:rsid w:val="00821FD0"/>
    <w:rsid w:val="00823395"/>
    <w:rsid w:val="00824C09"/>
    <w:rsid w:val="00826FAE"/>
    <w:rsid w:val="00836D43"/>
    <w:rsid w:val="00837A6B"/>
    <w:rsid w:val="00840411"/>
    <w:rsid w:val="00843402"/>
    <w:rsid w:val="00845E93"/>
    <w:rsid w:val="00850028"/>
    <w:rsid w:val="00850EDE"/>
    <w:rsid w:val="00853059"/>
    <w:rsid w:val="00854357"/>
    <w:rsid w:val="00857500"/>
    <w:rsid w:val="0086043E"/>
    <w:rsid w:val="00864FA5"/>
    <w:rsid w:val="00871D73"/>
    <w:rsid w:val="0087243B"/>
    <w:rsid w:val="00873CA0"/>
    <w:rsid w:val="008740B5"/>
    <w:rsid w:val="008803FD"/>
    <w:rsid w:val="0088179E"/>
    <w:rsid w:val="008818DC"/>
    <w:rsid w:val="00883D22"/>
    <w:rsid w:val="00890A67"/>
    <w:rsid w:val="00891911"/>
    <w:rsid w:val="0089400E"/>
    <w:rsid w:val="00895169"/>
    <w:rsid w:val="008A0CFB"/>
    <w:rsid w:val="008A32C9"/>
    <w:rsid w:val="008A3F1C"/>
    <w:rsid w:val="008B02C4"/>
    <w:rsid w:val="008B0435"/>
    <w:rsid w:val="008B5A2B"/>
    <w:rsid w:val="008B6E97"/>
    <w:rsid w:val="008B7974"/>
    <w:rsid w:val="008C201B"/>
    <w:rsid w:val="008C5F41"/>
    <w:rsid w:val="008C6BC9"/>
    <w:rsid w:val="008C72E1"/>
    <w:rsid w:val="008C7830"/>
    <w:rsid w:val="008D698F"/>
    <w:rsid w:val="008D69F2"/>
    <w:rsid w:val="008D7B57"/>
    <w:rsid w:val="008E2CC6"/>
    <w:rsid w:val="008E50C1"/>
    <w:rsid w:val="008F144F"/>
    <w:rsid w:val="008F1727"/>
    <w:rsid w:val="008F3C4D"/>
    <w:rsid w:val="008F5EDB"/>
    <w:rsid w:val="009003FD"/>
    <w:rsid w:val="00900D80"/>
    <w:rsid w:val="00901430"/>
    <w:rsid w:val="009016C3"/>
    <w:rsid w:val="009038F1"/>
    <w:rsid w:val="00903B53"/>
    <w:rsid w:val="0090412A"/>
    <w:rsid w:val="00904377"/>
    <w:rsid w:val="009062F3"/>
    <w:rsid w:val="009069B7"/>
    <w:rsid w:val="00907CF8"/>
    <w:rsid w:val="009104F8"/>
    <w:rsid w:val="00910929"/>
    <w:rsid w:val="00910D0D"/>
    <w:rsid w:val="00912486"/>
    <w:rsid w:val="00913BEC"/>
    <w:rsid w:val="009208F1"/>
    <w:rsid w:val="0092292B"/>
    <w:rsid w:val="00922F3A"/>
    <w:rsid w:val="009307E7"/>
    <w:rsid w:val="009308AB"/>
    <w:rsid w:val="00931D93"/>
    <w:rsid w:val="00934140"/>
    <w:rsid w:val="0093481A"/>
    <w:rsid w:val="00934C49"/>
    <w:rsid w:val="00936782"/>
    <w:rsid w:val="00941320"/>
    <w:rsid w:val="00942531"/>
    <w:rsid w:val="00946818"/>
    <w:rsid w:val="009501D2"/>
    <w:rsid w:val="009514A2"/>
    <w:rsid w:val="00951E59"/>
    <w:rsid w:val="0095248D"/>
    <w:rsid w:val="00957B8D"/>
    <w:rsid w:val="009630BF"/>
    <w:rsid w:val="009637C2"/>
    <w:rsid w:val="0096468B"/>
    <w:rsid w:val="009653CC"/>
    <w:rsid w:val="0096542B"/>
    <w:rsid w:val="0096565F"/>
    <w:rsid w:val="00965ED8"/>
    <w:rsid w:val="00966928"/>
    <w:rsid w:val="009714C3"/>
    <w:rsid w:val="00981466"/>
    <w:rsid w:val="00981CE1"/>
    <w:rsid w:val="00986107"/>
    <w:rsid w:val="0098613E"/>
    <w:rsid w:val="00987048"/>
    <w:rsid w:val="00990E8D"/>
    <w:rsid w:val="009957FC"/>
    <w:rsid w:val="00996795"/>
    <w:rsid w:val="009A0552"/>
    <w:rsid w:val="009A584E"/>
    <w:rsid w:val="009A6246"/>
    <w:rsid w:val="009A7C8C"/>
    <w:rsid w:val="009B0F6D"/>
    <w:rsid w:val="009B3D9F"/>
    <w:rsid w:val="009B485B"/>
    <w:rsid w:val="009C07BC"/>
    <w:rsid w:val="009C2FF7"/>
    <w:rsid w:val="009C3DE8"/>
    <w:rsid w:val="009C6F72"/>
    <w:rsid w:val="009D0E65"/>
    <w:rsid w:val="009D15BA"/>
    <w:rsid w:val="009D215F"/>
    <w:rsid w:val="009D2EA2"/>
    <w:rsid w:val="009E2FF5"/>
    <w:rsid w:val="009E616F"/>
    <w:rsid w:val="009E77CA"/>
    <w:rsid w:val="009E798D"/>
    <w:rsid w:val="009F1E62"/>
    <w:rsid w:val="009F4123"/>
    <w:rsid w:val="00A0116C"/>
    <w:rsid w:val="00A10C47"/>
    <w:rsid w:val="00A13D9E"/>
    <w:rsid w:val="00A21456"/>
    <w:rsid w:val="00A21807"/>
    <w:rsid w:val="00A21A54"/>
    <w:rsid w:val="00A240F7"/>
    <w:rsid w:val="00A25A37"/>
    <w:rsid w:val="00A26FC0"/>
    <w:rsid w:val="00A30F45"/>
    <w:rsid w:val="00A329CE"/>
    <w:rsid w:val="00A3344D"/>
    <w:rsid w:val="00A33CE2"/>
    <w:rsid w:val="00A356E1"/>
    <w:rsid w:val="00A4031B"/>
    <w:rsid w:val="00A41C15"/>
    <w:rsid w:val="00A43ADC"/>
    <w:rsid w:val="00A45128"/>
    <w:rsid w:val="00A45EEA"/>
    <w:rsid w:val="00A47350"/>
    <w:rsid w:val="00A47891"/>
    <w:rsid w:val="00A5249A"/>
    <w:rsid w:val="00A5347C"/>
    <w:rsid w:val="00A55295"/>
    <w:rsid w:val="00A616D8"/>
    <w:rsid w:val="00A62EE2"/>
    <w:rsid w:val="00A64166"/>
    <w:rsid w:val="00A651ED"/>
    <w:rsid w:val="00A70EA0"/>
    <w:rsid w:val="00A72CC3"/>
    <w:rsid w:val="00A72EAE"/>
    <w:rsid w:val="00A74519"/>
    <w:rsid w:val="00A763C6"/>
    <w:rsid w:val="00A76DA8"/>
    <w:rsid w:val="00A8034A"/>
    <w:rsid w:val="00A80EFB"/>
    <w:rsid w:val="00A81AE4"/>
    <w:rsid w:val="00A828B2"/>
    <w:rsid w:val="00A83D6E"/>
    <w:rsid w:val="00A8771B"/>
    <w:rsid w:val="00A87F66"/>
    <w:rsid w:val="00A91D85"/>
    <w:rsid w:val="00A963B1"/>
    <w:rsid w:val="00AA0220"/>
    <w:rsid w:val="00AA0AF8"/>
    <w:rsid w:val="00AA3A61"/>
    <w:rsid w:val="00AB43CB"/>
    <w:rsid w:val="00AC3989"/>
    <w:rsid w:val="00AC4D4C"/>
    <w:rsid w:val="00AC4F0C"/>
    <w:rsid w:val="00AC6871"/>
    <w:rsid w:val="00AD0FC8"/>
    <w:rsid w:val="00AD2610"/>
    <w:rsid w:val="00AD3C1E"/>
    <w:rsid w:val="00AD5DFD"/>
    <w:rsid w:val="00AE3ABD"/>
    <w:rsid w:val="00AE7FE4"/>
    <w:rsid w:val="00AF2554"/>
    <w:rsid w:val="00AF386C"/>
    <w:rsid w:val="00AF3B43"/>
    <w:rsid w:val="00AF6723"/>
    <w:rsid w:val="00B00A60"/>
    <w:rsid w:val="00B04917"/>
    <w:rsid w:val="00B075CB"/>
    <w:rsid w:val="00B1270E"/>
    <w:rsid w:val="00B159F7"/>
    <w:rsid w:val="00B205E8"/>
    <w:rsid w:val="00B208CA"/>
    <w:rsid w:val="00B20F34"/>
    <w:rsid w:val="00B2261B"/>
    <w:rsid w:val="00B2345A"/>
    <w:rsid w:val="00B23D36"/>
    <w:rsid w:val="00B276FC"/>
    <w:rsid w:val="00B27C78"/>
    <w:rsid w:val="00B3675E"/>
    <w:rsid w:val="00B379CA"/>
    <w:rsid w:val="00B44E58"/>
    <w:rsid w:val="00B46417"/>
    <w:rsid w:val="00B474C3"/>
    <w:rsid w:val="00B47A34"/>
    <w:rsid w:val="00B50A16"/>
    <w:rsid w:val="00B5172D"/>
    <w:rsid w:val="00B51947"/>
    <w:rsid w:val="00B56779"/>
    <w:rsid w:val="00B61538"/>
    <w:rsid w:val="00B62108"/>
    <w:rsid w:val="00B63699"/>
    <w:rsid w:val="00B63DEF"/>
    <w:rsid w:val="00B663E2"/>
    <w:rsid w:val="00B6661A"/>
    <w:rsid w:val="00B7091C"/>
    <w:rsid w:val="00B72682"/>
    <w:rsid w:val="00B74927"/>
    <w:rsid w:val="00B75FF9"/>
    <w:rsid w:val="00B828B6"/>
    <w:rsid w:val="00B83A4E"/>
    <w:rsid w:val="00B87497"/>
    <w:rsid w:val="00B909A2"/>
    <w:rsid w:val="00B9146C"/>
    <w:rsid w:val="00B92958"/>
    <w:rsid w:val="00B9355F"/>
    <w:rsid w:val="00B96355"/>
    <w:rsid w:val="00BA3DDB"/>
    <w:rsid w:val="00BA67F8"/>
    <w:rsid w:val="00BA79F3"/>
    <w:rsid w:val="00BA7E35"/>
    <w:rsid w:val="00BC2FAD"/>
    <w:rsid w:val="00BC791E"/>
    <w:rsid w:val="00BD52AD"/>
    <w:rsid w:val="00BD63B2"/>
    <w:rsid w:val="00BD7D65"/>
    <w:rsid w:val="00BE0D7C"/>
    <w:rsid w:val="00BE3428"/>
    <w:rsid w:val="00BE5EE8"/>
    <w:rsid w:val="00BE7A83"/>
    <w:rsid w:val="00BF0C07"/>
    <w:rsid w:val="00BF3DE1"/>
    <w:rsid w:val="00BF49DC"/>
    <w:rsid w:val="00C011EF"/>
    <w:rsid w:val="00C05DB0"/>
    <w:rsid w:val="00C20B59"/>
    <w:rsid w:val="00C21E2E"/>
    <w:rsid w:val="00C22237"/>
    <w:rsid w:val="00C23FF1"/>
    <w:rsid w:val="00C25983"/>
    <w:rsid w:val="00C25A03"/>
    <w:rsid w:val="00C25BA0"/>
    <w:rsid w:val="00C27303"/>
    <w:rsid w:val="00C300D1"/>
    <w:rsid w:val="00C3335E"/>
    <w:rsid w:val="00C3360B"/>
    <w:rsid w:val="00C3457F"/>
    <w:rsid w:val="00C40179"/>
    <w:rsid w:val="00C47F1E"/>
    <w:rsid w:val="00C50B44"/>
    <w:rsid w:val="00C53980"/>
    <w:rsid w:val="00C56633"/>
    <w:rsid w:val="00C61C43"/>
    <w:rsid w:val="00C645A5"/>
    <w:rsid w:val="00C65FE5"/>
    <w:rsid w:val="00C6699C"/>
    <w:rsid w:val="00C6718F"/>
    <w:rsid w:val="00C721F2"/>
    <w:rsid w:val="00C73EC4"/>
    <w:rsid w:val="00C76EC6"/>
    <w:rsid w:val="00C77309"/>
    <w:rsid w:val="00C77653"/>
    <w:rsid w:val="00C80EB3"/>
    <w:rsid w:val="00C818BB"/>
    <w:rsid w:val="00C84D35"/>
    <w:rsid w:val="00C8501F"/>
    <w:rsid w:val="00C90946"/>
    <w:rsid w:val="00C90D4D"/>
    <w:rsid w:val="00C9129E"/>
    <w:rsid w:val="00CA3269"/>
    <w:rsid w:val="00CA4A7C"/>
    <w:rsid w:val="00CA5D6A"/>
    <w:rsid w:val="00CA67D3"/>
    <w:rsid w:val="00CA7A94"/>
    <w:rsid w:val="00CB073C"/>
    <w:rsid w:val="00CB6861"/>
    <w:rsid w:val="00CB6AE5"/>
    <w:rsid w:val="00CC03B9"/>
    <w:rsid w:val="00CC415E"/>
    <w:rsid w:val="00CD065A"/>
    <w:rsid w:val="00CD065C"/>
    <w:rsid w:val="00CD28CF"/>
    <w:rsid w:val="00CD6F0D"/>
    <w:rsid w:val="00CD6F17"/>
    <w:rsid w:val="00CE1C0B"/>
    <w:rsid w:val="00CE1CC2"/>
    <w:rsid w:val="00CE336F"/>
    <w:rsid w:val="00CE3B04"/>
    <w:rsid w:val="00CE442F"/>
    <w:rsid w:val="00CE6C93"/>
    <w:rsid w:val="00CE711E"/>
    <w:rsid w:val="00CF072D"/>
    <w:rsid w:val="00CF16B0"/>
    <w:rsid w:val="00CF5F4E"/>
    <w:rsid w:val="00CF7EBA"/>
    <w:rsid w:val="00D00052"/>
    <w:rsid w:val="00D0198E"/>
    <w:rsid w:val="00D01DCA"/>
    <w:rsid w:val="00D1060C"/>
    <w:rsid w:val="00D10B11"/>
    <w:rsid w:val="00D13E73"/>
    <w:rsid w:val="00D15107"/>
    <w:rsid w:val="00D157C8"/>
    <w:rsid w:val="00D22536"/>
    <w:rsid w:val="00D2347B"/>
    <w:rsid w:val="00D251D0"/>
    <w:rsid w:val="00D26C18"/>
    <w:rsid w:val="00D26EE7"/>
    <w:rsid w:val="00D27739"/>
    <w:rsid w:val="00D3005B"/>
    <w:rsid w:val="00D313B3"/>
    <w:rsid w:val="00D3321B"/>
    <w:rsid w:val="00D3646C"/>
    <w:rsid w:val="00D4000B"/>
    <w:rsid w:val="00D403DF"/>
    <w:rsid w:val="00D4433C"/>
    <w:rsid w:val="00D4637C"/>
    <w:rsid w:val="00D464F7"/>
    <w:rsid w:val="00D53906"/>
    <w:rsid w:val="00D56128"/>
    <w:rsid w:val="00D61C5C"/>
    <w:rsid w:val="00D620C4"/>
    <w:rsid w:val="00D67E67"/>
    <w:rsid w:val="00D732FC"/>
    <w:rsid w:val="00D7495A"/>
    <w:rsid w:val="00D74EB8"/>
    <w:rsid w:val="00D75A47"/>
    <w:rsid w:val="00D76115"/>
    <w:rsid w:val="00D77D16"/>
    <w:rsid w:val="00D8362C"/>
    <w:rsid w:val="00D83B8F"/>
    <w:rsid w:val="00D83C98"/>
    <w:rsid w:val="00D85D8B"/>
    <w:rsid w:val="00D87CE0"/>
    <w:rsid w:val="00D96F5F"/>
    <w:rsid w:val="00DA0C62"/>
    <w:rsid w:val="00DA22B4"/>
    <w:rsid w:val="00DA2633"/>
    <w:rsid w:val="00DA6434"/>
    <w:rsid w:val="00DA6863"/>
    <w:rsid w:val="00DA7868"/>
    <w:rsid w:val="00DA78C5"/>
    <w:rsid w:val="00DB3848"/>
    <w:rsid w:val="00DC5735"/>
    <w:rsid w:val="00DC611A"/>
    <w:rsid w:val="00DC6CE2"/>
    <w:rsid w:val="00DD4518"/>
    <w:rsid w:val="00DD4890"/>
    <w:rsid w:val="00DD752F"/>
    <w:rsid w:val="00DE01BB"/>
    <w:rsid w:val="00DE07E7"/>
    <w:rsid w:val="00DE08C9"/>
    <w:rsid w:val="00DE263A"/>
    <w:rsid w:val="00DE34EE"/>
    <w:rsid w:val="00DE5DD0"/>
    <w:rsid w:val="00DF0341"/>
    <w:rsid w:val="00DF07A8"/>
    <w:rsid w:val="00E01BAC"/>
    <w:rsid w:val="00E03EFC"/>
    <w:rsid w:val="00E041FD"/>
    <w:rsid w:val="00E051EE"/>
    <w:rsid w:val="00E052E7"/>
    <w:rsid w:val="00E05456"/>
    <w:rsid w:val="00E079B1"/>
    <w:rsid w:val="00E11BDA"/>
    <w:rsid w:val="00E13F4C"/>
    <w:rsid w:val="00E15C06"/>
    <w:rsid w:val="00E15EE0"/>
    <w:rsid w:val="00E16B67"/>
    <w:rsid w:val="00E21174"/>
    <w:rsid w:val="00E21F8A"/>
    <w:rsid w:val="00E2385C"/>
    <w:rsid w:val="00E24712"/>
    <w:rsid w:val="00E25053"/>
    <w:rsid w:val="00E253B1"/>
    <w:rsid w:val="00E25AEA"/>
    <w:rsid w:val="00E25C15"/>
    <w:rsid w:val="00E3122C"/>
    <w:rsid w:val="00E31E8A"/>
    <w:rsid w:val="00E35B26"/>
    <w:rsid w:val="00E42872"/>
    <w:rsid w:val="00E45B75"/>
    <w:rsid w:val="00E45F46"/>
    <w:rsid w:val="00E50CE8"/>
    <w:rsid w:val="00E5726A"/>
    <w:rsid w:val="00E60990"/>
    <w:rsid w:val="00E61024"/>
    <w:rsid w:val="00E61E16"/>
    <w:rsid w:val="00E63515"/>
    <w:rsid w:val="00E6473A"/>
    <w:rsid w:val="00E70134"/>
    <w:rsid w:val="00E70423"/>
    <w:rsid w:val="00E75F4A"/>
    <w:rsid w:val="00E76F31"/>
    <w:rsid w:val="00E83326"/>
    <w:rsid w:val="00E841E3"/>
    <w:rsid w:val="00E9395A"/>
    <w:rsid w:val="00E94044"/>
    <w:rsid w:val="00E96F68"/>
    <w:rsid w:val="00E97012"/>
    <w:rsid w:val="00EA2B7C"/>
    <w:rsid w:val="00EA4593"/>
    <w:rsid w:val="00EA4F89"/>
    <w:rsid w:val="00EB0837"/>
    <w:rsid w:val="00EB706B"/>
    <w:rsid w:val="00EB71C0"/>
    <w:rsid w:val="00EC178B"/>
    <w:rsid w:val="00EC198B"/>
    <w:rsid w:val="00EC1EC0"/>
    <w:rsid w:val="00EC271B"/>
    <w:rsid w:val="00EC4DD1"/>
    <w:rsid w:val="00ED1F99"/>
    <w:rsid w:val="00ED52D0"/>
    <w:rsid w:val="00ED58C8"/>
    <w:rsid w:val="00EE107F"/>
    <w:rsid w:val="00EE3E41"/>
    <w:rsid w:val="00EE3E95"/>
    <w:rsid w:val="00EE54C6"/>
    <w:rsid w:val="00EF310A"/>
    <w:rsid w:val="00EF586E"/>
    <w:rsid w:val="00EF5DBC"/>
    <w:rsid w:val="00EF7F1F"/>
    <w:rsid w:val="00F01428"/>
    <w:rsid w:val="00F01B59"/>
    <w:rsid w:val="00F02D93"/>
    <w:rsid w:val="00F0667B"/>
    <w:rsid w:val="00F068B5"/>
    <w:rsid w:val="00F11D54"/>
    <w:rsid w:val="00F164C3"/>
    <w:rsid w:val="00F17970"/>
    <w:rsid w:val="00F22605"/>
    <w:rsid w:val="00F227CB"/>
    <w:rsid w:val="00F22CD3"/>
    <w:rsid w:val="00F23CE4"/>
    <w:rsid w:val="00F25374"/>
    <w:rsid w:val="00F25B00"/>
    <w:rsid w:val="00F30D36"/>
    <w:rsid w:val="00F31FEB"/>
    <w:rsid w:val="00F32CDB"/>
    <w:rsid w:val="00F36890"/>
    <w:rsid w:val="00F36FE9"/>
    <w:rsid w:val="00F40DC2"/>
    <w:rsid w:val="00F4209E"/>
    <w:rsid w:val="00F42F26"/>
    <w:rsid w:val="00F438ED"/>
    <w:rsid w:val="00F467B8"/>
    <w:rsid w:val="00F47475"/>
    <w:rsid w:val="00F50FB6"/>
    <w:rsid w:val="00F53275"/>
    <w:rsid w:val="00F54381"/>
    <w:rsid w:val="00F5486E"/>
    <w:rsid w:val="00F555A6"/>
    <w:rsid w:val="00F62A39"/>
    <w:rsid w:val="00F6440F"/>
    <w:rsid w:val="00F64B6A"/>
    <w:rsid w:val="00F65698"/>
    <w:rsid w:val="00F71559"/>
    <w:rsid w:val="00F735C2"/>
    <w:rsid w:val="00F7554C"/>
    <w:rsid w:val="00F7719D"/>
    <w:rsid w:val="00F80DFB"/>
    <w:rsid w:val="00F814ED"/>
    <w:rsid w:val="00F83FE3"/>
    <w:rsid w:val="00F84A04"/>
    <w:rsid w:val="00F94168"/>
    <w:rsid w:val="00F94C15"/>
    <w:rsid w:val="00F95980"/>
    <w:rsid w:val="00F96845"/>
    <w:rsid w:val="00F968F0"/>
    <w:rsid w:val="00FA2E99"/>
    <w:rsid w:val="00FB0486"/>
    <w:rsid w:val="00FB0D23"/>
    <w:rsid w:val="00FB6C11"/>
    <w:rsid w:val="00FC12DC"/>
    <w:rsid w:val="00FC51A4"/>
    <w:rsid w:val="00FC51A7"/>
    <w:rsid w:val="00FD0392"/>
    <w:rsid w:val="00FD1D92"/>
    <w:rsid w:val="00FD50A8"/>
    <w:rsid w:val="00FD5A89"/>
    <w:rsid w:val="00FD7DE9"/>
    <w:rsid w:val="00FE18F5"/>
    <w:rsid w:val="00FE1E1D"/>
    <w:rsid w:val="00FE5E7D"/>
    <w:rsid w:val="00FF2B83"/>
    <w:rsid w:val="00FF393A"/>
    <w:rsid w:val="00FF4D57"/>
  </w:rsids>
  <m:mathPr>
    <m:mathFont m:val="Cambria Math"/>
    <m:brkBin m:val="before"/>
    <m:brkBinSub m:val="--"/>
    <m:smallFrac m:val="0"/>
    <m:dispDef/>
    <m:lMargin m:val="0"/>
    <m:rMargin m:val="0"/>
    <m:defJc m:val="centerGroup"/>
    <m:wrapIndent m:val="1440"/>
    <m:intLim m:val="subSup"/>
    <m:naryLim m:val="undOvr"/>
  </m:mathPr>
  <w:themeFontLang w:val="nl-N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A35529"/>
  <w15:docId w15:val="{282ECA10-D4DC-465E-9581-048354C5E8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C4F0C"/>
    <w:pPr>
      <w:spacing w:line="360" w:lineRule="auto"/>
      <w:ind w:firstLine="709"/>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01428"/>
    <w:pPr>
      <w:ind w:left="720"/>
      <w:contextualSpacing/>
    </w:pPr>
  </w:style>
  <w:style w:type="paragraph" w:styleId="FootnoteText">
    <w:name w:val="footnote text"/>
    <w:basedOn w:val="Normal"/>
    <w:link w:val="FootnoteTextChar"/>
    <w:uiPriority w:val="99"/>
    <w:semiHidden/>
    <w:unhideWhenUsed/>
    <w:rsid w:val="00F62A39"/>
    <w:pPr>
      <w:spacing w:line="240" w:lineRule="auto"/>
    </w:pPr>
    <w:rPr>
      <w:sz w:val="20"/>
      <w:szCs w:val="20"/>
    </w:rPr>
  </w:style>
  <w:style w:type="character" w:customStyle="1" w:styleId="FootnoteTextChar">
    <w:name w:val="Footnote Text Char"/>
    <w:basedOn w:val="DefaultParagraphFont"/>
    <w:link w:val="FootnoteText"/>
    <w:uiPriority w:val="99"/>
    <w:semiHidden/>
    <w:rsid w:val="00F62A39"/>
    <w:rPr>
      <w:sz w:val="20"/>
      <w:szCs w:val="20"/>
    </w:rPr>
  </w:style>
  <w:style w:type="character" w:styleId="FootnoteReference">
    <w:name w:val="footnote reference"/>
    <w:basedOn w:val="DefaultParagraphFont"/>
    <w:uiPriority w:val="99"/>
    <w:semiHidden/>
    <w:unhideWhenUsed/>
    <w:rsid w:val="00F62A39"/>
    <w:rPr>
      <w:vertAlign w:val="superscript"/>
    </w:rPr>
  </w:style>
  <w:style w:type="character" w:styleId="CommentReference">
    <w:name w:val="annotation reference"/>
    <w:basedOn w:val="DefaultParagraphFont"/>
    <w:uiPriority w:val="99"/>
    <w:semiHidden/>
    <w:unhideWhenUsed/>
    <w:rsid w:val="003C19CB"/>
    <w:rPr>
      <w:sz w:val="16"/>
      <w:szCs w:val="16"/>
    </w:rPr>
  </w:style>
  <w:style w:type="paragraph" w:styleId="CommentText">
    <w:name w:val="annotation text"/>
    <w:basedOn w:val="Normal"/>
    <w:link w:val="CommentTextChar"/>
    <w:uiPriority w:val="99"/>
    <w:unhideWhenUsed/>
    <w:rsid w:val="003C19CB"/>
    <w:pPr>
      <w:spacing w:line="240" w:lineRule="auto"/>
    </w:pPr>
    <w:rPr>
      <w:sz w:val="20"/>
      <w:szCs w:val="20"/>
    </w:rPr>
  </w:style>
  <w:style w:type="character" w:customStyle="1" w:styleId="CommentTextChar">
    <w:name w:val="Comment Text Char"/>
    <w:basedOn w:val="DefaultParagraphFont"/>
    <w:link w:val="CommentText"/>
    <w:uiPriority w:val="99"/>
    <w:rsid w:val="003C19CB"/>
    <w:rPr>
      <w:sz w:val="20"/>
      <w:szCs w:val="20"/>
    </w:rPr>
  </w:style>
  <w:style w:type="paragraph" w:styleId="CommentSubject">
    <w:name w:val="annotation subject"/>
    <w:basedOn w:val="CommentText"/>
    <w:next w:val="CommentText"/>
    <w:link w:val="CommentSubjectChar"/>
    <w:uiPriority w:val="99"/>
    <w:semiHidden/>
    <w:unhideWhenUsed/>
    <w:rsid w:val="003C19CB"/>
    <w:rPr>
      <w:b/>
      <w:bCs/>
    </w:rPr>
  </w:style>
  <w:style w:type="character" w:customStyle="1" w:styleId="CommentSubjectChar">
    <w:name w:val="Comment Subject Char"/>
    <w:basedOn w:val="CommentTextChar"/>
    <w:link w:val="CommentSubject"/>
    <w:uiPriority w:val="99"/>
    <w:semiHidden/>
    <w:rsid w:val="003C19CB"/>
    <w:rPr>
      <w:b/>
      <w:bCs/>
      <w:sz w:val="20"/>
      <w:szCs w:val="20"/>
    </w:rPr>
  </w:style>
  <w:style w:type="paragraph" w:styleId="BalloonText">
    <w:name w:val="Balloon Text"/>
    <w:basedOn w:val="Normal"/>
    <w:link w:val="BalloonTextChar"/>
    <w:uiPriority w:val="99"/>
    <w:semiHidden/>
    <w:unhideWhenUsed/>
    <w:rsid w:val="003C19CB"/>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C19CB"/>
    <w:rPr>
      <w:rFonts w:ascii="Tahoma" w:hAnsi="Tahoma" w:cs="Tahoma"/>
      <w:sz w:val="16"/>
      <w:szCs w:val="16"/>
    </w:rPr>
  </w:style>
  <w:style w:type="character" w:styleId="Hyperlink">
    <w:name w:val="Hyperlink"/>
    <w:basedOn w:val="DefaultParagraphFont"/>
    <w:uiPriority w:val="99"/>
    <w:unhideWhenUsed/>
    <w:rsid w:val="00150FAE"/>
    <w:rPr>
      <w:color w:val="0000FF" w:themeColor="hyperlink"/>
      <w:u w:val="single"/>
    </w:rPr>
  </w:style>
  <w:style w:type="character" w:styleId="UnresolvedMention">
    <w:name w:val="Unresolved Mention"/>
    <w:basedOn w:val="DefaultParagraphFont"/>
    <w:uiPriority w:val="99"/>
    <w:semiHidden/>
    <w:unhideWhenUsed/>
    <w:rsid w:val="00150FAE"/>
    <w:rPr>
      <w:color w:val="605E5C"/>
      <w:shd w:val="clear" w:color="auto" w:fill="E1DFDD"/>
    </w:rPr>
  </w:style>
  <w:style w:type="paragraph" w:styleId="Revision">
    <w:name w:val="Revision"/>
    <w:hidden/>
    <w:uiPriority w:val="99"/>
    <w:semiHidden/>
    <w:rsid w:val="00B208CA"/>
    <w:pPr>
      <w:spacing w:line="240" w:lineRule="auto"/>
    </w:pPr>
  </w:style>
  <w:style w:type="character" w:styleId="Emphasis">
    <w:name w:val="Emphasis"/>
    <w:basedOn w:val="DefaultParagraphFont"/>
    <w:uiPriority w:val="20"/>
    <w:qFormat/>
    <w:rsid w:val="005112E8"/>
    <w:rPr>
      <w:i/>
      <w:iCs/>
    </w:rPr>
  </w:style>
  <w:style w:type="character" w:customStyle="1" w:styleId="math">
    <w:name w:val="math"/>
    <w:basedOn w:val="DefaultParagraphFont"/>
    <w:rsid w:val="005112E8"/>
  </w:style>
  <w:style w:type="paragraph" w:styleId="NormalWeb">
    <w:name w:val="Normal (Web)"/>
    <w:basedOn w:val="Normal"/>
    <w:uiPriority w:val="99"/>
    <w:semiHidden/>
    <w:unhideWhenUsed/>
    <w:rsid w:val="00E15EE0"/>
    <w:pPr>
      <w:spacing w:before="100" w:beforeAutospacing="1" w:after="100" w:afterAutospacing="1" w:line="240" w:lineRule="auto"/>
      <w:ind w:firstLine="0"/>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CA7A94"/>
    <w:rPr>
      <w:color w:val="808080"/>
    </w:rPr>
  </w:style>
  <w:style w:type="paragraph" w:styleId="EndnoteText">
    <w:name w:val="endnote text"/>
    <w:basedOn w:val="Normal"/>
    <w:link w:val="EndnoteTextChar"/>
    <w:uiPriority w:val="99"/>
    <w:semiHidden/>
    <w:unhideWhenUsed/>
    <w:rsid w:val="00B75FF9"/>
    <w:pPr>
      <w:spacing w:line="240" w:lineRule="auto"/>
    </w:pPr>
    <w:rPr>
      <w:sz w:val="20"/>
      <w:szCs w:val="20"/>
    </w:rPr>
  </w:style>
  <w:style w:type="character" w:customStyle="1" w:styleId="EndnoteTextChar">
    <w:name w:val="Endnote Text Char"/>
    <w:basedOn w:val="DefaultParagraphFont"/>
    <w:link w:val="EndnoteText"/>
    <w:uiPriority w:val="99"/>
    <w:semiHidden/>
    <w:rsid w:val="00B75FF9"/>
    <w:rPr>
      <w:sz w:val="20"/>
      <w:szCs w:val="20"/>
    </w:rPr>
  </w:style>
  <w:style w:type="character" w:styleId="EndnoteReference">
    <w:name w:val="endnote reference"/>
    <w:basedOn w:val="DefaultParagraphFont"/>
    <w:uiPriority w:val="99"/>
    <w:semiHidden/>
    <w:unhideWhenUsed/>
    <w:rsid w:val="00B75FF9"/>
    <w:rPr>
      <w:vertAlign w:val="superscript"/>
    </w:rPr>
  </w:style>
  <w:style w:type="paragraph" w:styleId="Bibliography">
    <w:name w:val="Bibliography"/>
    <w:basedOn w:val="Normal"/>
    <w:next w:val="Normal"/>
    <w:uiPriority w:val="37"/>
    <w:unhideWhenUsed/>
    <w:rsid w:val="00812588"/>
  </w:style>
  <w:style w:type="paragraph" w:styleId="Header">
    <w:name w:val="header"/>
    <w:basedOn w:val="Normal"/>
    <w:link w:val="HeaderChar"/>
    <w:uiPriority w:val="99"/>
    <w:unhideWhenUsed/>
    <w:rsid w:val="0064449E"/>
    <w:pPr>
      <w:tabs>
        <w:tab w:val="center" w:pos="4536"/>
        <w:tab w:val="right" w:pos="9072"/>
      </w:tabs>
      <w:spacing w:line="240" w:lineRule="auto"/>
    </w:pPr>
  </w:style>
  <w:style w:type="character" w:customStyle="1" w:styleId="HeaderChar">
    <w:name w:val="Header Char"/>
    <w:basedOn w:val="DefaultParagraphFont"/>
    <w:link w:val="Header"/>
    <w:uiPriority w:val="99"/>
    <w:rsid w:val="0064449E"/>
  </w:style>
  <w:style w:type="paragraph" w:styleId="Footer">
    <w:name w:val="footer"/>
    <w:basedOn w:val="Normal"/>
    <w:link w:val="FooterChar"/>
    <w:uiPriority w:val="99"/>
    <w:unhideWhenUsed/>
    <w:rsid w:val="0064449E"/>
    <w:pPr>
      <w:tabs>
        <w:tab w:val="center" w:pos="4536"/>
        <w:tab w:val="right" w:pos="9072"/>
      </w:tabs>
      <w:spacing w:line="240" w:lineRule="auto"/>
    </w:pPr>
  </w:style>
  <w:style w:type="character" w:customStyle="1" w:styleId="FooterChar">
    <w:name w:val="Footer Char"/>
    <w:basedOn w:val="DefaultParagraphFont"/>
    <w:link w:val="Footer"/>
    <w:uiPriority w:val="99"/>
    <w:rsid w:val="0064449E"/>
  </w:style>
  <w:style w:type="character" w:styleId="FollowedHyperlink">
    <w:name w:val="FollowedHyperlink"/>
    <w:basedOn w:val="DefaultParagraphFont"/>
    <w:uiPriority w:val="99"/>
    <w:semiHidden/>
    <w:unhideWhenUsed/>
    <w:rsid w:val="00B9295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203017">
      <w:bodyDiv w:val="1"/>
      <w:marLeft w:val="0"/>
      <w:marRight w:val="0"/>
      <w:marTop w:val="0"/>
      <w:marBottom w:val="0"/>
      <w:divBdr>
        <w:top w:val="none" w:sz="0" w:space="0" w:color="auto"/>
        <w:left w:val="none" w:sz="0" w:space="0" w:color="auto"/>
        <w:bottom w:val="none" w:sz="0" w:space="0" w:color="auto"/>
        <w:right w:val="none" w:sz="0" w:space="0" w:color="auto"/>
      </w:divBdr>
    </w:div>
    <w:div w:id="319042614">
      <w:bodyDiv w:val="1"/>
      <w:marLeft w:val="0"/>
      <w:marRight w:val="0"/>
      <w:marTop w:val="0"/>
      <w:marBottom w:val="0"/>
      <w:divBdr>
        <w:top w:val="none" w:sz="0" w:space="0" w:color="auto"/>
        <w:left w:val="none" w:sz="0" w:space="0" w:color="auto"/>
        <w:bottom w:val="none" w:sz="0" w:space="0" w:color="auto"/>
        <w:right w:val="none" w:sz="0" w:space="0" w:color="auto"/>
      </w:divBdr>
      <w:divsChild>
        <w:div w:id="382565525">
          <w:marLeft w:val="0"/>
          <w:marRight w:val="0"/>
          <w:marTop w:val="0"/>
          <w:marBottom w:val="0"/>
          <w:divBdr>
            <w:top w:val="none" w:sz="0" w:space="0" w:color="auto"/>
            <w:left w:val="none" w:sz="0" w:space="0" w:color="auto"/>
            <w:bottom w:val="none" w:sz="0" w:space="0" w:color="auto"/>
            <w:right w:val="none" w:sz="0" w:space="0" w:color="auto"/>
          </w:divBdr>
        </w:div>
      </w:divsChild>
    </w:div>
    <w:div w:id="509025544">
      <w:bodyDiv w:val="1"/>
      <w:marLeft w:val="0"/>
      <w:marRight w:val="0"/>
      <w:marTop w:val="0"/>
      <w:marBottom w:val="0"/>
      <w:divBdr>
        <w:top w:val="none" w:sz="0" w:space="0" w:color="auto"/>
        <w:left w:val="none" w:sz="0" w:space="0" w:color="auto"/>
        <w:bottom w:val="none" w:sz="0" w:space="0" w:color="auto"/>
        <w:right w:val="none" w:sz="0" w:space="0" w:color="auto"/>
      </w:divBdr>
    </w:div>
    <w:div w:id="694690422">
      <w:bodyDiv w:val="1"/>
      <w:marLeft w:val="0"/>
      <w:marRight w:val="0"/>
      <w:marTop w:val="0"/>
      <w:marBottom w:val="0"/>
      <w:divBdr>
        <w:top w:val="none" w:sz="0" w:space="0" w:color="auto"/>
        <w:left w:val="none" w:sz="0" w:space="0" w:color="auto"/>
        <w:bottom w:val="none" w:sz="0" w:space="0" w:color="auto"/>
        <w:right w:val="none" w:sz="0" w:space="0" w:color="auto"/>
      </w:divBdr>
    </w:div>
    <w:div w:id="945503443">
      <w:bodyDiv w:val="1"/>
      <w:marLeft w:val="0"/>
      <w:marRight w:val="0"/>
      <w:marTop w:val="0"/>
      <w:marBottom w:val="0"/>
      <w:divBdr>
        <w:top w:val="none" w:sz="0" w:space="0" w:color="auto"/>
        <w:left w:val="none" w:sz="0" w:space="0" w:color="auto"/>
        <w:bottom w:val="none" w:sz="0" w:space="0" w:color="auto"/>
        <w:right w:val="none" w:sz="0" w:space="0" w:color="auto"/>
      </w:divBdr>
    </w:div>
    <w:div w:id="1063798871">
      <w:bodyDiv w:val="1"/>
      <w:marLeft w:val="0"/>
      <w:marRight w:val="0"/>
      <w:marTop w:val="0"/>
      <w:marBottom w:val="0"/>
      <w:divBdr>
        <w:top w:val="none" w:sz="0" w:space="0" w:color="auto"/>
        <w:left w:val="none" w:sz="0" w:space="0" w:color="auto"/>
        <w:bottom w:val="none" w:sz="0" w:space="0" w:color="auto"/>
        <w:right w:val="none" w:sz="0" w:space="0" w:color="auto"/>
      </w:divBdr>
    </w:div>
    <w:div w:id="1077018862">
      <w:bodyDiv w:val="1"/>
      <w:marLeft w:val="0"/>
      <w:marRight w:val="0"/>
      <w:marTop w:val="0"/>
      <w:marBottom w:val="0"/>
      <w:divBdr>
        <w:top w:val="none" w:sz="0" w:space="0" w:color="auto"/>
        <w:left w:val="none" w:sz="0" w:space="0" w:color="auto"/>
        <w:bottom w:val="none" w:sz="0" w:space="0" w:color="auto"/>
        <w:right w:val="none" w:sz="0" w:space="0" w:color="auto"/>
      </w:divBdr>
    </w:div>
    <w:div w:id="1078794406">
      <w:bodyDiv w:val="1"/>
      <w:marLeft w:val="0"/>
      <w:marRight w:val="0"/>
      <w:marTop w:val="0"/>
      <w:marBottom w:val="0"/>
      <w:divBdr>
        <w:top w:val="none" w:sz="0" w:space="0" w:color="auto"/>
        <w:left w:val="none" w:sz="0" w:space="0" w:color="auto"/>
        <w:bottom w:val="none" w:sz="0" w:space="0" w:color="auto"/>
        <w:right w:val="none" w:sz="0" w:space="0" w:color="auto"/>
      </w:divBdr>
    </w:div>
    <w:div w:id="1117482507">
      <w:bodyDiv w:val="1"/>
      <w:marLeft w:val="0"/>
      <w:marRight w:val="0"/>
      <w:marTop w:val="0"/>
      <w:marBottom w:val="0"/>
      <w:divBdr>
        <w:top w:val="none" w:sz="0" w:space="0" w:color="auto"/>
        <w:left w:val="none" w:sz="0" w:space="0" w:color="auto"/>
        <w:bottom w:val="none" w:sz="0" w:space="0" w:color="auto"/>
        <w:right w:val="none" w:sz="0" w:space="0" w:color="auto"/>
      </w:divBdr>
    </w:div>
    <w:div w:id="1272782165">
      <w:bodyDiv w:val="1"/>
      <w:marLeft w:val="0"/>
      <w:marRight w:val="0"/>
      <w:marTop w:val="0"/>
      <w:marBottom w:val="0"/>
      <w:divBdr>
        <w:top w:val="none" w:sz="0" w:space="0" w:color="auto"/>
        <w:left w:val="none" w:sz="0" w:space="0" w:color="auto"/>
        <w:bottom w:val="none" w:sz="0" w:space="0" w:color="auto"/>
        <w:right w:val="none" w:sz="0" w:space="0" w:color="auto"/>
      </w:divBdr>
      <w:divsChild>
        <w:div w:id="402677228">
          <w:marLeft w:val="0"/>
          <w:marRight w:val="0"/>
          <w:marTop w:val="0"/>
          <w:marBottom w:val="0"/>
          <w:divBdr>
            <w:top w:val="none" w:sz="0" w:space="0" w:color="auto"/>
            <w:left w:val="none" w:sz="0" w:space="0" w:color="auto"/>
            <w:bottom w:val="none" w:sz="0" w:space="0" w:color="auto"/>
            <w:right w:val="none" w:sz="0" w:space="0" w:color="auto"/>
          </w:divBdr>
        </w:div>
      </w:divsChild>
    </w:div>
    <w:div w:id="1324238110">
      <w:bodyDiv w:val="1"/>
      <w:marLeft w:val="0"/>
      <w:marRight w:val="0"/>
      <w:marTop w:val="0"/>
      <w:marBottom w:val="0"/>
      <w:divBdr>
        <w:top w:val="none" w:sz="0" w:space="0" w:color="auto"/>
        <w:left w:val="none" w:sz="0" w:space="0" w:color="auto"/>
        <w:bottom w:val="none" w:sz="0" w:space="0" w:color="auto"/>
        <w:right w:val="none" w:sz="0" w:space="0" w:color="auto"/>
      </w:divBdr>
    </w:div>
    <w:div w:id="1356079150">
      <w:bodyDiv w:val="1"/>
      <w:marLeft w:val="0"/>
      <w:marRight w:val="0"/>
      <w:marTop w:val="0"/>
      <w:marBottom w:val="0"/>
      <w:divBdr>
        <w:top w:val="none" w:sz="0" w:space="0" w:color="auto"/>
        <w:left w:val="none" w:sz="0" w:space="0" w:color="auto"/>
        <w:bottom w:val="none" w:sz="0" w:space="0" w:color="auto"/>
        <w:right w:val="none" w:sz="0" w:space="0" w:color="auto"/>
      </w:divBdr>
      <w:divsChild>
        <w:div w:id="1873036578">
          <w:marLeft w:val="0"/>
          <w:marRight w:val="0"/>
          <w:marTop w:val="0"/>
          <w:marBottom w:val="0"/>
          <w:divBdr>
            <w:top w:val="none" w:sz="0" w:space="0" w:color="auto"/>
            <w:left w:val="none" w:sz="0" w:space="0" w:color="auto"/>
            <w:bottom w:val="none" w:sz="0" w:space="0" w:color="auto"/>
            <w:right w:val="none" w:sz="0" w:space="0" w:color="auto"/>
          </w:divBdr>
        </w:div>
      </w:divsChild>
    </w:div>
    <w:div w:id="1376007621">
      <w:bodyDiv w:val="1"/>
      <w:marLeft w:val="0"/>
      <w:marRight w:val="0"/>
      <w:marTop w:val="0"/>
      <w:marBottom w:val="0"/>
      <w:divBdr>
        <w:top w:val="none" w:sz="0" w:space="0" w:color="auto"/>
        <w:left w:val="none" w:sz="0" w:space="0" w:color="auto"/>
        <w:bottom w:val="none" w:sz="0" w:space="0" w:color="auto"/>
        <w:right w:val="none" w:sz="0" w:space="0" w:color="auto"/>
      </w:divBdr>
      <w:divsChild>
        <w:div w:id="353845558">
          <w:marLeft w:val="0"/>
          <w:marRight w:val="0"/>
          <w:marTop w:val="0"/>
          <w:marBottom w:val="0"/>
          <w:divBdr>
            <w:top w:val="none" w:sz="0" w:space="0" w:color="auto"/>
            <w:left w:val="none" w:sz="0" w:space="0" w:color="auto"/>
            <w:bottom w:val="none" w:sz="0" w:space="0" w:color="auto"/>
            <w:right w:val="none" w:sz="0" w:space="0" w:color="auto"/>
          </w:divBdr>
        </w:div>
      </w:divsChild>
    </w:div>
    <w:div w:id="1393819746">
      <w:bodyDiv w:val="1"/>
      <w:marLeft w:val="0"/>
      <w:marRight w:val="0"/>
      <w:marTop w:val="0"/>
      <w:marBottom w:val="0"/>
      <w:divBdr>
        <w:top w:val="none" w:sz="0" w:space="0" w:color="auto"/>
        <w:left w:val="none" w:sz="0" w:space="0" w:color="auto"/>
        <w:bottom w:val="none" w:sz="0" w:space="0" w:color="auto"/>
        <w:right w:val="none" w:sz="0" w:space="0" w:color="auto"/>
      </w:divBdr>
      <w:divsChild>
        <w:div w:id="750396260">
          <w:marLeft w:val="0"/>
          <w:marRight w:val="0"/>
          <w:marTop w:val="0"/>
          <w:marBottom w:val="0"/>
          <w:divBdr>
            <w:top w:val="none" w:sz="0" w:space="0" w:color="auto"/>
            <w:left w:val="none" w:sz="0" w:space="0" w:color="auto"/>
            <w:bottom w:val="none" w:sz="0" w:space="0" w:color="auto"/>
            <w:right w:val="none" w:sz="0" w:space="0" w:color="auto"/>
          </w:divBdr>
        </w:div>
      </w:divsChild>
    </w:div>
    <w:div w:id="1545487698">
      <w:bodyDiv w:val="1"/>
      <w:marLeft w:val="0"/>
      <w:marRight w:val="0"/>
      <w:marTop w:val="0"/>
      <w:marBottom w:val="0"/>
      <w:divBdr>
        <w:top w:val="none" w:sz="0" w:space="0" w:color="auto"/>
        <w:left w:val="none" w:sz="0" w:space="0" w:color="auto"/>
        <w:bottom w:val="none" w:sz="0" w:space="0" w:color="auto"/>
        <w:right w:val="none" w:sz="0" w:space="0" w:color="auto"/>
      </w:divBdr>
    </w:div>
    <w:div w:id="1549225412">
      <w:bodyDiv w:val="1"/>
      <w:marLeft w:val="0"/>
      <w:marRight w:val="0"/>
      <w:marTop w:val="0"/>
      <w:marBottom w:val="0"/>
      <w:divBdr>
        <w:top w:val="none" w:sz="0" w:space="0" w:color="auto"/>
        <w:left w:val="none" w:sz="0" w:space="0" w:color="auto"/>
        <w:bottom w:val="none" w:sz="0" w:space="0" w:color="auto"/>
        <w:right w:val="none" w:sz="0" w:space="0" w:color="auto"/>
      </w:divBdr>
      <w:divsChild>
        <w:div w:id="1343976057">
          <w:marLeft w:val="0"/>
          <w:marRight w:val="0"/>
          <w:marTop w:val="0"/>
          <w:marBottom w:val="0"/>
          <w:divBdr>
            <w:top w:val="none" w:sz="0" w:space="0" w:color="auto"/>
            <w:left w:val="none" w:sz="0" w:space="0" w:color="auto"/>
            <w:bottom w:val="none" w:sz="0" w:space="0" w:color="auto"/>
            <w:right w:val="none" w:sz="0" w:space="0" w:color="auto"/>
          </w:divBdr>
        </w:div>
        <w:div w:id="590508436">
          <w:marLeft w:val="0"/>
          <w:marRight w:val="0"/>
          <w:marTop w:val="0"/>
          <w:marBottom w:val="0"/>
          <w:divBdr>
            <w:top w:val="none" w:sz="0" w:space="0" w:color="auto"/>
            <w:left w:val="none" w:sz="0" w:space="0" w:color="auto"/>
            <w:bottom w:val="none" w:sz="0" w:space="0" w:color="auto"/>
            <w:right w:val="none" w:sz="0" w:space="0" w:color="auto"/>
          </w:divBdr>
        </w:div>
        <w:div w:id="1960184319">
          <w:marLeft w:val="0"/>
          <w:marRight w:val="0"/>
          <w:marTop w:val="0"/>
          <w:marBottom w:val="0"/>
          <w:divBdr>
            <w:top w:val="none" w:sz="0" w:space="0" w:color="auto"/>
            <w:left w:val="none" w:sz="0" w:space="0" w:color="auto"/>
            <w:bottom w:val="none" w:sz="0" w:space="0" w:color="auto"/>
            <w:right w:val="none" w:sz="0" w:space="0" w:color="auto"/>
          </w:divBdr>
        </w:div>
        <w:div w:id="82070194">
          <w:marLeft w:val="0"/>
          <w:marRight w:val="0"/>
          <w:marTop w:val="0"/>
          <w:marBottom w:val="0"/>
          <w:divBdr>
            <w:top w:val="none" w:sz="0" w:space="0" w:color="auto"/>
            <w:left w:val="none" w:sz="0" w:space="0" w:color="auto"/>
            <w:bottom w:val="none" w:sz="0" w:space="0" w:color="auto"/>
            <w:right w:val="none" w:sz="0" w:space="0" w:color="auto"/>
          </w:divBdr>
        </w:div>
        <w:div w:id="1015767340">
          <w:marLeft w:val="0"/>
          <w:marRight w:val="0"/>
          <w:marTop w:val="0"/>
          <w:marBottom w:val="0"/>
          <w:divBdr>
            <w:top w:val="none" w:sz="0" w:space="0" w:color="auto"/>
            <w:left w:val="none" w:sz="0" w:space="0" w:color="auto"/>
            <w:bottom w:val="none" w:sz="0" w:space="0" w:color="auto"/>
            <w:right w:val="none" w:sz="0" w:space="0" w:color="auto"/>
          </w:divBdr>
        </w:div>
        <w:div w:id="2119372024">
          <w:marLeft w:val="0"/>
          <w:marRight w:val="0"/>
          <w:marTop w:val="0"/>
          <w:marBottom w:val="0"/>
          <w:divBdr>
            <w:top w:val="none" w:sz="0" w:space="0" w:color="auto"/>
            <w:left w:val="none" w:sz="0" w:space="0" w:color="auto"/>
            <w:bottom w:val="none" w:sz="0" w:space="0" w:color="auto"/>
            <w:right w:val="none" w:sz="0" w:space="0" w:color="auto"/>
          </w:divBdr>
        </w:div>
        <w:div w:id="384331619">
          <w:marLeft w:val="0"/>
          <w:marRight w:val="0"/>
          <w:marTop w:val="0"/>
          <w:marBottom w:val="0"/>
          <w:divBdr>
            <w:top w:val="none" w:sz="0" w:space="0" w:color="auto"/>
            <w:left w:val="none" w:sz="0" w:space="0" w:color="auto"/>
            <w:bottom w:val="none" w:sz="0" w:space="0" w:color="auto"/>
            <w:right w:val="none" w:sz="0" w:space="0" w:color="auto"/>
          </w:divBdr>
        </w:div>
      </w:divsChild>
    </w:div>
    <w:div w:id="1567454060">
      <w:bodyDiv w:val="1"/>
      <w:marLeft w:val="0"/>
      <w:marRight w:val="0"/>
      <w:marTop w:val="0"/>
      <w:marBottom w:val="0"/>
      <w:divBdr>
        <w:top w:val="none" w:sz="0" w:space="0" w:color="auto"/>
        <w:left w:val="none" w:sz="0" w:space="0" w:color="auto"/>
        <w:bottom w:val="none" w:sz="0" w:space="0" w:color="auto"/>
        <w:right w:val="none" w:sz="0" w:space="0" w:color="auto"/>
      </w:divBdr>
    </w:div>
    <w:div w:id="1614244586">
      <w:bodyDiv w:val="1"/>
      <w:marLeft w:val="0"/>
      <w:marRight w:val="0"/>
      <w:marTop w:val="0"/>
      <w:marBottom w:val="0"/>
      <w:divBdr>
        <w:top w:val="none" w:sz="0" w:space="0" w:color="auto"/>
        <w:left w:val="none" w:sz="0" w:space="0" w:color="auto"/>
        <w:bottom w:val="none" w:sz="0" w:space="0" w:color="auto"/>
        <w:right w:val="none" w:sz="0" w:space="0" w:color="auto"/>
      </w:divBdr>
      <w:divsChild>
        <w:div w:id="656304585">
          <w:marLeft w:val="0"/>
          <w:marRight w:val="0"/>
          <w:marTop w:val="0"/>
          <w:marBottom w:val="0"/>
          <w:divBdr>
            <w:top w:val="none" w:sz="0" w:space="0" w:color="auto"/>
            <w:left w:val="none" w:sz="0" w:space="0" w:color="auto"/>
            <w:bottom w:val="none" w:sz="0" w:space="0" w:color="auto"/>
            <w:right w:val="none" w:sz="0" w:space="0" w:color="auto"/>
          </w:divBdr>
        </w:div>
      </w:divsChild>
    </w:div>
    <w:div w:id="1747072573">
      <w:bodyDiv w:val="1"/>
      <w:marLeft w:val="0"/>
      <w:marRight w:val="0"/>
      <w:marTop w:val="0"/>
      <w:marBottom w:val="0"/>
      <w:divBdr>
        <w:top w:val="none" w:sz="0" w:space="0" w:color="auto"/>
        <w:left w:val="none" w:sz="0" w:space="0" w:color="auto"/>
        <w:bottom w:val="none" w:sz="0" w:space="0" w:color="auto"/>
        <w:right w:val="none" w:sz="0" w:space="0" w:color="auto"/>
      </w:divBdr>
    </w:div>
    <w:div w:id="1773040925">
      <w:bodyDiv w:val="1"/>
      <w:marLeft w:val="0"/>
      <w:marRight w:val="0"/>
      <w:marTop w:val="0"/>
      <w:marBottom w:val="0"/>
      <w:divBdr>
        <w:top w:val="none" w:sz="0" w:space="0" w:color="auto"/>
        <w:left w:val="none" w:sz="0" w:space="0" w:color="auto"/>
        <w:bottom w:val="none" w:sz="0" w:space="0" w:color="auto"/>
        <w:right w:val="none" w:sz="0" w:space="0" w:color="auto"/>
      </w:divBdr>
      <w:divsChild>
        <w:div w:id="1397825451">
          <w:marLeft w:val="0"/>
          <w:marRight w:val="0"/>
          <w:marTop w:val="0"/>
          <w:marBottom w:val="0"/>
          <w:divBdr>
            <w:top w:val="none" w:sz="0" w:space="0" w:color="auto"/>
            <w:left w:val="none" w:sz="0" w:space="0" w:color="auto"/>
            <w:bottom w:val="none" w:sz="0" w:space="0" w:color="auto"/>
            <w:right w:val="none" w:sz="0" w:space="0" w:color="auto"/>
          </w:divBdr>
        </w:div>
      </w:divsChild>
    </w:div>
    <w:div w:id="1781559167">
      <w:bodyDiv w:val="1"/>
      <w:marLeft w:val="0"/>
      <w:marRight w:val="0"/>
      <w:marTop w:val="0"/>
      <w:marBottom w:val="0"/>
      <w:divBdr>
        <w:top w:val="none" w:sz="0" w:space="0" w:color="auto"/>
        <w:left w:val="none" w:sz="0" w:space="0" w:color="auto"/>
        <w:bottom w:val="none" w:sz="0" w:space="0" w:color="auto"/>
        <w:right w:val="none" w:sz="0" w:space="0" w:color="auto"/>
      </w:divBdr>
      <w:divsChild>
        <w:div w:id="138154754">
          <w:marLeft w:val="0"/>
          <w:marRight w:val="0"/>
          <w:marTop w:val="280"/>
          <w:marBottom w:val="280"/>
          <w:divBdr>
            <w:top w:val="none" w:sz="0" w:space="0" w:color="auto"/>
            <w:left w:val="none" w:sz="0" w:space="0" w:color="auto"/>
            <w:bottom w:val="none" w:sz="0" w:space="0" w:color="auto"/>
            <w:right w:val="none" w:sz="0" w:space="0" w:color="auto"/>
          </w:divBdr>
        </w:div>
        <w:div w:id="500195089">
          <w:marLeft w:val="0"/>
          <w:marRight w:val="0"/>
          <w:marTop w:val="280"/>
          <w:marBottom w:val="280"/>
          <w:divBdr>
            <w:top w:val="none" w:sz="0" w:space="0" w:color="auto"/>
            <w:left w:val="none" w:sz="0" w:space="0" w:color="auto"/>
            <w:bottom w:val="none" w:sz="0" w:space="0" w:color="auto"/>
            <w:right w:val="none" w:sz="0" w:space="0" w:color="auto"/>
          </w:divBdr>
        </w:div>
        <w:div w:id="528252747">
          <w:marLeft w:val="0"/>
          <w:marRight w:val="0"/>
          <w:marTop w:val="280"/>
          <w:marBottom w:val="280"/>
          <w:divBdr>
            <w:top w:val="none" w:sz="0" w:space="0" w:color="auto"/>
            <w:left w:val="none" w:sz="0" w:space="0" w:color="auto"/>
            <w:bottom w:val="none" w:sz="0" w:space="0" w:color="auto"/>
            <w:right w:val="none" w:sz="0" w:space="0" w:color="auto"/>
          </w:divBdr>
        </w:div>
        <w:div w:id="569657934">
          <w:marLeft w:val="0"/>
          <w:marRight w:val="0"/>
          <w:marTop w:val="280"/>
          <w:marBottom w:val="280"/>
          <w:divBdr>
            <w:top w:val="none" w:sz="0" w:space="0" w:color="auto"/>
            <w:left w:val="none" w:sz="0" w:space="0" w:color="auto"/>
            <w:bottom w:val="none" w:sz="0" w:space="0" w:color="auto"/>
            <w:right w:val="none" w:sz="0" w:space="0" w:color="auto"/>
          </w:divBdr>
        </w:div>
        <w:div w:id="850486683">
          <w:marLeft w:val="0"/>
          <w:marRight w:val="0"/>
          <w:marTop w:val="280"/>
          <w:marBottom w:val="280"/>
          <w:divBdr>
            <w:top w:val="none" w:sz="0" w:space="0" w:color="auto"/>
            <w:left w:val="none" w:sz="0" w:space="0" w:color="auto"/>
            <w:bottom w:val="none" w:sz="0" w:space="0" w:color="auto"/>
            <w:right w:val="none" w:sz="0" w:space="0" w:color="auto"/>
          </w:divBdr>
        </w:div>
        <w:div w:id="1007290667">
          <w:marLeft w:val="0"/>
          <w:marRight w:val="0"/>
          <w:marTop w:val="280"/>
          <w:marBottom w:val="280"/>
          <w:divBdr>
            <w:top w:val="none" w:sz="0" w:space="0" w:color="auto"/>
            <w:left w:val="none" w:sz="0" w:space="0" w:color="auto"/>
            <w:bottom w:val="none" w:sz="0" w:space="0" w:color="auto"/>
            <w:right w:val="none" w:sz="0" w:space="0" w:color="auto"/>
          </w:divBdr>
        </w:div>
        <w:div w:id="1223979552">
          <w:marLeft w:val="0"/>
          <w:marRight w:val="0"/>
          <w:marTop w:val="280"/>
          <w:marBottom w:val="280"/>
          <w:divBdr>
            <w:top w:val="none" w:sz="0" w:space="0" w:color="auto"/>
            <w:left w:val="none" w:sz="0" w:space="0" w:color="auto"/>
            <w:bottom w:val="none" w:sz="0" w:space="0" w:color="auto"/>
            <w:right w:val="none" w:sz="0" w:space="0" w:color="auto"/>
          </w:divBdr>
        </w:div>
        <w:div w:id="1273320720">
          <w:marLeft w:val="0"/>
          <w:marRight w:val="0"/>
          <w:marTop w:val="280"/>
          <w:marBottom w:val="280"/>
          <w:divBdr>
            <w:top w:val="none" w:sz="0" w:space="0" w:color="auto"/>
            <w:left w:val="none" w:sz="0" w:space="0" w:color="auto"/>
            <w:bottom w:val="none" w:sz="0" w:space="0" w:color="auto"/>
            <w:right w:val="none" w:sz="0" w:space="0" w:color="auto"/>
          </w:divBdr>
        </w:div>
        <w:div w:id="2054229017">
          <w:marLeft w:val="0"/>
          <w:marRight w:val="0"/>
          <w:marTop w:val="280"/>
          <w:marBottom w:val="280"/>
          <w:divBdr>
            <w:top w:val="none" w:sz="0" w:space="0" w:color="auto"/>
            <w:left w:val="none" w:sz="0" w:space="0" w:color="auto"/>
            <w:bottom w:val="none" w:sz="0" w:space="0" w:color="auto"/>
            <w:right w:val="none" w:sz="0" w:space="0" w:color="auto"/>
          </w:divBdr>
        </w:div>
      </w:divsChild>
    </w:div>
    <w:div w:id="2039431791">
      <w:bodyDiv w:val="1"/>
      <w:marLeft w:val="0"/>
      <w:marRight w:val="0"/>
      <w:marTop w:val="0"/>
      <w:marBottom w:val="0"/>
      <w:divBdr>
        <w:top w:val="none" w:sz="0" w:space="0" w:color="auto"/>
        <w:left w:val="none" w:sz="0" w:space="0" w:color="auto"/>
        <w:bottom w:val="none" w:sz="0" w:space="0" w:color="auto"/>
        <w:right w:val="none" w:sz="0" w:space="0" w:color="auto"/>
      </w:divBdr>
    </w:div>
    <w:div w:id="2115594225">
      <w:bodyDiv w:val="1"/>
      <w:marLeft w:val="0"/>
      <w:marRight w:val="0"/>
      <w:marTop w:val="0"/>
      <w:marBottom w:val="0"/>
      <w:divBdr>
        <w:top w:val="none" w:sz="0" w:space="0" w:color="auto"/>
        <w:left w:val="none" w:sz="0" w:space="0" w:color="auto"/>
        <w:bottom w:val="none" w:sz="0" w:space="0" w:color="auto"/>
        <w:right w:val="none" w:sz="0" w:space="0" w:color="auto"/>
      </w:divBdr>
      <w:divsChild>
        <w:div w:id="1850101435">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mailto:Niels.spierings@ru.nl" TargetMode="External"/><Relationship Id="rId18" Type="http://schemas.openxmlformats.org/officeDocument/2006/relationships/image" Target="media/image1.png"/><Relationship Id="rId26" Type="http://schemas.microsoft.com/office/2018/08/relationships/commentsExtensible" Target="commentsExtensible.xml"/><Relationship Id="rId3" Type="http://schemas.openxmlformats.org/officeDocument/2006/relationships/customXml" Target="../customXml/item3.xml"/><Relationship Id="rId21" Type="http://schemas.openxmlformats.org/officeDocument/2006/relationships/image" Target="media/image4.png"/><Relationship Id="rId7" Type="http://schemas.openxmlformats.org/officeDocument/2006/relationships/settings" Target="settings.xml"/><Relationship Id="rId12" Type="http://schemas.openxmlformats.org/officeDocument/2006/relationships/hyperlink" Target="http://www.jochemtolsma.nl" TargetMode="External"/><Relationship Id="rId17" Type="http://schemas.openxmlformats.org/officeDocument/2006/relationships/hyperlink" Target="https://www.tweedekamer.nl/debat" TargetMode="External"/><Relationship Id="rId25" Type="http://schemas.openxmlformats.org/officeDocument/2006/relationships/theme" Target="theme/theme1.xml"/><Relationship Id="rId2" Type="http://schemas.openxmlformats.org/officeDocument/2006/relationships/customXml" Target="../customXml/item2.xml"/><Relationship Id="rId16" Type="http://schemas.microsoft.com/office/2016/09/relationships/commentsIds" Target="commentsIds.xml"/><Relationship Id="rId20"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Jochem.tolsma@ru.nl" TargetMode="External"/><Relationship Id="rId24" Type="http://schemas.microsoft.com/office/2011/relationships/people" Target="people.xml"/><Relationship Id="rId5" Type="http://schemas.openxmlformats.org/officeDocument/2006/relationships/numbering" Target="numbering.xml"/><Relationship Id="rId15" Type="http://schemas.microsoft.com/office/2011/relationships/commentsExtended" Target="commentsExtended.xml"/><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2.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comments" Target="comments.xml"/><Relationship Id="rId22" Type="http://schemas.openxmlformats.org/officeDocument/2006/relationships/footer" Target="footer1.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4FACF21BE164144CB226F5AE3A3063C6" ma:contentTypeVersion="7" ma:contentTypeDescription="Een nieuw document maken." ma:contentTypeScope="" ma:versionID="ef876fe6a6e95f7bf5928d0f23147d5e">
  <xsd:schema xmlns:xsd="http://www.w3.org/2001/XMLSchema" xmlns:xs="http://www.w3.org/2001/XMLSchema" xmlns:p="http://schemas.microsoft.com/office/2006/metadata/properties" xmlns:ns3="085fb5cd-16b3-4e7e-8f65-6131b327270a" xmlns:ns4="54640a13-8cfd-4f1a-9552-70a439a730b0" targetNamespace="http://schemas.microsoft.com/office/2006/metadata/properties" ma:root="true" ma:fieldsID="9526e87ce2c68a2dfdf456feb64efd84" ns3:_="" ns4:_="">
    <xsd:import namespace="085fb5cd-16b3-4e7e-8f65-6131b327270a"/>
    <xsd:import namespace="54640a13-8cfd-4f1a-9552-70a439a730b0"/>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85fb5cd-16b3-4e7e-8f65-6131b327270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54640a13-8cfd-4f1a-9552-70a439a730b0" elementFormDefault="qualified">
    <xsd:import namespace="http://schemas.microsoft.com/office/2006/documentManagement/types"/>
    <xsd:import namespace="http://schemas.microsoft.com/office/infopath/2007/PartnerControls"/>
    <xsd:element name="SharedWithUsers" ma:index="12"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Gedeeld met details" ma:internalName="SharedWithDetails" ma:readOnly="true">
      <xsd:simpleType>
        <xsd:restriction base="dms:Note">
          <xsd:maxLength value="255"/>
        </xsd:restriction>
      </xsd:simpleType>
    </xsd:element>
    <xsd:element name="SharingHintHash" ma:index="14" nillable="true" ma:displayName="Hint-hash dele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853C19-51F8-4D5B-B8CF-2A7E7A71D86A}">
  <ds:schemaRefs>
    <ds:schemaRef ds:uri="http://schemas.microsoft.com/sharepoint/v3/contenttype/forms"/>
  </ds:schemaRefs>
</ds:datastoreItem>
</file>

<file path=customXml/itemProps2.xml><?xml version="1.0" encoding="utf-8"?>
<ds:datastoreItem xmlns:ds="http://schemas.openxmlformats.org/officeDocument/2006/customXml" ds:itemID="{7AFB953D-E597-4AE2-910F-3FF1A15259B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85fb5cd-16b3-4e7e-8f65-6131b327270a"/>
    <ds:schemaRef ds:uri="54640a13-8cfd-4f1a-9552-70a439a730b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1ABC9A9-47F4-4297-BD06-2647401D2A06}">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359CB4D7-E0FE-4D55-B664-93C0F681A1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32</Pages>
  <Words>20394</Words>
  <Characters>116246</Characters>
  <Application>Microsoft Office Word</Application>
  <DocSecurity>0</DocSecurity>
  <Lines>968</Lines>
  <Paragraphs>272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136368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Jochem</dc:creator>
  <cp:keywords/>
  <dc:description/>
  <cp:lastModifiedBy>Jochem Tolsma</cp:lastModifiedBy>
  <cp:revision>2</cp:revision>
  <dcterms:created xsi:type="dcterms:W3CDTF">2022-09-20T13:24:00Z</dcterms:created>
  <dcterms:modified xsi:type="dcterms:W3CDTF">2022-09-20T13:24:00Z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0x0101004FACF21BE164144CB226F5AE3A3063C6</vt:lpwstr>
  </property>
  <property fmtid="{D5CDD505-2E9C-101B-9397-08002B2CF9AE}" pid="3" name="ZOTERO_PREF_1">
    <vt:lpwstr>&lt;data data-version="3" zotero-version="6.0.13"&gt;&lt;session id="EtvvEdiZ"/&gt;&lt;style id="http://www.zotero.org/styles/american-sociological-association" locale="en-GB" hasBibliography="1" bibliographyStyleHasBeenSet="1"/&gt;&lt;prefs&gt;&lt;pref name="fieldType" value="Fiel</vt:lpwstr>
  </property>
  <property fmtid="{D5CDD505-2E9C-101B-9397-08002B2CF9AE}" pid="4" name="ZOTERO_PREF_2">
    <vt:lpwstr>d"/&gt;&lt;/prefs&gt;&lt;/data&gt;</vt:lpwstr>
  </property>
</Properties>
</file>