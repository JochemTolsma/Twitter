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198933D4"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r w:rsidR="00B909A2">
        <w:rPr>
          <w:b/>
          <w:lang w:val="en-US"/>
        </w:rPr>
        <w:t>Introduction</w:t>
      </w:r>
    </w:p>
    <w:p w14:paraId="59DF4C76" w14:textId="6D44E8DD"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5B58E404"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it’s relevance. </w:t>
      </w:r>
      <w:r w:rsidR="00FB0D23">
        <w:rPr>
          <w:lang w:val="en-US"/>
        </w:rPr>
        <w:br/>
        <w:t xml:space="preserve">Communication and engagement on Twitter by MPs with other MPs may facilitate the formation of crossparty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strenghtens information bubbles, political polarization and, in extremis, harm political functioning. </w:t>
      </w:r>
    </w:p>
    <w:p w14:paraId="0B3E90F6" w14:textId="2D39B40F" w:rsidR="00F5486E" w:rsidRDefault="00FB0D23" w:rsidP="00FB0D23">
      <w:pPr>
        <w:ind w:firstLine="708"/>
        <w:jc w:val="both"/>
        <w:rPr>
          <w:lang w:val="en-US"/>
        </w:rPr>
      </w:pPr>
      <w:r>
        <w:rPr>
          <w:lang w:val="en-US"/>
        </w:rPr>
        <w:t xml:space="preserve">What do we know about MPs intraparliamentary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move beyond their valuable descriptives</w:t>
      </w:r>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fault lines.</w:t>
      </w:r>
    </w:p>
    <w:p w14:paraId="79B0709F" w14:textId="4E72B499" w:rsidR="00DA7868" w:rsidRDefault="009D15BA" w:rsidP="00430F5D">
      <w:pPr>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64A53DD1"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lastRenderedPageBreak/>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RSiena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RSiena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71579915"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1137C3EA"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w:t>
      </w:r>
      <w:r w:rsidR="00820B9D">
        <w:rPr>
          <w:lang w:val="en-US"/>
        </w:rPr>
        <w:lastRenderedPageBreak/>
        <w:t>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68F9801"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r w:rsidR="00A70EA0">
        <w:rPr>
          <w:lang w:val="en-US"/>
        </w:rPr>
        <w:t>GroenLinks</w:t>
      </w:r>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r w:rsidR="00A70EA0">
        <w:rPr>
          <w:lang w:val="en-US"/>
        </w:rPr>
        <w:t>Partij voor de Dieren</w:t>
      </w:r>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8355C5"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904377">
        <w:rPr>
          <w:lang w:val="en-US"/>
        </w:rPr>
        <w:instrText xml:space="preserve"> ADDIN ZOTERO_ITEM CSL_CITATION {"citationID":"nLjiEeL2","properties":{"formattedCitation":"(Bossetta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E11BDA">
      <w:pPr>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followee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followee interesting</w:t>
      </w:r>
      <w:r w:rsidR="00C6718F">
        <w:rPr>
          <w:lang w:val="en-US"/>
        </w:rPr>
        <w:t>, regardless of whether one agrees or disagrees with the content of th</w:t>
      </w:r>
      <w:r w:rsidR="003245C6">
        <w:rPr>
          <w:lang w:val="en-US"/>
        </w:rPr>
        <w:t>at</w:t>
      </w:r>
      <w:r w:rsidR="00C6718F">
        <w:rPr>
          <w:lang w:val="en-US"/>
        </w:rPr>
        <w:t xml:space="preserve"> followee</w:t>
      </w:r>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w:t>
      </w:r>
      <w:r w:rsidR="00AD3C1E" w:rsidRPr="00B909A2">
        <w:rPr>
          <w:lang w:val="en-US"/>
        </w:rPr>
        <w:lastRenderedPageBreak/>
        <w:t xml:space="preserve">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r w:rsidR="005B797D" w:rsidRPr="006F7F34">
        <w:rPr>
          <w:lang w:val="en-US"/>
        </w:rPr>
        <w:t>t</w:t>
      </w:r>
      <w:r w:rsidR="00F30D36" w:rsidRPr="006F7F34">
        <w:rPr>
          <w:lang w:val="en-US"/>
        </w:rPr>
        <w:t>wittersphere</w:t>
      </w:r>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r w:rsidR="00430F5D">
        <w:rPr>
          <w:lang w:val="en-US"/>
        </w:rPr>
        <w:t>t</w:t>
      </w:r>
      <w:r w:rsidRPr="00B909A2">
        <w:rPr>
          <w:lang w:val="en-US"/>
        </w:rPr>
        <w:t>witt</w:t>
      </w:r>
      <w:r w:rsidR="00D76115">
        <w:rPr>
          <w:lang w:val="en-US"/>
        </w:rPr>
        <w:t>e</w:t>
      </w:r>
      <w:r w:rsidR="006F7F34">
        <w:rPr>
          <w:lang w:val="en-US"/>
        </w:rPr>
        <w:t>r</w:t>
      </w:r>
      <w:r w:rsidRPr="00B909A2">
        <w:rPr>
          <w:lang w:val="en-US"/>
        </w:rPr>
        <w:t xml:space="preserve">shpere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1A185D9A" w:rsidR="00056AC3" w:rsidRDefault="00AE7FE4" w:rsidP="008C201B">
      <w:pPr>
        <w:ind w:firstLine="0"/>
        <w:jc w:val="both"/>
        <w:rPr>
          <w:lang w:val="en-US"/>
        </w:rPr>
      </w:pPr>
      <w:r>
        <w:rPr>
          <w:lang w:val="en-US"/>
        </w:rPr>
        <w:lastRenderedPageBreak/>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37CB3986"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followee/follower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Sietse Fitsma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1"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t>
      </w:r>
      <w:r w:rsidR="0023218E" w:rsidRPr="00D76115">
        <w:rPr>
          <w:noProof/>
          <w:lang w:val="en-US"/>
        </w:rPr>
        <w:lastRenderedPageBreak/>
        <w:t xml:space="preserve">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‘Debat Direct’ app (debate directly) present via the official website of the parliament (</w:t>
      </w:r>
      <w:hyperlink r:id="rId12"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r w:rsidR="00230A99">
        <w:rPr>
          <w:lang w:val="en-US"/>
        </w:rPr>
        <w:t>A</w:t>
      </w:r>
      <w:r w:rsidR="00965ED8">
        <w:rPr>
          <w:lang w:val="en-US"/>
        </w:rPr>
        <w:t xml:space="preserve">ssortativity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Assortativity Coefficient fulfill different ideal properties of segregation measures as proposed by Bojanowski and Corten (2014). </w:t>
      </w:r>
      <w:r w:rsidR="00302C9C">
        <w:rPr>
          <w:lang w:val="en-US"/>
        </w:rPr>
        <w:t>Most crucially for the goals of this study</w:t>
      </w:r>
      <w:r w:rsidR="00EC4DD1">
        <w:rPr>
          <w:lang w:val="en-US"/>
        </w:rPr>
        <w:t>, i</w:t>
      </w:r>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w:t>
      </w:r>
      <w:r>
        <w:rPr>
          <w:lang w:val="en-US"/>
        </w:rPr>
        <w:lastRenderedPageBreak/>
        <w:t xml:space="preserve">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RSiena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With RSiena</w:t>
      </w:r>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r w:rsidR="00A47350">
        <w:rPr>
          <w:i/>
          <w:iCs/>
          <w:lang w:val="en-US"/>
        </w:rPr>
        <w:t xml:space="preserve">ministep.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r w:rsidRPr="007F3504">
        <w:rPr>
          <w:rStyle w:val="Nadruk"/>
          <w:lang w:val="en-GB"/>
        </w:rPr>
        <w:t>f</w:t>
      </w:r>
      <w:r w:rsidRPr="007F3504">
        <w:rPr>
          <w:rStyle w:val="Nadruk"/>
          <w:vertAlign w:val="subscript"/>
          <w:lang w:val="en-GB"/>
        </w:rPr>
        <w:t>i</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r w:rsidRPr="007F3504">
        <w:rPr>
          <w:rStyle w:val="Nadruk"/>
          <w:lang w:val="en-GB"/>
        </w:rPr>
        <w:t>f</w:t>
      </w:r>
      <w:r w:rsidRPr="007F3504">
        <w:rPr>
          <w:rStyle w:val="Nadruk"/>
          <w:vertAlign w:val="subscript"/>
          <w:lang w:val="en-GB"/>
        </w:rPr>
        <w:t>i</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r w:rsidRPr="005112E8">
        <w:rPr>
          <w:rStyle w:val="Nadruk"/>
          <w:vertAlign w:val="subscript"/>
          <w:lang w:val="en-GB"/>
        </w:rPr>
        <w:t>k</w:t>
      </w:r>
      <w:r w:rsidRPr="005112E8">
        <w:rPr>
          <w:rStyle w:val="Nadruk"/>
          <w:vertAlign w:val="superscript"/>
          <w:lang w:val="en-GB"/>
        </w:rPr>
        <w:t>net</w:t>
      </w:r>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r w:rsidRPr="005112E8">
        <w:rPr>
          <w:rStyle w:val="Nadruk"/>
          <w:lang w:val="en-GB"/>
        </w:rPr>
        <w:t>s</w:t>
      </w:r>
      <w:r w:rsidRPr="005112E8">
        <w:rPr>
          <w:rStyle w:val="Nadruk"/>
          <w:vertAlign w:val="subscript"/>
          <w:lang w:val="en-GB"/>
        </w:rPr>
        <w:t>i</w:t>
      </w:r>
      <w:r w:rsidRPr="005112E8">
        <w:rPr>
          <w:lang w:val="en-GB"/>
        </w:rPr>
        <w:t xml:space="preserve"> has a subscript </w:t>
      </w:r>
      <w:r w:rsidRPr="005112E8">
        <w:rPr>
          <w:rStyle w:val="Nadruk"/>
          <w:lang w:val="en-GB"/>
        </w:rPr>
        <w:t>i</w:t>
      </w:r>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 xml:space="preserve">, agent </w:t>
      </w:r>
      <w:r>
        <w:rPr>
          <w:i/>
          <w:iCs/>
          <w:lang w:val="en-GB"/>
        </w:rPr>
        <w:t>i</w:t>
      </w:r>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ministep. Agent </w:t>
      </w:r>
      <w:r w:rsidRPr="005112E8">
        <w:rPr>
          <w:rStyle w:val="Nadruk"/>
          <w:lang w:val="en-GB"/>
        </w:rPr>
        <w:t>i</w:t>
      </w:r>
      <w:r w:rsidRPr="005112E8">
        <w:rPr>
          <w:lang w:val="en-GB"/>
        </w:rPr>
        <w:t xml:space="preserve"> is most likely to take </w:t>
      </w:r>
      <w:r>
        <w:rPr>
          <w:lang w:val="en-GB"/>
        </w:rPr>
        <w:t>the</w:t>
      </w:r>
      <w:r w:rsidRPr="005112E8">
        <w:rPr>
          <w:lang w:val="en-GB"/>
        </w:rPr>
        <w:t xml:space="preserve"> ministep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r>
        <w:rPr>
          <w:i/>
          <w:iCs/>
          <w:lang w:val="en-GB"/>
        </w:rPr>
        <w:t xml:space="preserve">i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r w:rsidRPr="008A0CFB">
        <w:rPr>
          <w:i/>
          <w:iCs/>
          <w:lang w:val="en-GB"/>
        </w:rPr>
        <w:t>x</w:t>
      </w:r>
      <w:r w:rsidRPr="008A0CFB">
        <w:rPr>
          <w:i/>
          <w:iCs/>
          <w:vertAlign w:val="subscript"/>
          <w:lang w:val="en-GB"/>
        </w:rPr>
        <w:t>a</w:t>
      </w:r>
      <w:r>
        <w:rPr>
          <w:lang w:val="en-GB"/>
        </w:rPr>
        <w:t xml:space="preserve">, </w:t>
      </w:r>
      <w:r w:rsidRPr="008A0CFB">
        <w:rPr>
          <w:i/>
          <w:iCs/>
          <w:lang w:val="en-GB"/>
        </w:rPr>
        <w:t>x</w:t>
      </w:r>
      <w:r>
        <w:rPr>
          <w:i/>
          <w:iCs/>
          <w:vertAlign w:val="subscript"/>
          <w:lang w:val="en-GB"/>
        </w:rPr>
        <w:t xml:space="preserve">b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r w:rsidRPr="008A0CFB">
        <w:rPr>
          <w:i/>
          <w:iCs/>
          <w:lang w:val="en-GB"/>
        </w:rPr>
        <w:t>x</w:t>
      </w:r>
      <w:r w:rsidRPr="008A0CFB">
        <w:rPr>
          <w:i/>
          <w:iCs/>
          <w:vertAlign w:val="subscript"/>
          <w:lang w:val="en-GB"/>
        </w:rPr>
        <w:t>a</w:t>
      </w:r>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r w:rsidRPr="005112E8">
        <w:rPr>
          <w:rStyle w:val="Nadruk"/>
          <w:vertAlign w:val="subscript"/>
          <w:lang w:val="en-GB"/>
        </w:rPr>
        <w:t>k</w:t>
      </w:r>
      <w:r w:rsidRPr="005112E8">
        <w:rPr>
          <w:rStyle w:val="Nadruk"/>
          <w:vertAlign w:val="superscript"/>
          <w:lang w:val="en-GB"/>
        </w:rPr>
        <w:t>net</w:t>
      </w:r>
      <w:r>
        <w:rPr>
          <w:lang w:val="en-GB"/>
        </w:rPr>
        <w:t xml:space="preserve">) is the ratio of the probabilities to observe network </w:t>
      </w:r>
      <w:r w:rsidRPr="008A0CFB">
        <w:rPr>
          <w:i/>
          <w:iCs/>
          <w:lang w:val="en-GB"/>
        </w:rPr>
        <w:t>x</w:t>
      </w:r>
      <w:r w:rsidRPr="008A0CFB">
        <w:rPr>
          <w:i/>
          <w:iCs/>
          <w:vertAlign w:val="subscript"/>
          <w:lang w:val="en-GB"/>
        </w:rPr>
        <w:t>a</w:t>
      </w:r>
      <w:r w:rsidRPr="008A0CFB">
        <w:rPr>
          <w:lang w:val="en-GB"/>
        </w:rPr>
        <w:t xml:space="preserve"> </w:t>
      </w:r>
      <w:r>
        <w:rPr>
          <w:lang w:val="en-GB"/>
        </w:rPr>
        <w:t xml:space="preserve">versus </w:t>
      </w:r>
      <w:r w:rsidRPr="008A0CFB">
        <w:rPr>
          <w:i/>
          <w:iCs/>
          <w:lang w:val="en-GB"/>
        </w:rPr>
        <w:t>x</w:t>
      </w:r>
      <w:r>
        <w:rPr>
          <w:i/>
          <w:iCs/>
          <w:vertAlign w:val="subscript"/>
          <w:lang w:val="en-GB"/>
        </w:rPr>
        <w:t>b</w:t>
      </w:r>
      <w:r>
        <w:rPr>
          <w:lang w:val="en-GB"/>
        </w:rPr>
        <w:t xml:space="preserve">, under the </w:t>
      </w:r>
      <w:r>
        <w:rPr>
          <w:lang w:val="en-GB"/>
        </w:rPr>
        <w:lastRenderedPageBreak/>
        <w:t xml:space="preserve">ceteris paribus condition that the only difference between these networks is that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w:t>
      </w:r>
      <w:r w:rsidRPr="008A0CFB">
        <w:rPr>
          <w:i/>
          <w:iCs/>
          <w:lang w:val="en-GB"/>
        </w:rPr>
        <w:t>x</w:t>
      </w:r>
      <w:r w:rsidRPr="008A0CFB">
        <w:rPr>
          <w:i/>
          <w:iCs/>
          <w:vertAlign w:val="subscript"/>
          <w:lang w:val="en-GB"/>
        </w:rPr>
        <w:t>a</w:t>
      </w:r>
      <w:r>
        <w:rPr>
          <w:lang w:val="en-GB"/>
        </w:rPr>
        <w:t xml:space="preserve">) -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w:t>
      </w:r>
      <w:r w:rsidRPr="008A0CFB">
        <w:rPr>
          <w:i/>
          <w:iCs/>
          <w:lang w:val="en-GB"/>
        </w:rPr>
        <w:t>x</w:t>
      </w:r>
      <w:r>
        <w:rPr>
          <w:i/>
          <w:iCs/>
          <w:vertAlign w:val="subscript"/>
          <w:lang w:val="en-GB"/>
        </w:rPr>
        <w:t>b</w:t>
      </w:r>
      <w:r>
        <w:rPr>
          <w:lang w:val="en-GB"/>
        </w:rPr>
        <w:t>) = 1.</w:t>
      </w:r>
      <w:r>
        <w:rPr>
          <w:rStyle w:val="Eindnootmarkering"/>
          <w:lang w:val="en-GB"/>
        </w:rPr>
        <w:endnoteReference w:id="3"/>
      </w:r>
      <w:r>
        <w:rPr>
          <w:lang w:val="en-GB"/>
        </w:rPr>
        <w:t xml:space="preserve"> </w:t>
      </w:r>
    </w:p>
    <w:p w14:paraId="162DBC9E" w14:textId="3C67EE60" w:rsidR="00A329CE" w:rsidRDefault="00A47350" w:rsidP="00A329CE">
      <w:pPr>
        <w:ind w:firstLine="708"/>
        <w:jc w:val="both"/>
        <w:rPr>
          <w:iCs/>
          <w:lang w:val="en-GB"/>
        </w:rPr>
      </w:pPr>
      <w:r>
        <w:rPr>
          <w:iCs/>
          <w:lang w:val="en-GB"/>
        </w:rPr>
        <w:t>Following the R</w:t>
      </w:r>
      <w:r w:rsidR="0089400E">
        <w:rPr>
          <w:iCs/>
          <w:lang w:val="en-GB"/>
        </w:rPr>
        <w:t>S</w:t>
      </w:r>
      <w:r>
        <w:rPr>
          <w:iCs/>
          <w:lang w:val="en-GB"/>
        </w:rPr>
        <w:t>iena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(uniplex)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RSiena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t>
      </w:r>
      <w:r>
        <w:rPr>
          <w:iCs/>
          <w:lang w:val="en-GB"/>
        </w:rPr>
        <w:lastRenderedPageBreak/>
        <w:t xml:space="preserve">will compare the remaining degree of segregation along the party dimension across the three dependent variables to test hypothesis 3. </w:t>
      </w:r>
    </w:p>
    <w:p w14:paraId="74354F0A" w14:textId="176F3573" w:rsidR="00A47350" w:rsidRDefault="00A47350" w:rsidP="00A47350">
      <w:pPr>
        <w:ind w:firstLine="708"/>
        <w:jc w:val="both"/>
        <w:rPr>
          <w:iCs/>
          <w:lang w:val="en-GB"/>
        </w:rPr>
      </w:pPr>
      <w:r>
        <w:rPr>
          <w:iCs/>
          <w:lang w:val="en-GB"/>
        </w:rPr>
        <w:t xml:space="preserve">In our </w:t>
      </w:r>
      <w:r w:rsidR="00A329CE">
        <w:rPr>
          <w:iCs/>
          <w:lang w:val="en-GB"/>
        </w:rPr>
        <w:t>final</w:t>
      </w:r>
      <w:r>
        <w:rPr>
          <w:iCs/>
          <w:lang w:val="en-GB"/>
        </w:rPr>
        <w:t xml:space="preserve"> model, Model 3, we added the following structural multiplex effects between on the one hand the follow-layer and on the other hand the retweet and @</w:t>
      </w:r>
      <w:r w:rsidR="00EF310A">
        <w:rPr>
          <w:iCs/>
          <w:lang w:val="en-GB"/>
        </w:rPr>
        <w:t>-</w:t>
      </w:r>
      <w:r>
        <w:rPr>
          <w:iCs/>
          <w:lang w:val="en-GB"/>
        </w:rPr>
        <w:t xml:space="preserve">mention layer: </w:t>
      </w:r>
      <w:r>
        <w:rPr>
          <w:i/>
          <w:lang w:val="en-GB"/>
        </w:rPr>
        <w:t xml:space="preserve">crprod </w:t>
      </w:r>
      <w:r>
        <w:rPr>
          <w:iCs/>
          <w:lang w:val="en-GB"/>
        </w:rPr>
        <w:t xml:space="preserve">and </w:t>
      </w:r>
      <w:r w:rsidRPr="00130FAD">
        <w:rPr>
          <w:rFonts w:ascii="CMTT10" w:hAnsi="CMTT10" w:cs="CMTT10"/>
          <w:i/>
          <w:iCs/>
          <w:lang w:val="en-GB"/>
        </w:rPr>
        <w:t>crprodRecip</w:t>
      </w:r>
      <w:r>
        <w:rPr>
          <w:iCs/>
          <w:lang w:val="en-GB"/>
        </w:rPr>
        <w:t xml:space="preserve">. Cross-network effects between the retweet and @mention layer were thus not included. </w:t>
      </w:r>
      <w:r w:rsidR="00EF310A">
        <w:rPr>
          <w:iCs/>
          <w:lang w:val="en-GB"/>
        </w:rPr>
        <w:t xml:space="preserve">With the crprod effect we assess the likelihood for an MP who has a specific relation with another MP (e.g., follower) to also ‘send’ a different relation to this MP (e.g., retweet or @-mention relation). The crprodRecip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1957D7A1" w:rsidR="00C25BA0" w:rsidRDefault="00A329CE" w:rsidP="00A47350">
      <w:pPr>
        <w:ind w:firstLine="708"/>
        <w:jc w:val="both"/>
        <w:rPr>
          <w:iCs/>
          <w:lang w:val="en-GB"/>
        </w:rPr>
      </w:pPr>
      <w:r>
        <w:rPr>
          <w:iCs/>
          <w:lang w:val="en-GB"/>
        </w:rPr>
        <w:t>Additionally and finally, w</w:t>
      </w:r>
      <w:r w:rsidR="00A47350">
        <w:rPr>
          <w:iCs/>
          <w:lang w:val="en-GB"/>
        </w:rPr>
        <w:t xml:space="preserve">ith the score test implemented in the Rsiena ‘sienaTimeTest’ function we assessed whether there was time heterogeneity present in our parameter values referring to segregation across party lines in Model 3. </w:t>
      </w:r>
    </w:p>
    <w:p w14:paraId="52B499B9" w14:textId="495FC474"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565709E" w14:textId="28963ED0" w:rsidR="00583601" w:rsidRDefault="00A80EFB" w:rsidP="008C201B">
      <w:pPr>
        <w:ind w:firstLine="0"/>
        <w:jc w:val="both"/>
        <w:rPr>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follower-followee than that they </w:t>
      </w:r>
      <w:r w:rsidR="00583601">
        <w:rPr>
          <w:lang w:val="en-US"/>
        </w:rPr>
        <w:t xml:space="preserve">regularly </w:t>
      </w:r>
      <w:r w:rsidR="00C645A5">
        <w:rPr>
          <w:lang w:val="en-US"/>
        </w:rPr>
        <w:t>retweet or @</w:t>
      </w:r>
      <w:r w:rsidR="00C21E2E">
        <w:rPr>
          <w:lang w:val="en-US"/>
        </w:rPr>
        <w:t>-</w:t>
      </w:r>
      <w:r w:rsidR="00C645A5">
        <w:rPr>
          <w:lang w:val="en-US"/>
        </w:rPr>
        <w:t xml:space="preserve">mention </w:t>
      </w:r>
      <w:r w:rsidR="00EC178B">
        <w:rPr>
          <w:lang w:val="en-US"/>
        </w:rPr>
        <w:t>each other</w:t>
      </w:r>
      <w:r w:rsidR="00583601">
        <w:rPr>
          <w:lang w:val="en-US"/>
        </w:rPr>
        <w:t>, which is logical given the architecture of the platform, with the following connections being permanent (unless actively broken)</w:t>
      </w:r>
      <w:r w:rsidR="00C645A5">
        <w:rPr>
          <w:lang w:val="en-US"/>
        </w:rPr>
        <w:t>.</w:t>
      </w:r>
      <w:r w:rsidR="001815B6">
        <w:rPr>
          <w:lang w:val="en-US"/>
        </w:rPr>
        <w:t xml:space="preserve"> </w:t>
      </w:r>
    </w:p>
    <w:p w14:paraId="6A7252DD" w14:textId="3EF1833F" w:rsidR="00DA22B4" w:rsidRPr="003F0BAF" w:rsidRDefault="00E61024" w:rsidP="00583601">
      <w:pPr>
        <w:ind w:firstLine="708"/>
        <w:jc w:val="both"/>
        <w:rPr>
          <w:bCs/>
          <w:lang w:val="en-US"/>
        </w:rPr>
      </w:pPr>
      <w:r>
        <w:rPr>
          <w:lang w:val="en-US"/>
        </w:rPr>
        <w:t>The nodes in the directed networks</w:t>
      </w:r>
      <w:r w:rsidR="00F30D36">
        <w:rPr>
          <w:lang w:val="en-US"/>
        </w:rPr>
        <w:t xml:space="preserve"> of Figure 1</w:t>
      </w:r>
      <w:r>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Pr>
          <w:lang w:val="en-US"/>
        </w:rPr>
        <w:t xml:space="preserve"> </w:t>
      </w:r>
      <w:r w:rsidR="00C645A5">
        <w:rPr>
          <w:lang w:val="en-US"/>
        </w:rPr>
        <w:t>I</w:t>
      </w:r>
      <w:r>
        <w:rPr>
          <w:lang w:val="en-US"/>
        </w:rPr>
        <w:t>n each layer of the Twitter network</w:t>
      </w:r>
      <w:r w:rsidR="000E5814">
        <w:rPr>
          <w:lang w:val="en-US"/>
        </w:rPr>
        <w:t>,</w:t>
      </w:r>
      <w:r w:rsidR="00F30D36">
        <w:rPr>
          <w:lang w:val="en-US"/>
        </w:rPr>
        <w:t xml:space="preserve"> </w:t>
      </w:r>
      <w:r>
        <w:rPr>
          <w:lang w:val="en-US"/>
        </w:rPr>
        <w:t>we observe quite some variation</w:t>
      </w:r>
      <w:r w:rsidR="004B7D20">
        <w:rPr>
          <w:lang w:val="en-US"/>
        </w:rPr>
        <w:t xml:space="preserve"> across MPs</w:t>
      </w:r>
      <w:r>
        <w:rPr>
          <w:lang w:val="en-US"/>
        </w:rPr>
        <w:t xml:space="preserve"> in outdegree </w:t>
      </w:r>
      <w:r w:rsidR="00F30D36">
        <w:rPr>
          <w:lang w:val="en-US"/>
        </w:rPr>
        <w:t>t</w:t>
      </w:r>
      <w:r>
        <w:rPr>
          <w:lang w:val="en-US"/>
        </w:rPr>
        <w:t xml:space="preserve">o which we already alluded to in the introduction. </w:t>
      </w:r>
      <w:r w:rsidR="00583601">
        <w:rPr>
          <w:lang w:val="en-US"/>
        </w:rPr>
        <w:t>However, the figure also shows that it are</w:t>
      </w:r>
      <w:r w:rsidR="00F4209E">
        <w:rPr>
          <w:lang w:val="en-US"/>
        </w:rPr>
        <w:t xml:space="preserve"> not necessarily the same MPs who have a relative high outdegree in each network layer. For example, </w:t>
      </w:r>
      <w:r w:rsidR="004C36D6">
        <w:rPr>
          <w:lang w:val="en-US"/>
        </w:rPr>
        <w:t>Pieter Heerma</w:t>
      </w:r>
      <w:r w:rsidR="00C645A5">
        <w:rPr>
          <w:lang w:val="en-US"/>
        </w:rPr>
        <w:t xml:space="preserve"> (Christian Democrats)</w:t>
      </w:r>
      <w:r w:rsidR="00F4209E">
        <w:rPr>
          <w:lang w:val="en-US"/>
        </w:rPr>
        <w:t xml:space="preserve"> follows most other MPs</w:t>
      </w:r>
      <w:r w:rsidR="004C36D6">
        <w:rPr>
          <w:lang w:val="en-US"/>
        </w:rPr>
        <w:t>, Peter Kwint</w:t>
      </w:r>
      <w:r w:rsidR="00F30D36">
        <w:rPr>
          <w:lang w:val="en-US"/>
        </w:rPr>
        <w:t>,</w:t>
      </w:r>
      <w:r w:rsidR="004C36D6">
        <w:rPr>
          <w:lang w:val="en-US"/>
        </w:rPr>
        <w:t xml:space="preserve"> </w:t>
      </w:r>
      <w:r w:rsidR="00C645A5">
        <w:rPr>
          <w:lang w:val="en-US"/>
        </w:rPr>
        <w:t>(Socialist</w:t>
      </w:r>
      <w:r w:rsidR="00583601">
        <w:rPr>
          <w:lang w:val="en-US"/>
        </w:rPr>
        <w:t>s</w:t>
      </w:r>
      <w:r w:rsidR="00C645A5">
        <w:rPr>
          <w:lang w:val="en-US"/>
        </w:rPr>
        <w:t>)</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Dilan Yesilgöz-Zegerius</w:t>
      </w:r>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That MPs hold different network positions in each layer</w:t>
      </w:r>
      <w:r w:rsidR="00583601">
        <w:rPr>
          <w:lang w:val="en-US"/>
        </w:rPr>
        <w:t>, is not just based on anecdotal or visual evidence, it</w:t>
      </w:r>
      <w:r w:rsidR="00333C70">
        <w:rPr>
          <w:lang w:val="en-US"/>
        </w:rPr>
        <w:t xml:space="preserve"> is also evidenced by the </w:t>
      </w:r>
      <w:r w:rsidR="00CD6F0D">
        <w:rPr>
          <w:lang w:val="en-US"/>
        </w:rPr>
        <w:t>modest</w:t>
      </w:r>
      <w:r w:rsidR="00333C70">
        <w:rPr>
          <w:lang w:val="en-US"/>
        </w:rPr>
        <w:t xml:space="preserve">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These observations under</w:t>
      </w:r>
      <w:r w:rsidR="00CD6F0D">
        <w:rPr>
          <w:lang w:val="en-US"/>
        </w:rPr>
        <w:t>score</w:t>
      </w:r>
      <w:r w:rsidR="00496719">
        <w:rPr>
          <w:lang w:val="en-US"/>
        </w:rPr>
        <w:t xml:space="preserve"> the importance to investigate the degree of segregation and underlying mechanism in the three network layers</w:t>
      </w:r>
      <w:r w:rsidR="00CD6F0D">
        <w:rPr>
          <w:lang w:val="en-US"/>
        </w:rPr>
        <w:t xml:space="preserve"> separately but interdependently</w:t>
      </w:r>
      <w:r w:rsidR="00496719">
        <w:rPr>
          <w:lang w:val="en-US"/>
        </w:rPr>
        <w:t xml:space="preserve">. </w:t>
      </w:r>
    </w:p>
    <w:p w14:paraId="74A23747" w14:textId="04DC393F"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w:t>
      </w:r>
      <w:r w:rsidR="00376808">
        <w:rPr>
          <w:lang w:val="en-US"/>
        </w:rPr>
        <w:t>proves</w:t>
      </w:r>
      <w:r>
        <w:rPr>
          <w:lang w:val="en-US"/>
        </w:rPr>
        <w:t xml:space="preserve"> more informative</w:t>
      </w:r>
      <w:r w:rsidR="0076718F">
        <w:rPr>
          <w:lang w:val="en-US"/>
        </w:rPr>
        <w:t xml:space="preserve"> in that respect</w:t>
      </w:r>
      <w:r w:rsidR="000C1B49">
        <w:rPr>
          <w:lang w:val="en-US"/>
        </w:rPr>
        <w:t xml:space="preserve">; the reciprocated intra-party relations become more prominent relative to inter-party relations. </w:t>
      </w:r>
      <w:r>
        <w:rPr>
          <w:lang w:val="en-US"/>
        </w:rPr>
        <w:t xml:space="preserve">It </w:t>
      </w:r>
      <w:r w:rsidR="000C1B49">
        <w:rPr>
          <w:lang w:val="en-US"/>
        </w:rPr>
        <w:t xml:space="preserve">also </w:t>
      </w:r>
      <w:r>
        <w:rPr>
          <w:lang w:val="en-US"/>
        </w:rPr>
        <w:t>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1856CB">
        <w:rPr>
          <w:lang w:val="en-US"/>
        </w:rPr>
        <w:t>, while</w:t>
      </w:r>
      <w:r w:rsidR="0024387B">
        <w:rPr>
          <w:lang w:val="en-US"/>
        </w:rPr>
        <w:t xml:space="preserve">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35756E"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t1</w:t>
            </w:r>
          </w:p>
        </w:tc>
        <w:tc>
          <w:tcPr>
            <w:tcW w:w="1280" w:type="dxa"/>
            <w:tcBorders>
              <w:top w:val="nil"/>
              <w:left w:val="nil"/>
              <w:bottom w:val="nil"/>
              <w:right w:val="nil"/>
            </w:tcBorders>
            <w:shd w:val="clear" w:color="auto" w:fill="auto"/>
            <w:vAlign w:val="center"/>
            <w:hideMark/>
          </w:tcPr>
          <w:p w14:paraId="7C83A04E"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t2</w:t>
            </w:r>
          </w:p>
        </w:tc>
        <w:tc>
          <w:tcPr>
            <w:tcW w:w="1086" w:type="dxa"/>
            <w:tcBorders>
              <w:top w:val="nil"/>
              <w:left w:val="nil"/>
              <w:bottom w:val="nil"/>
              <w:right w:val="nil"/>
            </w:tcBorders>
            <w:shd w:val="clear" w:color="auto" w:fill="auto"/>
            <w:vAlign w:val="center"/>
            <w:hideMark/>
          </w:tcPr>
          <w:p w14:paraId="60A9D6C1"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t3</w:t>
            </w:r>
          </w:p>
        </w:tc>
        <w:tc>
          <w:tcPr>
            <w:tcW w:w="1418" w:type="dxa"/>
            <w:tcBorders>
              <w:top w:val="nil"/>
              <w:left w:val="nil"/>
              <w:bottom w:val="nil"/>
              <w:right w:val="nil"/>
            </w:tcBorders>
            <w:shd w:val="clear" w:color="auto" w:fill="auto"/>
            <w:vAlign w:val="center"/>
            <w:hideMark/>
          </w:tcPr>
          <w:p w14:paraId="6EA0A538" w14:textId="7548EC71"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r w:rsidRPr="00D75A47">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3EF3FE5" w14:textId="2369AD7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2</w:t>
            </w:r>
          </w:p>
        </w:tc>
        <w:tc>
          <w:tcPr>
            <w:tcW w:w="1455" w:type="dxa"/>
            <w:tcBorders>
              <w:top w:val="nil"/>
              <w:left w:val="nil"/>
              <w:bottom w:val="nil"/>
              <w:right w:val="nil"/>
            </w:tcBorders>
            <w:shd w:val="clear" w:color="auto" w:fill="auto"/>
            <w:vAlign w:val="center"/>
            <w:hideMark/>
          </w:tcPr>
          <w:p w14:paraId="2C72F30F" w14:textId="4B5ECB95"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3</w:t>
            </w:r>
          </w:p>
        </w:tc>
        <w:tc>
          <w:tcPr>
            <w:tcW w:w="1040" w:type="dxa"/>
            <w:tcBorders>
              <w:top w:val="nil"/>
              <w:left w:val="nil"/>
              <w:bottom w:val="nil"/>
              <w:right w:val="nil"/>
            </w:tcBorders>
            <w:shd w:val="clear" w:color="auto" w:fill="auto"/>
            <w:vAlign w:val="center"/>
            <w:hideMark/>
          </w:tcPr>
          <w:p w14:paraId="50E3492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3A799084"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t2</w:t>
            </w:r>
          </w:p>
        </w:tc>
        <w:tc>
          <w:tcPr>
            <w:tcW w:w="1040" w:type="dxa"/>
            <w:tcBorders>
              <w:top w:val="nil"/>
              <w:left w:val="nil"/>
              <w:bottom w:val="nil"/>
              <w:right w:val="nil"/>
            </w:tcBorders>
            <w:shd w:val="clear" w:color="auto" w:fill="auto"/>
            <w:vAlign w:val="center"/>
            <w:hideMark/>
          </w:tcPr>
          <w:p w14:paraId="64A9F8C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35756E"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t1</w:t>
            </w:r>
          </w:p>
        </w:tc>
        <w:tc>
          <w:tcPr>
            <w:tcW w:w="1273" w:type="dxa"/>
            <w:tcBorders>
              <w:top w:val="nil"/>
              <w:left w:val="nil"/>
              <w:bottom w:val="nil"/>
              <w:right w:val="nil"/>
            </w:tcBorders>
            <w:shd w:val="clear" w:color="auto" w:fill="auto"/>
            <w:vAlign w:val="center"/>
            <w:hideMark/>
          </w:tcPr>
          <w:p w14:paraId="39F061C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t2</w:t>
            </w:r>
          </w:p>
        </w:tc>
        <w:tc>
          <w:tcPr>
            <w:tcW w:w="1282" w:type="dxa"/>
            <w:tcBorders>
              <w:top w:val="nil"/>
              <w:left w:val="nil"/>
              <w:bottom w:val="nil"/>
              <w:right w:val="nil"/>
            </w:tcBorders>
            <w:shd w:val="clear" w:color="auto" w:fill="auto"/>
            <w:vAlign w:val="center"/>
            <w:hideMark/>
          </w:tcPr>
          <w:p w14:paraId="55E4B516"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t3</w:t>
            </w:r>
          </w:p>
        </w:tc>
        <w:tc>
          <w:tcPr>
            <w:tcW w:w="1368" w:type="dxa"/>
            <w:tcBorders>
              <w:top w:val="nil"/>
              <w:left w:val="nil"/>
              <w:bottom w:val="nil"/>
              <w:right w:val="nil"/>
            </w:tcBorders>
            <w:shd w:val="clear" w:color="auto" w:fill="auto"/>
            <w:vAlign w:val="center"/>
            <w:hideMark/>
          </w:tcPr>
          <w:p w14:paraId="4203EF00" w14:textId="53BD0BA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BF49CF5" w14:textId="38938EA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368" w:type="dxa"/>
            <w:tcBorders>
              <w:top w:val="nil"/>
              <w:left w:val="nil"/>
              <w:bottom w:val="nil"/>
              <w:right w:val="nil"/>
            </w:tcBorders>
            <w:shd w:val="clear" w:color="auto" w:fill="auto"/>
            <w:vAlign w:val="center"/>
            <w:hideMark/>
          </w:tcPr>
          <w:p w14:paraId="62362131" w14:textId="65B360CF"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51A44BD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26FF28D1"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t2</w:t>
            </w:r>
          </w:p>
        </w:tc>
        <w:tc>
          <w:tcPr>
            <w:tcW w:w="1106" w:type="dxa"/>
            <w:tcBorders>
              <w:top w:val="nil"/>
              <w:left w:val="nil"/>
              <w:bottom w:val="nil"/>
              <w:right w:val="nil"/>
            </w:tcBorders>
            <w:shd w:val="clear" w:color="auto" w:fill="auto"/>
            <w:vAlign w:val="center"/>
            <w:hideMark/>
          </w:tcPr>
          <w:p w14:paraId="25CD9100"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sex</w:t>
            </w:r>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35756E"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r w:rsidRPr="00CE336F">
              <w:rPr>
                <w:rFonts w:eastAsia="Times New Roman" w:cstheme="minorHAnsi"/>
                <w:color w:val="000000"/>
                <w:lang w:val="en-US"/>
              </w:rPr>
              <w:t>Assortativity</w:t>
            </w:r>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185A6A48"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following t1</w:t>
            </w:r>
          </w:p>
        </w:tc>
        <w:tc>
          <w:tcPr>
            <w:tcW w:w="1280" w:type="dxa"/>
            <w:tcBorders>
              <w:top w:val="nil"/>
              <w:left w:val="nil"/>
              <w:bottom w:val="nil"/>
              <w:right w:val="nil"/>
            </w:tcBorders>
            <w:shd w:val="clear" w:color="auto" w:fill="auto"/>
            <w:vAlign w:val="center"/>
            <w:hideMark/>
          </w:tcPr>
          <w:p w14:paraId="75C74302" w14:textId="67B69647"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following t2</w:t>
            </w:r>
          </w:p>
        </w:tc>
        <w:tc>
          <w:tcPr>
            <w:tcW w:w="1329" w:type="dxa"/>
            <w:tcBorders>
              <w:top w:val="nil"/>
              <w:left w:val="nil"/>
              <w:bottom w:val="nil"/>
              <w:right w:val="nil"/>
            </w:tcBorders>
            <w:shd w:val="clear" w:color="auto" w:fill="auto"/>
            <w:vAlign w:val="center"/>
            <w:hideMark/>
          </w:tcPr>
          <w:p w14:paraId="786288CD" w14:textId="14A0042A"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following t3</w:t>
            </w:r>
          </w:p>
        </w:tc>
        <w:tc>
          <w:tcPr>
            <w:tcW w:w="1458" w:type="dxa"/>
            <w:tcBorders>
              <w:top w:val="nil"/>
              <w:left w:val="nil"/>
              <w:bottom w:val="nil"/>
              <w:right w:val="nil"/>
            </w:tcBorders>
            <w:shd w:val="clear" w:color="auto" w:fill="auto"/>
            <w:vAlign w:val="center"/>
            <w:hideMark/>
          </w:tcPr>
          <w:p w14:paraId="77272205" w14:textId="4A1D973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418" w:type="dxa"/>
            <w:tcBorders>
              <w:top w:val="nil"/>
              <w:left w:val="nil"/>
              <w:bottom w:val="nil"/>
              <w:right w:val="nil"/>
            </w:tcBorders>
            <w:shd w:val="clear" w:color="auto" w:fill="auto"/>
            <w:vAlign w:val="center"/>
            <w:hideMark/>
          </w:tcPr>
          <w:p w14:paraId="33511C45" w14:textId="42BA5935"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417" w:type="dxa"/>
            <w:tcBorders>
              <w:top w:val="nil"/>
              <w:left w:val="nil"/>
              <w:bottom w:val="nil"/>
              <w:right w:val="nil"/>
            </w:tcBorders>
            <w:shd w:val="clear" w:color="auto" w:fill="auto"/>
            <w:vAlign w:val="center"/>
            <w:hideMark/>
          </w:tcPr>
          <w:p w14:paraId="49B63FAF" w14:textId="665D8F0B"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6FB5F463" w14:textId="09839108"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retweets t1</w:t>
            </w:r>
          </w:p>
        </w:tc>
        <w:tc>
          <w:tcPr>
            <w:tcW w:w="1120" w:type="dxa"/>
            <w:tcBorders>
              <w:top w:val="nil"/>
              <w:left w:val="nil"/>
              <w:bottom w:val="nil"/>
              <w:right w:val="nil"/>
            </w:tcBorders>
            <w:shd w:val="clear" w:color="auto" w:fill="auto"/>
            <w:vAlign w:val="center"/>
            <w:hideMark/>
          </w:tcPr>
          <w:p w14:paraId="326D75AC" w14:textId="4AA2B162"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retweets t2</w:t>
            </w:r>
          </w:p>
        </w:tc>
        <w:tc>
          <w:tcPr>
            <w:tcW w:w="1106" w:type="dxa"/>
            <w:tcBorders>
              <w:top w:val="nil"/>
              <w:left w:val="nil"/>
              <w:bottom w:val="nil"/>
              <w:right w:val="nil"/>
            </w:tcBorders>
            <w:shd w:val="clear" w:color="auto" w:fill="auto"/>
            <w:vAlign w:val="center"/>
            <w:hideMark/>
          </w:tcPr>
          <w:p w14:paraId="2C481D21" w14:textId="4FB92067"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retweets 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sex</w:t>
            </w:r>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r w:rsidRPr="001856CB">
              <w:rPr>
                <w:rFonts w:cstheme="minorHAnsi"/>
                <w:color w:val="000000"/>
              </w:rPr>
              <w:t>age</w:t>
            </w:r>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r w:rsidRPr="001856CB">
              <w:rPr>
                <w:rFonts w:cstheme="minorHAnsi"/>
                <w:color w:val="000000"/>
              </w:rPr>
              <w:t>ethnicity</w:t>
            </w:r>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0CD2B008"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D75A47">
        <w:rPr>
          <w:lang w:val="en-US"/>
        </w:rPr>
        <w:t>t</w:t>
      </w:r>
      <w:r>
        <w:rPr>
          <w:lang w:val="en-US"/>
        </w:rPr>
        <w: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Assortativity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dimensions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Assortativity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r w:rsidR="00E25AEA">
        <w:rPr>
          <w:lang w:val="en-US"/>
        </w:rPr>
        <w:t>A</w:t>
      </w:r>
      <w:r>
        <w:rPr>
          <w:lang w:val="en-US"/>
        </w:rPr>
        <w:t xml:space="preserve">ssortativity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425D5502"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r w:rsidR="00B23D36">
        <w:rPr>
          <w:i/>
          <w:iCs/>
          <w:lang w:val="en-US"/>
        </w:rPr>
        <w:t xml:space="preserve"> time</w:t>
      </w:r>
    </w:p>
    <w:p w14:paraId="16C18F2F" w14:textId="4FE1FD43" w:rsidR="00C73EC4"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increases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decreased over time. This </w:t>
      </w:r>
      <w:r w:rsidR="004C68E6">
        <w:rPr>
          <w:lang w:val="en-US"/>
        </w:rPr>
        <w:t xml:space="preserve">reflects that our time point moved away from the elections: </w:t>
      </w:r>
      <w:r>
        <w:rPr>
          <w:lang w:val="en-US"/>
        </w:rPr>
        <w:t xml:space="preserve">after the campaigning period of the elections and government formation, politicians feel less of an urge to be visible for their electorate via Twitter and </w:t>
      </w:r>
      <w:r>
        <w:rPr>
          <w:lang w:val="en-US"/>
        </w:rPr>
        <w:lastRenderedPageBreak/>
        <w:t>take it a notch back after the intensive and energy-consuming events elections are. However, regarding the segregation patterns</w:t>
      </w:r>
      <w:r w:rsidR="001D06C6">
        <w:rPr>
          <w:lang w:val="en-US"/>
        </w:rPr>
        <w:t xml:space="preserve"> along party division lines</w:t>
      </w:r>
      <w:r>
        <w:rPr>
          <w:lang w:val="en-US"/>
        </w:rPr>
        <w:t xml:space="preserve">, we observe no discernible trends in our time-window. </w:t>
      </w:r>
    </w:p>
    <w:p w14:paraId="0CE6A554" w14:textId="77777777" w:rsidR="00A83D6E" w:rsidRDefault="00A83D6E" w:rsidP="000D1953">
      <w:pPr>
        <w:ind w:firstLine="0"/>
        <w:jc w:val="both"/>
        <w:rPr>
          <w:b/>
          <w:bCs/>
          <w:i/>
          <w:lang w:val="en-GB"/>
        </w:rPr>
      </w:pPr>
    </w:p>
    <w:tbl>
      <w:tblPr>
        <w:tblW w:w="10400"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A83D6E" w:rsidRPr="00A83D6E" w14:paraId="26175888" w14:textId="77777777" w:rsidTr="00A83D6E">
        <w:trPr>
          <w:trHeight w:val="315"/>
        </w:trPr>
        <w:tc>
          <w:tcPr>
            <w:tcW w:w="10400" w:type="dxa"/>
            <w:gridSpan w:val="7"/>
            <w:tcBorders>
              <w:top w:val="nil"/>
              <w:left w:val="nil"/>
              <w:bottom w:val="single" w:sz="8" w:space="0" w:color="auto"/>
              <w:right w:val="nil"/>
            </w:tcBorders>
            <w:shd w:val="clear" w:color="auto" w:fill="auto"/>
            <w:noWrap/>
            <w:vAlign w:val="center"/>
            <w:hideMark/>
          </w:tcPr>
          <w:p w14:paraId="495D9484" w14:textId="57B10014" w:rsidR="00A83D6E" w:rsidRPr="00A83D6E" w:rsidRDefault="00A83D6E" w:rsidP="00A83D6E">
            <w:pPr>
              <w:spacing w:line="240" w:lineRule="auto"/>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4. </w:t>
            </w:r>
            <w:r w:rsidRPr="00A83D6E">
              <w:rPr>
                <w:rFonts w:ascii="Calibri" w:eastAsia="Times New Roman" w:hAnsi="Calibri" w:cs="Calibri"/>
                <w:color w:val="000000"/>
                <w:lang w:val="en-GB" w:eastAsia="nl-NL"/>
              </w:rPr>
              <w:t>Multiplex RSiena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A83D6E" w:rsidRPr="00A83D6E" w14:paraId="479B8F19" w14:textId="77777777" w:rsidTr="00A83D6E">
        <w:trPr>
          <w:trHeight w:val="300"/>
        </w:trPr>
        <w:tc>
          <w:tcPr>
            <w:tcW w:w="4640" w:type="dxa"/>
            <w:tcBorders>
              <w:top w:val="nil"/>
              <w:left w:val="nil"/>
              <w:bottom w:val="nil"/>
              <w:right w:val="nil"/>
            </w:tcBorders>
            <w:shd w:val="clear" w:color="auto" w:fill="auto"/>
            <w:noWrap/>
            <w:vAlign w:val="bottom"/>
            <w:hideMark/>
          </w:tcPr>
          <w:p w14:paraId="68AC254E" w14:textId="77777777" w:rsidR="00A83D6E" w:rsidRPr="00A83D6E" w:rsidRDefault="00A83D6E" w:rsidP="00A83D6E">
            <w:pPr>
              <w:spacing w:line="240" w:lineRule="auto"/>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F20219D"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EB65CAC"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350E2E1E"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C0C03A5"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3F4CD78"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117B709A"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A83D6E" w:rsidRPr="00A83D6E" w14:paraId="499F6A6D" w14:textId="77777777" w:rsidTr="00A83D6E">
        <w:trPr>
          <w:trHeight w:val="300"/>
        </w:trPr>
        <w:tc>
          <w:tcPr>
            <w:tcW w:w="4640" w:type="dxa"/>
            <w:tcBorders>
              <w:top w:val="nil"/>
              <w:left w:val="nil"/>
              <w:bottom w:val="single" w:sz="4" w:space="0" w:color="auto"/>
              <w:right w:val="nil"/>
            </w:tcBorders>
            <w:shd w:val="clear" w:color="auto" w:fill="auto"/>
            <w:noWrap/>
            <w:vAlign w:val="center"/>
            <w:hideMark/>
          </w:tcPr>
          <w:p w14:paraId="35CD930A"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2A8EC21F"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following</w:t>
            </w:r>
          </w:p>
        </w:tc>
        <w:tc>
          <w:tcPr>
            <w:tcW w:w="1920" w:type="dxa"/>
            <w:gridSpan w:val="2"/>
            <w:tcBorders>
              <w:top w:val="nil"/>
              <w:left w:val="nil"/>
              <w:bottom w:val="single" w:sz="4" w:space="0" w:color="auto"/>
              <w:right w:val="nil"/>
            </w:tcBorders>
            <w:shd w:val="clear" w:color="auto" w:fill="auto"/>
            <w:vAlign w:val="center"/>
            <w:hideMark/>
          </w:tcPr>
          <w:p w14:paraId="41B9F0C9"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15571A7A"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retweets</w:t>
            </w:r>
          </w:p>
        </w:tc>
      </w:tr>
      <w:tr w:rsidR="00A83D6E" w:rsidRPr="00A83D6E" w14:paraId="4ECBA776" w14:textId="77777777" w:rsidTr="00A83D6E">
        <w:trPr>
          <w:trHeight w:val="300"/>
        </w:trPr>
        <w:tc>
          <w:tcPr>
            <w:tcW w:w="4640" w:type="dxa"/>
            <w:tcBorders>
              <w:top w:val="nil"/>
              <w:left w:val="nil"/>
              <w:bottom w:val="nil"/>
              <w:right w:val="nil"/>
            </w:tcBorders>
            <w:shd w:val="clear" w:color="auto" w:fill="auto"/>
            <w:noWrap/>
            <w:vAlign w:val="bottom"/>
            <w:hideMark/>
          </w:tcPr>
          <w:p w14:paraId="03C2A29B"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5CE4C0F7"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A83D6E" w:rsidRPr="00A83D6E" w14:paraId="05613782"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75E42AA3"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single" w:sz="4" w:space="0" w:color="auto"/>
              <w:right w:val="nil"/>
            </w:tcBorders>
            <w:shd w:val="clear" w:color="auto" w:fill="auto"/>
            <w:vAlign w:val="center"/>
            <w:hideMark/>
          </w:tcPr>
          <w:p w14:paraId="4D44A81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5DF0BA4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77279D7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45D0F6B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C95702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0BFD097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A83D6E" w:rsidRPr="00A83D6E" w14:paraId="4AE00684" w14:textId="77777777" w:rsidTr="00A83D6E">
        <w:trPr>
          <w:trHeight w:val="300"/>
        </w:trPr>
        <w:tc>
          <w:tcPr>
            <w:tcW w:w="4640" w:type="dxa"/>
            <w:tcBorders>
              <w:top w:val="nil"/>
              <w:left w:val="nil"/>
              <w:bottom w:val="nil"/>
              <w:right w:val="nil"/>
            </w:tcBorders>
            <w:shd w:val="clear" w:color="auto" w:fill="auto"/>
            <w:vAlign w:val="center"/>
            <w:hideMark/>
          </w:tcPr>
          <w:p w14:paraId="7D9B33D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61FBE9A"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A83D6E" w:rsidRPr="00A83D6E" w14:paraId="6A6FC607" w14:textId="77777777" w:rsidTr="00A83D6E">
        <w:trPr>
          <w:trHeight w:val="300"/>
        </w:trPr>
        <w:tc>
          <w:tcPr>
            <w:tcW w:w="4640" w:type="dxa"/>
            <w:tcBorders>
              <w:top w:val="nil"/>
              <w:left w:val="nil"/>
              <w:bottom w:val="nil"/>
              <w:right w:val="nil"/>
            </w:tcBorders>
            <w:shd w:val="clear" w:color="auto" w:fill="auto"/>
            <w:vAlign w:val="center"/>
            <w:hideMark/>
          </w:tcPr>
          <w:p w14:paraId="0F66D75D"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vAlign w:val="center"/>
            <w:hideMark/>
          </w:tcPr>
          <w:p w14:paraId="7760C35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6335937"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0AF2873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1539587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5402A14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03F1B31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A83D6E" w:rsidRPr="00A83D6E" w14:paraId="53981BC2" w14:textId="77777777" w:rsidTr="00A83D6E">
        <w:trPr>
          <w:trHeight w:val="300"/>
        </w:trPr>
        <w:tc>
          <w:tcPr>
            <w:tcW w:w="4640" w:type="dxa"/>
            <w:tcBorders>
              <w:top w:val="nil"/>
              <w:left w:val="nil"/>
              <w:bottom w:val="nil"/>
              <w:right w:val="nil"/>
            </w:tcBorders>
            <w:shd w:val="clear" w:color="auto" w:fill="auto"/>
            <w:noWrap/>
            <w:vAlign w:val="center"/>
            <w:hideMark/>
          </w:tcPr>
          <w:p w14:paraId="5D0CEA7C"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sex</w:t>
            </w:r>
          </w:p>
        </w:tc>
        <w:tc>
          <w:tcPr>
            <w:tcW w:w="960" w:type="dxa"/>
            <w:tcBorders>
              <w:top w:val="nil"/>
              <w:left w:val="nil"/>
              <w:bottom w:val="nil"/>
              <w:right w:val="nil"/>
            </w:tcBorders>
            <w:shd w:val="clear" w:color="auto" w:fill="auto"/>
            <w:vAlign w:val="center"/>
            <w:hideMark/>
          </w:tcPr>
          <w:p w14:paraId="538C7F1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4FF5AD9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F105D5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51D94E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18A7A52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7276D36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A83D6E" w:rsidRPr="00A83D6E" w14:paraId="76D18036" w14:textId="77777777" w:rsidTr="00A83D6E">
        <w:trPr>
          <w:trHeight w:val="300"/>
        </w:trPr>
        <w:tc>
          <w:tcPr>
            <w:tcW w:w="4640" w:type="dxa"/>
            <w:tcBorders>
              <w:top w:val="nil"/>
              <w:left w:val="nil"/>
              <w:bottom w:val="nil"/>
              <w:right w:val="nil"/>
            </w:tcBorders>
            <w:shd w:val="clear" w:color="auto" w:fill="auto"/>
            <w:noWrap/>
            <w:vAlign w:val="center"/>
            <w:hideMark/>
          </w:tcPr>
          <w:p w14:paraId="0D6DD47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(absolute) age difference</w:t>
            </w:r>
          </w:p>
        </w:tc>
        <w:tc>
          <w:tcPr>
            <w:tcW w:w="960" w:type="dxa"/>
            <w:tcBorders>
              <w:top w:val="nil"/>
              <w:left w:val="nil"/>
              <w:bottom w:val="nil"/>
              <w:right w:val="nil"/>
            </w:tcBorders>
            <w:shd w:val="clear" w:color="auto" w:fill="auto"/>
            <w:vAlign w:val="center"/>
            <w:hideMark/>
          </w:tcPr>
          <w:p w14:paraId="497DB8A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772167B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5795705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1B027ED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49C7AB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0C0D570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A83D6E" w:rsidRPr="00A83D6E" w14:paraId="12A679A1" w14:textId="77777777" w:rsidTr="00A83D6E">
        <w:trPr>
          <w:trHeight w:val="300"/>
        </w:trPr>
        <w:tc>
          <w:tcPr>
            <w:tcW w:w="4640" w:type="dxa"/>
            <w:tcBorders>
              <w:top w:val="nil"/>
              <w:left w:val="nil"/>
              <w:bottom w:val="single" w:sz="4" w:space="0" w:color="auto"/>
              <w:right w:val="nil"/>
            </w:tcBorders>
            <w:shd w:val="clear" w:color="auto" w:fill="auto"/>
            <w:noWrap/>
            <w:vAlign w:val="center"/>
            <w:hideMark/>
          </w:tcPr>
          <w:p w14:paraId="5E30866F" w14:textId="77777777" w:rsidR="00A83D6E" w:rsidRPr="00A83D6E" w:rsidRDefault="00A83D6E" w:rsidP="00A83D6E">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06A2430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19F2B3F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EEFFD8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7DEE1B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2C86EF7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4F9E9AD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A83D6E" w:rsidRPr="00A83D6E" w14:paraId="7EB10904" w14:textId="77777777" w:rsidTr="00A83D6E">
        <w:trPr>
          <w:trHeight w:val="300"/>
        </w:trPr>
        <w:tc>
          <w:tcPr>
            <w:tcW w:w="4640" w:type="dxa"/>
            <w:tcBorders>
              <w:top w:val="nil"/>
              <w:left w:val="nil"/>
              <w:bottom w:val="nil"/>
              <w:right w:val="nil"/>
            </w:tcBorders>
            <w:shd w:val="clear" w:color="auto" w:fill="auto"/>
            <w:noWrap/>
            <w:vAlign w:val="bottom"/>
            <w:hideMark/>
          </w:tcPr>
          <w:p w14:paraId="1794DB5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4AEBDB8"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A83D6E" w:rsidRPr="00A83D6E" w14:paraId="264D1BCE" w14:textId="77777777" w:rsidTr="00A83D6E">
        <w:trPr>
          <w:trHeight w:val="300"/>
        </w:trPr>
        <w:tc>
          <w:tcPr>
            <w:tcW w:w="4640" w:type="dxa"/>
            <w:tcBorders>
              <w:top w:val="nil"/>
              <w:left w:val="nil"/>
              <w:bottom w:val="nil"/>
              <w:right w:val="nil"/>
            </w:tcBorders>
            <w:shd w:val="clear" w:color="auto" w:fill="auto"/>
            <w:vAlign w:val="center"/>
            <w:hideMark/>
          </w:tcPr>
          <w:p w14:paraId="68B3E21A"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vAlign w:val="center"/>
            <w:hideMark/>
          </w:tcPr>
          <w:p w14:paraId="57F5DED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0E724DA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218A81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6F5B10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6A95539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7DB510A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A83D6E" w:rsidRPr="00A83D6E" w14:paraId="7E85778D" w14:textId="77777777" w:rsidTr="00A83D6E">
        <w:trPr>
          <w:trHeight w:val="300"/>
        </w:trPr>
        <w:tc>
          <w:tcPr>
            <w:tcW w:w="4640" w:type="dxa"/>
            <w:tcBorders>
              <w:top w:val="nil"/>
              <w:left w:val="nil"/>
              <w:bottom w:val="nil"/>
              <w:right w:val="nil"/>
            </w:tcBorders>
            <w:shd w:val="clear" w:color="auto" w:fill="auto"/>
            <w:noWrap/>
            <w:vAlign w:val="center"/>
            <w:hideMark/>
          </w:tcPr>
          <w:p w14:paraId="773083C7"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sex</w:t>
            </w:r>
          </w:p>
        </w:tc>
        <w:tc>
          <w:tcPr>
            <w:tcW w:w="960" w:type="dxa"/>
            <w:tcBorders>
              <w:top w:val="nil"/>
              <w:left w:val="nil"/>
              <w:bottom w:val="nil"/>
              <w:right w:val="nil"/>
            </w:tcBorders>
            <w:shd w:val="clear" w:color="auto" w:fill="auto"/>
            <w:vAlign w:val="center"/>
            <w:hideMark/>
          </w:tcPr>
          <w:p w14:paraId="1B3C503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73DF4A8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583B7F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7D8AC2AD"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F5B65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04552C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A83D6E" w:rsidRPr="00A83D6E" w14:paraId="6502ABC6" w14:textId="77777777" w:rsidTr="00A83D6E">
        <w:trPr>
          <w:trHeight w:val="300"/>
        </w:trPr>
        <w:tc>
          <w:tcPr>
            <w:tcW w:w="4640" w:type="dxa"/>
            <w:tcBorders>
              <w:top w:val="nil"/>
              <w:left w:val="nil"/>
              <w:bottom w:val="nil"/>
              <w:right w:val="nil"/>
            </w:tcBorders>
            <w:shd w:val="clear" w:color="auto" w:fill="auto"/>
            <w:noWrap/>
            <w:vAlign w:val="center"/>
            <w:hideMark/>
          </w:tcPr>
          <w:p w14:paraId="61486591"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(absolute) age difference</w:t>
            </w:r>
          </w:p>
        </w:tc>
        <w:tc>
          <w:tcPr>
            <w:tcW w:w="960" w:type="dxa"/>
            <w:tcBorders>
              <w:top w:val="nil"/>
              <w:left w:val="nil"/>
              <w:bottom w:val="nil"/>
              <w:right w:val="nil"/>
            </w:tcBorders>
            <w:shd w:val="clear" w:color="auto" w:fill="auto"/>
            <w:vAlign w:val="center"/>
            <w:hideMark/>
          </w:tcPr>
          <w:p w14:paraId="316D51F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9EDD52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173F5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AE6B8D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04DD2B8"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499A2AE"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72777D64" w14:textId="77777777" w:rsidTr="00A83D6E">
        <w:trPr>
          <w:trHeight w:val="300"/>
        </w:trPr>
        <w:tc>
          <w:tcPr>
            <w:tcW w:w="4640" w:type="dxa"/>
            <w:tcBorders>
              <w:top w:val="nil"/>
              <w:left w:val="nil"/>
              <w:bottom w:val="nil"/>
              <w:right w:val="nil"/>
            </w:tcBorders>
            <w:shd w:val="clear" w:color="auto" w:fill="auto"/>
            <w:noWrap/>
            <w:vAlign w:val="center"/>
            <w:hideMark/>
          </w:tcPr>
          <w:p w14:paraId="3284BE78" w14:textId="77777777" w:rsidR="00A83D6E" w:rsidRPr="00A83D6E" w:rsidRDefault="00A83D6E" w:rsidP="00A83D6E">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98BDEE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75F23D0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691CD0F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18AA62C"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F15B02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4E140E5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A83D6E" w:rsidRPr="00A83D6E" w14:paraId="351C7187" w14:textId="77777777" w:rsidTr="00A83D6E">
        <w:trPr>
          <w:trHeight w:val="300"/>
        </w:trPr>
        <w:tc>
          <w:tcPr>
            <w:tcW w:w="4640" w:type="dxa"/>
            <w:tcBorders>
              <w:top w:val="nil"/>
              <w:left w:val="nil"/>
              <w:bottom w:val="nil"/>
              <w:right w:val="nil"/>
            </w:tcBorders>
            <w:shd w:val="clear" w:color="auto" w:fill="auto"/>
            <w:vAlign w:val="center"/>
            <w:hideMark/>
          </w:tcPr>
          <w:p w14:paraId="6D125857"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retweets</w:t>
            </w:r>
          </w:p>
        </w:tc>
        <w:tc>
          <w:tcPr>
            <w:tcW w:w="960" w:type="dxa"/>
            <w:tcBorders>
              <w:top w:val="nil"/>
              <w:left w:val="nil"/>
              <w:bottom w:val="nil"/>
              <w:right w:val="nil"/>
            </w:tcBorders>
            <w:shd w:val="clear" w:color="auto" w:fill="auto"/>
            <w:vAlign w:val="center"/>
            <w:hideMark/>
          </w:tcPr>
          <w:p w14:paraId="73D3FAE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264DBFD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0FC59D6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2B3473C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164965D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8D4C1D3"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7FC639B5" w14:textId="77777777" w:rsidTr="00A83D6E">
        <w:trPr>
          <w:trHeight w:val="300"/>
        </w:trPr>
        <w:tc>
          <w:tcPr>
            <w:tcW w:w="4640" w:type="dxa"/>
            <w:tcBorders>
              <w:top w:val="nil"/>
              <w:left w:val="nil"/>
              <w:bottom w:val="nil"/>
              <w:right w:val="nil"/>
            </w:tcBorders>
            <w:shd w:val="clear" w:color="auto" w:fill="auto"/>
            <w:vAlign w:val="center"/>
            <w:hideMark/>
          </w:tcPr>
          <w:p w14:paraId="1F3C1286"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retweets</w:t>
            </w:r>
          </w:p>
        </w:tc>
        <w:tc>
          <w:tcPr>
            <w:tcW w:w="960" w:type="dxa"/>
            <w:tcBorders>
              <w:top w:val="nil"/>
              <w:left w:val="nil"/>
              <w:bottom w:val="nil"/>
              <w:right w:val="nil"/>
            </w:tcBorders>
            <w:shd w:val="clear" w:color="auto" w:fill="auto"/>
            <w:vAlign w:val="center"/>
            <w:hideMark/>
          </w:tcPr>
          <w:p w14:paraId="5E9F674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244A35BC"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4DFC3B7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0816F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60A1B76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70617A7"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6FF8193F" w14:textId="77777777" w:rsidTr="00A83D6E">
        <w:trPr>
          <w:trHeight w:val="300"/>
        </w:trPr>
        <w:tc>
          <w:tcPr>
            <w:tcW w:w="4640" w:type="dxa"/>
            <w:tcBorders>
              <w:top w:val="nil"/>
              <w:left w:val="nil"/>
              <w:bottom w:val="nil"/>
              <w:right w:val="nil"/>
            </w:tcBorders>
            <w:shd w:val="clear" w:color="auto" w:fill="auto"/>
            <w:vAlign w:val="center"/>
            <w:hideMark/>
          </w:tcPr>
          <w:p w14:paraId="72A0BF00"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following</w:t>
            </w:r>
          </w:p>
        </w:tc>
        <w:tc>
          <w:tcPr>
            <w:tcW w:w="960" w:type="dxa"/>
            <w:tcBorders>
              <w:top w:val="nil"/>
              <w:left w:val="nil"/>
              <w:bottom w:val="nil"/>
              <w:right w:val="nil"/>
            </w:tcBorders>
            <w:shd w:val="clear" w:color="auto" w:fill="auto"/>
            <w:vAlign w:val="center"/>
            <w:hideMark/>
          </w:tcPr>
          <w:p w14:paraId="1BCC52B8"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88E3018"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D7B4A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5B3948E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FAE73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2285541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A83D6E" w:rsidRPr="00A83D6E" w14:paraId="27F3BB17" w14:textId="77777777" w:rsidTr="00A83D6E">
        <w:trPr>
          <w:trHeight w:val="300"/>
        </w:trPr>
        <w:tc>
          <w:tcPr>
            <w:tcW w:w="4640" w:type="dxa"/>
            <w:tcBorders>
              <w:top w:val="nil"/>
              <w:left w:val="nil"/>
              <w:bottom w:val="nil"/>
              <w:right w:val="nil"/>
            </w:tcBorders>
            <w:shd w:val="clear" w:color="auto" w:fill="auto"/>
            <w:vAlign w:val="center"/>
            <w:hideMark/>
          </w:tcPr>
          <w:p w14:paraId="1BED81B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following</w:t>
            </w:r>
          </w:p>
        </w:tc>
        <w:tc>
          <w:tcPr>
            <w:tcW w:w="960" w:type="dxa"/>
            <w:tcBorders>
              <w:top w:val="nil"/>
              <w:left w:val="nil"/>
              <w:bottom w:val="nil"/>
              <w:right w:val="nil"/>
            </w:tcBorders>
            <w:shd w:val="clear" w:color="auto" w:fill="auto"/>
            <w:vAlign w:val="center"/>
            <w:hideMark/>
          </w:tcPr>
          <w:p w14:paraId="0197399B"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2189B22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A84102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776D98C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428AE73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5D498B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A83D6E" w:rsidRPr="00A83D6E" w14:paraId="0790640A" w14:textId="77777777" w:rsidTr="00A83D6E">
        <w:trPr>
          <w:trHeight w:val="300"/>
        </w:trPr>
        <w:tc>
          <w:tcPr>
            <w:tcW w:w="4640" w:type="dxa"/>
            <w:tcBorders>
              <w:top w:val="nil"/>
              <w:left w:val="nil"/>
              <w:bottom w:val="nil"/>
              <w:right w:val="nil"/>
            </w:tcBorders>
            <w:shd w:val="clear" w:color="auto" w:fill="auto"/>
            <w:vAlign w:val="center"/>
            <w:hideMark/>
          </w:tcPr>
          <w:p w14:paraId="4C5D1894"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2A84BA96"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0F6D7A5"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8BBB5E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43E140B"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C93BB8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5A8DA8C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A83D6E" w:rsidRPr="00A83D6E" w14:paraId="49EF27EE"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495A7846"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@-mentions</w:t>
            </w:r>
          </w:p>
        </w:tc>
        <w:tc>
          <w:tcPr>
            <w:tcW w:w="960" w:type="dxa"/>
            <w:tcBorders>
              <w:top w:val="nil"/>
              <w:left w:val="nil"/>
              <w:bottom w:val="single" w:sz="4" w:space="0" w:color="auto"/>
              <w:right w:val="nil"/>
            </w:tcBorders>
            <w:shd w:val="clear" w:color="auto" w:fill="auto"/>
            <w:noWrap/>
            <w:vAlign w:val="center"/>
            <w:hideMark/>
          </w:tcPr>
          <w:p w14:paraId="2EC4E874"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53166782"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1D8DB700"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60B24D7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3353DA7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F05B6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A83D6E" w:rsidRPr="00A83D6E" w14:paraId="4BED721B" w14:textId="77777777" w:rsidTr="00A83D6E">
        <w:trPr>
          <w:trHeight w:val="300"/>
        </w:trPr>
        <w:tc>
          <w:tcPr>
            <w:tcW w:w="4640" w:type="dxa"/>
            <w:tcBorders>
              <w:top w:val="nil"/>
              <w:left w:val="nil"/>
              <w:bottom w:val="nil"/>
              <w:right w:val="nil"/>
            </w:tcBorders>
            <w:shd w:val="clear" w:color="auto" w:fill="auto"/>
            <w:vAlign w:val="center"/>
            <w:hideMark/>
          </w:tcPr>
          <w:p w14:paraId="76DBA11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62BEC737"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A83D6E" w:rsidRPr="00A83D6E" w14:paraId="75267C28" w14:textId="77777777" w:rsidTr="00A83D6E">
        <w:trPr>
          <w:trHeight w:val="300"/>
        </w:trPr>
        <w:tc>
          <w:tcPr>
            <w:tcW w:w="4640" w:type="dxa"/>
            <w:tcBorders>
              <w:top w:val="nil"/>
              <w:left w:val="nil"/>
              <w:bottom w:val="nil"/>
              <w:right w:val="nil"/>
            </w:tcBorders>
            <w:shd w:val="clear" w:color="auto" w:fill="auto"/>
            <w:vAlign w:val="center"/>
            <w:hideMark/>
          </w:tcPr>
          <w:p w14:paraId="6F3F4993"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noWrap/>
            <w:vAlign w:val="bottom"/>
            <w:hideMark/>
          </w:tcPr>
          <w:p w14:paraId="69F68F7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32EA232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5B52F94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1932643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3D3BBE77"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3806BA5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A83D6E" w:rsidRPr="00A83D6E" w14:paraId="655C180C"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6075F65A"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time*same party</w:t>
            </w:r>
          </w:p>
        </w:tc>
        <w:tc>
          <w:tcPr>
            <w:tcW w:w="960" w:type="dxa"/>
            <w:tcBorders>
              <w:top w:val="nil"/>
              <w:left w:val="nil"/>
              <w:bottom w:val="single" w:sz="4" w:space="0" w:color="auto"/>
              <w:right w:val="nil"/>
            </w:tcBorders>
            <w:shd w:val="clear" w:color="auto" w:fill="auto"/>
            <w:noWrap/>
            <w:vAlign w:val="bottom"/>
            <w:hideMark/>
          </w:tcPr>
          <w:p w14:paraId="2878C33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3BE6241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703840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CEC320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7C47B5D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6618ED7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95D25B8" w14:textId="77777777" w:rsidR="00A83D6E" w:rsidRPr="00A83D6E" w:rsidRDefault="00A83D6E" w:rsidP="000D1953">
      <w:pPr>
        <w:ind w:firstLine="0"/>
        <w:jc w:val="both"/>
        <w:rPr>
          <w:b/>
          <w:bCs/>
          <w:iCs/>
          <w:lang w:val="en-GB"/>
        </w:rPr>
      </w:pPr>
    </w:p>
    <w:p w14:paraId="634E48DD" w14:textId="77777777" w:rsidR="00A83D6E" w:rsidRDefault="00A83D6E" w:rsidP="000D1953">
      <w:pPr>
        <w:ind w:firstLine="0"/>
        <w:jc w:val="both"/>
        <w:rPr>
          <w:b/>
          <w:bCs/>
          <w:i/>
          <w:lang w:val="en-GB"/>
        </w:rPr>
      </w:pPr>
    </w:p>
    <w:p w14:paraId="50692BC2" w14:textId="4D4E34A7" w:rsidR="003F0BAF" w:rsidRDefault="00CD065A" w:rsidP="000D1953">
      <w:pPr>
        <w:ind w:firstLine="0"/>
        <w:jc w:val="both"/>
        <w:rPr>
          <w:b/>
          <w:bCs/>
          <w:i/>
          <w:lang w:val="en-GB"/>
        </w:rPr>
      </w:pPr>
      <w:r w:rsidRPr="003F0BAF">
        <w:rPr>
          <w:b/>
          <w:bCs/>
          <w:i/>
          <w:lang w:val="en-GB"/>
        </w:rPr>
        <w:t>R</w:t>
      </w:r>
      <w:r w:rsidR="003F0BAF" w:rsidRPr="003F0BAF">
        <w:rPr>
          <w:b/>
          <w:bCs/>
          <w:i/>
          <w:lang w:val="en-GB"/>
        </w:rPr>
        <w:t>S</w:t>
      </w:r>
      <w:r w:rsidRPr="003F0BAF">
        <w:rPr>
          <w:b/>
          <w:bCs/>
          <w:i/>
          <w:lang w:val="en-GB"/>
        </w:rPr>
        <w:t>iena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721392E2" w:rsidR="006409BE" w:rsidRDefault="00D56128" w:rsidP="006409BE">
      <w:pPr>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RSiena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(b=-.186; b=-0.096; b=-.271,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 xml:space="preserve">less important MPs try to use Twitter to gain </w:t>
      </w:r>
      <w:r w:rsidR="00DA2633">
        <w:rPr>
          <w:iCs/>
          <w:lang w:val="en-GB"/>
        </w:rPr>
        <w:lastRenderedPageBreak/>
        <w:t>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Spierings, 2016; Jungherr,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6028767A"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(b=-.114, se=0.045) </w:t>
      </w:r>
      <w:r>
        <w:rPr>
          <w:iCs/>
          <w:lang w:val="en-GB"/>
        </w:rPr>
        <w:t>and are retweete</w:t>
      </w:r>
      <w:r w:rsidR="004C68E6">
        <w:rPr>
          <w:iCs/>
          <w:lang w:val="en-GB"/>
        </w:rPr>
        <w:t>d</w:t>
      </w:r>
      <w:r>
        <w:rPr>
          <w:iCs/>
          <w:lang w:val="en-GB"/>
        </w:rPr>
        <w:t xml:space="preserve"> less often</w:t>
      </w:r>
      <w:r w:rsidR="000D511A">
        <w:rPr>
          <w:iCs/>
          <w:lang w:val="en-GB"/>
        </w:rPr>
        <w:t xml:space="preserve"> (b=-.082, se=.046)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 xml:space="preserve">(b=0.542, se=.154) </w:t>
      </w:r>
      <w:r w:rsidR="00111936">
        <w:rPr>
          <w:iCs/>
          <w:lang w:val="en-GB"/>
        </w:rPr>
        <w:t>but are @</w:t>
      </w:r>
      <w:r w:rsidR="000D511A">
        <w:rPr>
          <w:iCs/>
          <w:lang w:val="en-GB"/>
        </w:rPr>
        <w:t>-</w:t>
      </w:r>
      <w:r w:rsidR="00111936">
        <w:rPr>
          <w:iCs/>
          <w:lang w:val="en-GB"/>
        </w:rPr>
        <w:t xml:space="preserve">mentioned </w:t>
      </w:r>
      <w:r w:rsidR="000D511A">
        <w:rPr>
          <w:iCs/>
          <w:lang w:val="en-GB"/>
        </w:rPr>
        <w:t xml:space="preserve">(b=-.012, se=.003) and retweeted (b=-.012,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se=.096) but are @-mentioned and retweeted relatively often (b=0.129, se=0.092; b=.122, se=.079;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28FB3F53" w:rsidR="00D3005B" w:rsidRPr="00D620C4" w:rsidRDefault="00E041FD" w:rsidP="00D53906">
      <w:pPr>
        <w:ind w:firstLine="708"/>
        <w:jc w:val="both"/>
        <w:rPr>
          <w:lang w:val="en-US"/>
        </w:rPr>
      </w:pPr>
      <w:r>
        <w:rPr>
          <w:lang w:val="en-US"/>
        </w:rPr>
        <w:t>Acknowledging that (real-life) contact opportunities may translate into contact in online twittersphere</w:t>
      </w:r>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261A93B9" w:rsidR="00E63515" w:rsidRDefault="005139AC" w:rsidP="00B1270E">
      <w:pPr>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0988B81C" w:rsidR="005519E0" w:rsidRDefault="005519E0" w:rsidP="00194565">
      <w:pPr>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se=.146, Table 4) and segregation in the follow layer is not </w:t>
      </w:r>
      <w:r w:rsidRPr="005F3790">
        <w:rPr>
          <w:i/>
          <w:lang w:val="en-GB"/>
        </w:rPr>
        <w:t>significantly</w:t>
      </w:r>
      <w:r>
        <w:rPr>
          <w:iCs/>
          <w:lang w:val="en-GB"/>
        </w:rPr>
        <w:t xml:space="preserve"> stronger than in the @-mention layer (b=.918, se=.054,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769077A2"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 xml:space="preserve">MPs are more likely to retweet tweets of MPs of the same sex (b=.127,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xml:space="preserve">, we even find that the larger the age difference between MPs the more likely they are to follow each other (b=0.035, se=0.07) and that MPs with the same visible ethnic minority status are less likely to follow each other (b=-.390, se=.152). </w:t>
      </w:r>
    </w:p>
    <w:p w14:paraId="0F6CC7D0" w14:textId="54D2157B"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(b=.241, se=.086)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(b=.129, se=.053; b=.105, se=.051, respectively)</w:t>
      </w:r>
      <w:r w:rsidR="00DF0341">
        <w:rPr>
          <w:iCs/>
          <w:lang w:val="en-GB"/>
        </w:rPr>
        <w:t>. O</w:t>
      </w:r>
      <w:r>
        <w:rPr>
          <w:iCs/>
          <w:lang w:val="en-GB"/>
        </w:rPr>
        <w:t>lder MPs follow fewer other MPs</w:t>
      </w:r>
      <w:r w:rsidR="00216BC7">
        <w:rPr>
          <w:iCs/>
          <w:lang w:val="en-GB"/>
        </w:rPr>
        <w:t xml:space="preserve"> (b=-.140, se=.054)</w:t>
      </w:r>
      <w:r w:rsidR="00DF0341">
        <w:rPr>
          <w:iCs/>
          <w:lang w:val="en-GB"/>
        </w:rPr>
        <w:t>,</w:t>
      </w:r>
      <w:r>
        <w:rPr>
          <w:iCs/>
          <w:lang w:val="en-GB"/>
        </w:rPr>
        <w:t xml:space="preserve"> are followed less often themselves</w:t>
      </w:r>
      <w:r w:rsidR="00216BC7">
        <w:rPr>
          <w:iCs/>
          <w:lang w:val="en-GB"/>
        </w:rPr>
        <w:t xml:space="preserve"> (b=-.017, 005)</w:t>
      </w:r>
      <w:r>
        <w:rPr>
          <w:iCs/>
          <w:lang w:val="en-GB"/>
        </w:rPr>
        <w:t xml:space="preserve">, and tweets of older </w:t>
      </w:r>
      <w:r>
        <w:rPr>
          <w:iCs/>
          <w:lang w:val="en-GB"/>
        </w:rPr>
        <w:lastRenderedPageBreak/>
        <w:t>MPs are retweeted less often</w:t>
      </w:r>
      <w:r w:rsidR="00216BC7">
        <w:rPr>
          <w:iCs/>
          <w:lang w:val="en-GB"/>
        </w:rPr>
        <w:t xml:space="preserve"> (b=-.009, se=.003)</w:t>
      </w:r>
      <w:r w:rsidR="00DF0341">
        <w:rPr>
          <w:iCs/>
          <w:lang w:val="en-GB"/>
        </w:rPr>
        <w:t xml:space="preserve">. </w:t>
      </w:r>
      <w:r>
        <w:rPr>
          <w:iCs/>
          <w:lang w:val="en-GB"/>
        </w:rPr>
        <w:t>MPs with a visible ethnic minority status are more likely to retweet</w:t>
      </w:r>
      <w:r w:rsidR="00216BC7">
        <w:rPr>
          <w:iCs/>
          <w:lang w:val="en-GB"/>
        </w:rPr>
        <w:t xml:space="preserve"> (b=.173, se=.102)</w:t>
      </w:r>
      <w:r w:rsidR="00DF0341">
        <w:rPr>
          <w:iCs/>
          <w:lang w:val="en-GB"/>
        </w:rPr>
        <w:t xml:space="preserve">. But, to hammer the point home, </w:t>
      </w:r>
      <w:bookmarkStart w:id="5" w:name="_Hlk89798994"/>
      <w:r w:rsidR="00DF0341">
        <w:rPr>
          <w:iCs/>
          <w:lang w:val="en-GB"/>
        </w:rPr>
        <w:t>there are no clear and consistent social division lines running through twittersphere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4CB004C0"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 xml:space="preserve">Following MPs and being followed also leads to @-mentioning (b=.400, se=.072; b=.158, se=.066, respectively) and retweets (b=.647, se=.092; b.251, se.076, respectively). To @-mention a colleague MP will increase the chance that your tweets will be retweeted by this MP (b=.988, se=.231), possibly indicating that twitter discussions cross network layers. </w:t>
      </w:r>
      <w:r w:rsidR="00F50FB6">
        <w:rPr>
          <w:lang w:val="en-US"/>
        </w:rPr>
        <w:t xml:space="preserve">MPs are more likely to </w:t>
      </w:r>
      <w:r w:rsidR="00CE711E">
        <w:rPr>
          <w:lang w:val="en-US"/>
        </w:rPr>
        <w:t xml:space="preserve">start to follow and @-mention MPs who they retweet (b=1.718, se=.536; b=.454, se=.212,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(b=.677, se=.483).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7" w:name="_Hlk89800921"/>
      <w:r>
        <w:rPr>
          <w:lang w:val="en-US"/>
        </w:rPr>
        <w:t xml:space="preserve">The observed segregation along party membership lines in each respective layer of twittersphere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190EBE3D" w14:textId="77777777" w:rsidR="006034C6" w:rsidRDefault="006034C6" w:rsidP="00770A3A">
      <w:pPr>
        <w:ind w:firstLine="708"/>
        <w:jc w:val="both"/>
        <w:rPr>
          <w:lang w:val="en-US"/>
        </w:rPr>
      </w:pPr>
    </w:p>
    <w:p w14:paraId="4CCE388B" w14:textId="77777777" w:rsidR="005F3790" w:rsidRDefault="00761E79" w:rsidP="00B1270E">
      <w:pPr>
        <w:ind w:firstLine="0"/>
        <w:jc w:val="both"/>
        <w:rPr>
          <w:ins w:id="8" w:author="Niels Spierings" w:date="2021-10-07T21:47:00Z"/>
          <w:iCs/>
          <w:lang w:val="en-US"/>
        </w:rPr>
      </w:pPr>
      <w:commentRangeStart w:id="9"/>
      <w:commentRangeEnd w:id="9"/>
      <w:r>
        <w:rPr>
          <w:rStyle w:val="Verwijzingopmerking"/>
        </w:rPr>
        <w:commentReference w:id="9"/>
      </w:r>
    </w:p>
    <w:p w14:paraId="13D38A90" w14:textId="55E396F4" w:rsidR="00196F76" w:rsidRDefault="00AF2554" w:rsidP="00AF2554">
      <w:pPr>
        <w:ind w:firstLine="0"/>
        <w:jc w:val="both"/>
        <w:rPr>
          <w:i/>
        </w:rPr>
      </w:pPr>
      <w:r>
        <w:rPr>
          <w:i/>
        </w:rPr>
        <w:t xml:space="preserve">Segregation over time </w:t>
      </w:r>
    </w:p>
    <w:p w14:paraId="1722EDF4" w14:textId="038E61EA" w:rsidR="00174E12" w:rsidRPr="008E2CC6" w:rsidRDefault="00174E12" w:rsidP="00AF2554">
      <w:pPr>
        <w:ind w:firstLine="0"/>
        <w:jc w:val="both"/>
        <w:rPr>
          <w:iCs/>
          <w:rPrChange w:id="10" w:author="Tolsma, J. (Jochem)" w:date="2021-10-14T09:16:00Z">
            <w:rPr>
              <w:iCs/>
              <w:lang w:val="en-US"/>
            </w:rPr>
          </w:rPrChange>
        </w:rPr>
      </w:pPr>
      <w:r>
        <w:rPr>
          <w:i/>
        </w:rPr>
        <w:t>[gedaan met model 1. Met model 3 laat hetzelfde zien.]</w:t>
      </w:r>
    </w:p>
    <w:p w14:paraId="01099B28" w14:textId="5284C9AF" w:rsidR="000F3588" w:rsidRPr="00AF2554" w:rsidRDefault="00AF2554" w:rsidP="00760B5E">
      <w:pPr>
        <w:ind w:firstLine="0"/>
        <w:rPr>
          <w:iCs/>
          <w:lang w:val="en-GB"/>
        </w:rPr>
      </w:pPr>
      <w:r w:rsidRPr="00AF2554">
        <w:rPr>
          <w:iCs/>
          <w:lang w:val="en-GB"/>
        </w:rPr>
        <w:t xml:space="preserve">Finally, we tested for developments in </w:t>
      </w:r>
      <w:r>
        <w:rPr>
          <w:iCs/>
          <w:lang w:val="en-GB"/>
        </w:rPr>
        <w:t xml:space="preserve">the importance of segregation over time by including time interactions </w:t>
      </w:r>
    </w:p>
    <w:p w14:paraId="4229B353" w14:textId="54D15722" w:rsidR="000F3588" w:rsidRPr="00AF2554" w:rsidRDefault="000F3588" w:rsidP="00760B5E">
      <w:pPr>
        <w:ind w:firstLine="0"/>
        <w:rPr>
          <w:iCs/>
          <w:lang w:val="en-GB"/>
          <w:rPrChange w:id="11" w:author="Tolsma, J. (Jochem)" w:date="2021-10-14T09:16:00Z">
            <w:rPr>
              <w:iCs/>
              <w:lang w:val="en-GB"/>
            </w:rPr>
          </w:rPrChange>
        </w:rPr>
      </w:pPr>
    </w:p>
    <w:p w14:paraId="7E08A756" w14:textId="77777777" w:rsidR="000F3588" w:rsidRPr="00AF2554" w:rsidRDefault="000F3588" w:rsidP="00760B5E">
      <w:pPr>
        <w:ind w:firstLine="0"/>
        <w:rPr>
          <w:iCs/>
          <w:lang w:val="en-GB"/>
          <w:rPrChange w:id="12" w:author="Tolsma, J. (Jochem)" w:date="2021-10-14T09:16:00Z">
            <w:rPr>
              <w:iCs/>
              <w:lang w:val="en-GB"/>
            </w:rPr>
          </w:rPrChange>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271116FB" w14:textId="46854CF3" w:rsidR="002C6765" w:rsidRDefault="002C6765" w:rsidP="00B6661A">
      <w:pPr>
        <w:ind w:firstLine="0"/>
        <w:jc w:val="both"/>
        <w:rPr>
          <w:lang w:val="en-US"/>
        </w:rPr>
      </w:pPr>
      <w:r>
        <w:rPr>
          <w:lang w:val="en-US"/>
        </w:rPr>
        <w:lastRenderedPageBreak/>
        <w:t xml:space="preserve">In this study we brought together the online  network literature </w:t>
      </w:r>
      <w:r w:rsidRPr="006B5DAF">
        <w:rPr>
          <w:rFonts w:ascii="Calibri" w:hAnsi="Calibri" w:cs="Calibri"/>
          <w:lang w:val="en-GB"/>
        </w:rPr>
        <w:t>(Boutyline and Willer 2017; Hofstra et al. 2017; Lin and Lundquist 2013; Wimmer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groundedly to what extent the full network of Dutch MP</w:t>
      </w:r>
      <w:r w:rsidR="004F691B">
        <w:rPr>
          <w:lang w:val="en-US"/>
        </w:rPr>
        <w:t>s</w:t>
      </w:r>
      <w:r>
        <w:rPr>
          <w:lang w:val="en-US"/>
        </w:rPr>
        <w:t xml:space="preserve"> was characterized by party-based segregation in the different layers of twittersphere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an important driver of social segregation in the offline world –</w:t>
      </w:r>
      <w:r w:rsidR="00845E93">
        <w:rPr>
          <w:lang w:val="en-US"/>
        </w:rPr>
        <w:t xml:space="preserve">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34707B16" w:rsidR="002C6765" w:rsidRDefault="008B02C4" w:rsidP="00B6661A">
      <w:pPr>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B6661A">
      <w:pPr>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644F9256" w:rsidR="002C6765" w:rsidRDefault="009A584E" w:rsidP="00B6661A">
      <w:pPr>
        <w:jc w:val="both"/>
        <w:rPr>
          <w:iCs/>
          <w:lang w:val="en-GB"/>
        </w:rPr>
      </w:pPr>
      <w:r>
        <w:rPr>
          <w:lang w:val="en-US"/>
        </w:rPr>
        <w:t>T</w:t>
      </w:r>
      <w:r w:rsidR="002C6765">
        <w:rPr>
          <w:lang w:val="en-US"/>
        </w:rPr>
        <w:t xml:space="preserve">o what extent are the observed segregation patterns along party membership lines on Twitter a by-product of the preferences to form ties with socio-demographic similar others (i.e. social homophily)? While we found distinct patterns in terms of social-demographic differences and </w:t>
      </w:r>
      <w:r w:rsidR="002C6765">
        <w:rPr>
          <w:lang w:val="en-US"/>
        </w:rPr>
        <w:lastRenderedPageBreak/>
        <w:t>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B6661A">
      <w:pPr>
        <w:jc w:val="both"/>
        <w:rPr>
          <w:iCs/>
          <w:lang w:val="en-GB"/>
        </w:rPr>
      </w:pPr>
      <w:r>
        <w:rPr>
          <w:iCs/>
          <w:lang w:val="en-GB"/>
        </w:rPr>
        <w:t xml:space="preserve">Having this said, </w:t>
      </w:r>
      <w:commentRangeStart w:id="13"/>
      <w:r>
        <w:rPr>
          <w:iCs/>
          <w:lang w:val="en-GB"/>
        </w:rPr>
        <w:t>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t>
      </w:r>
      <w:commentRangeEnd w:id="13"/>
      <w:r>
        <w:rPr>
          <w:rStyle w:val="Verwijzingopmerking"/>
        </w:rPr>
        <w:commentReference w:id="13"/>
      </w:r>
      <w:r>
        <w:rPr>
          <w:iCs/>
          <w:lang w:val="en-GB"/>
        </w:rPr>
        <w:t xml:space="preserve">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09E8C81" w:rsidR="002C6765" w:rsidRDefault="002C6765" w:rsidP="00B6661A">
      <w:pPr>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@mentioning another MP increase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 xml:space="preserve">segregation. The observed party-based segregation in each of the respective Twitter network is partly the result of the degree of segregation in the other two networks. </w:t>
      </w:r>
    </w:p>
    <w:p w14:paraId="01F29F65" w14:textId="07A6636B" w:rsidR="002C6765" w:rsidRDefault="002C6765" w:rsidP="00B6661A">
      <w:pPr>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5BA55183" w14:textId="2EBE497D" w:rsidR="002C6765" w:rsidRDefault="00292B97" w:rsidP="00B6661A">
      <w:pPr>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w:t>
      </w:r>
      <w:r w:rsidR="002C6765">
        <w:rPr>
          <w:lang w:val="en-US"/>
        </w:rPr>
        <w:lastRenderedPageBreak/>
        <w:t xml:space="preserve">unfollow people and the rewards for following. The density of the retweet and @-mentioning network decreased over time, which reflects the moved away from the elections, as we have seen before that activities spike around elections </w:t>
      </w:r>
      <w:r w:rsidR="00904377">
        <w:rPr>
          <w:lang w:val="en-US"/>
        </w:rPr>
        <w:fldChar w:fldCharType="begin"/>
      </w:r>
      <w:r w:rsidR="00904377">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Pr>
          <w:lang w:val="en-US"/>
        </w:rPr>
        <w:fldChar w:fldCharType="separate"/>
      </w:r>
      <w:r w:rsidR="00904377" w:rsidRPr="00904377">
        <w:rPr>
          <w:rFonts w:ascii="Calibri" w:hAnsi="Calibri" w:cs="Calibri"/>
          <w:lang w:val="en-GB"/>
        </w:rPr>
        <w:t>(e.g., Vergeer, Hermans, and Sams 2013)</w:t>
      </w:r>
      <w:r w:rsidR="00904377">
        <w:rPr>
          <w:lang w:val="en-US"/>
        </w:rPr>
        <w:fldChar w:fldCharType="end"/>
      </w:r>
      <w:r w:rsidR="002C6765">
        <w:rPr>
          <w:lang w:val="en-US"/>
        </w:rPr>
        <w:t>. In terms of party-based segregation, however, no discernible trend was found in our time</w:t>
      </w:r>
      <w:r w:rsidR="00904377">
        <w:rPr>
          <w:lang w:val="en-US"/>
        </w:rPr>
        <w:t xml:space="preserve"> </w:t>
      </w:r>
      <w:r w:rsidR="002C6765">
        <w:rPr>
          <w:lang w:val="en-US"/>
        </w:rPr>
        <w:t xml:space="preserve">window. In other words, the dynamics caused by the Twitter architecture and the political logic are far from all determining and other forces keep the degree of segregation somewhat in check. </w:t>
      </w:r>
    </w:p>
    <w:p w14:paraId="7034FCF5" w14:textId="6B6EBD0A" w:rsidR="002C6765" w:rsidRDefault="002C6765" w:rsidP="00B6661A">
      <w:pPr>
        <w:ind w:firstLine="708"/>
        <w:jc w:val="both"/>
        <w:rPr>
          <w:lang w:val="en-US"/>
        </w:rPr>
      </w:pPr>
      <w:r>
        <w:rPr>
          <w:lang w:val="en-US"/>
        </w:rPr>
        <w:t xml:space="preserve">The brings us to one of the main </w:t>
      </w:r>
      <w:r w:rsidR="00904377">
        <w:rPr>
          <w:lang w:val="en-US"/>
        </w:rPr>
        <w:t>limitations</w:t>
      </w:r>
      <w:r>
        <w:rPr>
          <w:lang w:val="en-US"/>
        </w:rPr>
        <w:t>, or future extension, of this study: in multiparty systems</w:t>
      </w:r>
      <w:r w:rsidR="00C23FF1">
        <w:rPr>
          <w:lang w:val="en-US"/>
        </w:rPr>
        <w:t>,</w:t>
      </w:r>
      <w:r>
        <w:rPr>
          <w:lang w:val="en-US"/>
        </w:rPr>
        <w:t xml:space="preserve"> some parties are closer to each other than other</w:t>
      </w:r>
      <w:r w:rsidR="0096565F">
        <w:rPr>
          <w:lang w:val="en-US"/>
        </w:rPr>
        <w:t>s</w:t>
      </w:r>
      <w:r>
        <w:rPr>
          <w:lang w:val="en-US"/>
        </w:rPr>
        <w:t>, which often aligns with electoral choice sets. As a consequence</w:t>
      </w:r>
      <w:r w:rsidR="0096565F">
        <w:rPr>
          <w:lang w:val="en-US"/>
        </w:rPr>
        <w:t>,</w:t>
      </w:r>
      <w:r>
        <w:rPr>
          <w:lang w:val="en-US"/>
        </w:rPr>
        <w:t xml:space="preserve"> parties that are closer have incentives to work together to get things done, but </w:t>
      </w:r>
      <w:r w:rsidR="00BE5EE8">
        <w:rPr>
          <w:lang w:val="en-US"/>
        </w:rPr>
        <w:t xml:space="preserve">may also want </w:t>
      </w:r>
      <w:r>
        <w:rPr>
          <w:lang w:val="en-US"/>
        </w:rPr>
        <w:t>to contrast themselves to each other as they compete over subset</w:t>
      </w:r>
      <w:r w:rsidR="0096565F">
        <w:rPr>
          <w:lang w:val="en-US"/>
        </w:rPr>
        <w:t>s</w:t>
      </w:r>
      <w:r>
        <w:rPr>
          <w:lang w:val="en-US"/>
        </w:rPr>
        <w:t xml:space="preserve"> of voters</w:t>
      </w:r>
      <w:r w:rsidR="00BE5EE8">
        <w:rPr>
          <w:lang w:val="en-US"/>
        </w:rPr>
        <w:t>, especially during elections</w:t>
      </w:r>
      <w:r>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Pr="00951E59">
        <w:rPr>
          <w:lang w:val="en-US"/>
        </w:rPr>
        <w:t>wi</w:t>
      </w:r>
      <w:r>
        <w:rPr>
          <w:lang w:val="en-US"/>
        </w:rPr>
        <w:t>th (full) MP survey data could provide important new avenues for research. Similarly, in the end, our longitudinal perspective was restricted by the data and we would have been able to draw more detail</w:t>
      </w:r>
      <w:r w:rsidR="00BE5EE8">
        <w:rPr>
          <w:lang w:val="en-US"/>
        </w:rPr>
        <w:t>ed</w:t>
      </w:r>
      <w:r>
        <w:rPr>
          <w:lang w:val="en-US"/>
        </w:rPr>
        <w:t xml:space="preserve"> conclusions on </w:t>
      </w:r>
      <w:r w:rsidR="00817E70">
        <w:rPr>
          <w:lang w:val="en-US"/>
        </w:rPr>
        <w:t>the development of segregation over time i</w:t>
      </w:r>
      <w:r>
        <w:rPr>
          <w:lang w:val="en-US"/>
        </w:rPr>
        <w:t>f we had access</w:t>
      </w:r>
      <w:r w:rsidR="00951E59">
        <w:rPr>
          <w:lang w:val="en-US"/>
        </w:rPr>
        <w:t xml:space="preserve"> to</w:t>
      </w:r>
      <w:r>
        <w:rPr>
          <w:lang w:val="en-US"/>
        </w:rPr>
        <w:t xml:space="preserve"> the development of the networks on a monthly basis over a longer time period. However, the full network data on the Dutch parliament at different time points for three network layers, being analyses both descriptively and with formal network analyses test provided unique insights into the dynamics already and allowed us to draw robust conclusion as results were stable over time as well as over methods of analysis.</w:t>
      </w:r>
    </w:p>
    <w:p w14:paraId="3BD93233" w14:textId="7EE6C653" w:rsidR="002C6765" w:rsidRDefault="002C6765" w:rsidP="00B6661A">
      <w:pPr>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 xml:space="preserve">in party preferences.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7CAF5460" w14:textId="77777777" w:rsidR="00793CE8" w:rsidRPr="00E16B67" w:rsidRDefault="00793CE8">
      <w:pPr>
        <w:spacing w:line="276" w:lineRule="auto"/>
        <w:ind w:firstLine="0"/>
        <w:rPr>
          <w:b/>
          <w:bCs/>
          <w:iCs/>
          <w:lang w:val="en-GB"/>
        </w:rPr>
      </w:pPr>
    </w:p>
    <w:p w14:paraId="1FDF62F8" w14:textId="77777777" w:rsidR="00904377" w:rsidRPr="00904377" w:rsidRDefault="00793CE8" w:rsidP="00904377">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904377" w:rsidRPr="00904377">
        <w:rPr>
          <w:rFonts w:ascii="Calibri" w:hAnsi="Calibri" w:cs="Calibri"/>
          <w:lang w:val="en-GB"/>
        </w:rPr>
        <w:t xml:space="preserve">Bird, Karen. 2005. ‘The Political Representation of Visible Minorities in Electoral Democracies: A Comparison of France, Denmark, and Canada’. </w:t>
      </w:r>
      <w:r w:rsidR="00904377" w:rsidRPr="00904377">
        <w:rPr>
          <w:rFonts w:ascii="Calibri" w:hAnsi="Calibri" w:cs="Calibri"/>
          <w:i/>
          <w:iCs/>
          <w:lang w:val="en-GB"/>
        </w:rPr>
        <w:t>Nationalism and Ethnic Politics</w:t>
      </w:r>
      <w:r w:rsidR="00904377" w:rsidRPr="00904377">
        <w:rPr>
          <w:rFonts w:ascii="Calibri" w:hAnsi="Calibri" w:cs="Calibri"/>
          <w:lang w:val="en-GB"/>
        </w:rPr>
        <w:t xml:space="preserve"> 11(4):425–65.</w:t>
      </w:r>
    </w:p>
    <w:p w14:paraId="57E47A0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Bloemraad, Irene, and Karen Schönwälder. 2013. ‘Immigrant and Ethnic Minority Representation in Europe: Conceptual Challenges and Theoretical Approaches’. </w:t>
      </w:r>
      <w:r w:rsidRPr="00904377">
        <w:rPr>
          <w:rFonts w:ascii="Calibri" w:hAnsi="Calibri" w:cs="Calibri"/>
          <w:i/>
          <w:iCs/>
          <w:lang w:val="en-GB"/>
        </w:rPr>
        <w:t>West European Politics</w:t>
      </w:r>
      <w:r w:rsidRPr="00904377">
        <w:rPr>
          <w:rFonts w:ascii="Calibri" w:hAnsi="Calibri" w:cs="Calibri"/>
          <w:lang w:val="en-GB"/>
        </w:rPr>
        <w:t xml:space="preserve"> 36(3):564–79.</w:t>
      </w:r>
    </w:p>
    <w:p w14:paraId="732AC97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Bojanowski, Micha\l, and Rense Corten. 2014. ‘Measuring Segregation in Social Networks’. </w:t>
      </w:r>
      <w:r w:rsidRPr="00904377">
        <w:rPr>
          <w:rFonts w:ascii="Calibri" w:hAnsi="Calibri" w:cs="Calibri"/>
          <w:i/>
          <w:iCs/>
          <w:lang w:val="en-GB"/>
        </w:rPr>
        <w:t>Social Networks</w:t>
      </w:r>
      <w:r w:rsidRPr="00904377">
        <w:rPr>
          <w:rFonts w:ascii="Calibri" w:hAnsi="Calibri" w:cs="Calibri"/>
          <w:lang w:val="en-GB"/>
        </w:rPr>
        <w:t xml:space="preserve"> 39:14–32.</w:t>
      </w:r>
    </w:p>
    <w:p w14:paraId="4B7EDEE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Bossetta, Michael. 2018. ‘The Digital Architectures of Social Media: Comparing Political Campaigning on Facebook, Twitter, Instagram, and Snapchat in the 2016 US Election’. </w:t>
      </w:r>
      <w:r w:rsidRPr="00904377">
        <w:rPr>
          <w:rFonts w:ascii="Calibri" w:hAnsi="Calibri" w:cs="Calibri"/>
          <w:i/>
          <w:iCs/>
          <w:lang w:val="en-GB"/>
        </w:rPr>
        <w:t>Journalism &amp; Mass Communication Quarterly</w:t>
      </w:r>
      <w:r w:rsidRPr="00904377">
        <w:rPr>
          <w:rFonts w:ascii="Calibri" w:hAnsi="Calibri" w:cs="Calibri"/>
          <w:lang w:val="en-GB"/>
        </w:rPr>
        <w:t xml:space="preserve"> 95(2):471–96.</w:t>
      </w:r>
    </w:p>
    <w:p w14:paraId="5D39F84B"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Boutyline, Andrei, and Robb Willer. 2017. ‘The Social Structure of Political Echo Chambers: Variation in Ideological Homophily in Online Networks’. </w:t>
      </w:r>
      <w:r w:rsidRPr="00904377">
        <w:rPr>
          <w:rFonts w:ascii="Calibri" w:hAnsi="Calibri" w:cs="Calibri"/>
          <w:i/>
          <w:iCs/>
          <w:lang w:val="en-GB"/>
        </w:rPr>
        <w:t>Political Psychology</w:t>
      </w:r>
      <w:r w:rsidRPr="00904377">
        <w:rPr>
          <w:rFonts w:ascii="Calibri" w:hAnsi="Calibri" w:cs="Calibri"/>
          <w:lang w:val="en-GB"/>
        </w:rPr>
        <w:t xml:space="preserve"> 38(3):551–69.</w:t>
      </w:r>
    </w:p>
    <w:p w14:paraId="13F72DD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Boyd, Danah, Scott Golder, and Gilad Lotan. 2010. ‘Tweet, Tweet, Retweet: Conversational Aspects of Retweeting on Twitter’. Pp. 1–10 in </w:t>
      </w:r>
      <w:r w:rsidRPr="00904377">
        <w:rPr>
          <w:rFonts w:ascii="Calibri" w:hAnsi="Calibri" w:cs="Calibri"/>
          <w:i/>
          <w:iCs/>
          <w:lang w:val="en-GB"/>
        </w:rPr>
        <w:t>2010 43rd Hawaii international conference on system sciences</w:t>
      </w:r>
      <w:r w:rsidRPr="00904377">
        <w:rPr>
          <w:rFonts w:ascii="Calibri" w:hAnsi="Calibri" w:cs="Calibri"/>
          <w:lang w:val="en-GB"/>
        </w:rPr>
        <w:t>. IEEE.</w:t>
      </w:r>
    </w:p>
    <w:p w14:paraId="0CA552D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904377">
        <w:rPr>
          <w:rFonts w:ascii="Calibri" w:hAnsi="Calibri" w:cs="Calibri"/>
          <w:i/>
          <w:iCs/>
          <w:lang w:val="en-GB"/>
        </w:rPr>
        <w:t>Journal of Communication</w:t>
      </w:r>
      <w:r w:rsidRPr="00904377">
        <w:rPr>
          <w:rFonts w:ascii="Calibri" w:hAnsi="Calibri" w:cs="Calibri"/>
          <w:lang w:val="en-GB"/>
        </w:rPr>
        <w:t xml:space="preserve"> 60(4):680–700.</w:t>
      </w:r>
    </w:p>
    <w:p w14:paraId="3D68BB0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Casal Bértoa, F. 2021. </w:t>
      </w:r>
      <w:r w:rsidRPr="00904377">
        <w:rPr>
          <w:rFonts w:ascii="Calibri" w:hAnsi="Calibri" w:cs="Calibri"/>
          <w:i/>
          <w:iCs/>
          <w:lang w:val="en-GB"/>
        </w:rPr>
        <w:t>Database on WHO GOVERNS in Europe and beyond, PSGo</w:t>
      </w:r>
      <w:r w:rsidRPr="00904377">
        <w:rPr>
          <w:rFonts w:ascii="Calibri" w:hAnsi="Calibri" w:cs="Calibri"/>
          <w:lang w:val="en-GB"/>
        </w:rPr>
        <w:t>.</w:t>
      </w:r>
    </w:p>
    <w:p w14:paraId="75DB03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Celis, Karen, and Liza M. Mügge. 2018. ‘Whose Equality? Measuring Group Representation’. </w:t>
      </w:r>
      <w:r w:rsidRPr="00904377">
        <w:rPr>
          <w:rFonts w:ascii="Calibri" w:hAnsi="Calibri" w:cs="Calibri"/>
          <w:i/>
          <w:iCs/>
          <w:lang w:val="en-GB"/>
        </w:rPr>
        <w:t>Politics</w:t>
      </w:r>
      <w:r w:rsidRPr="00904377">
        <w:rPr>
          <w:rFonts w:ascii="Calibri" w:hAnsi="Calibri" w:cs="Calibri"/>
          <w:lang w:val="en-GB"/>
        </w:rPr>
        <w:t xml:space="preserve"> 38(2):197–213.</w:t>
      </w:r>
    </w:p>
    <w:p w14:paraId="6E254C6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904377">
        <w:rPr>
          <w:rFonts w:ascii="Calibri" w:hAnsi="Calibri" w:cs="Calibri"/>
          <w:i/>
          <w:iCs/>
          <w:lang w:val="en-GB"/>
        </w:rPr>
        <w:t>Journal of Communication</w:t>
      </w:r>
      <w:r w:rsidRPr="00904377">
        <w:rPr>
          <w:rFonts w:ascii="Calibri" w:hAnsi="Calibri" w:cs="Calibri"/>
          <w:lang w:val="en-GB"/>
        </w:rPr>
        <w:t xml:space="preserve"> 64(2):317–32.</w:t>
      </w:r>
    </w:p>
    <w:p w14:paraId="27F0431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Dahlerup, Drude, and Monique Leyenaar, eds. 2013. </w:t>
      </w:r>
      <w:r w:rsidRPr="00904377">
        <w:rPr>
          <w:rFonts w:ascii="Calibri" w:hAnsi="Calibri" w:cs="Calibri"/>
          <w:i/>
          <w:iCs/>
          <w:lang w:val="en-GB"/>
        </w:rPr>
        <w:t>Breaking Male Dominance in Politics</w:t>
      </w:r>
      <w:r w:rsidRPr="00904377">
        <w:rPr>
          <w:rFonts w:ascii="Calibri" w:hAnsi="Calibri" w:cs="Calibri"/>
          <w:lang w:val="en-GB"/>
        </w:rPr>
        <w:t>. Vol. 10. Oxford: OUP.</w:t>
      </w:r>
    </w:p>
    <w:p w14:paraId="474B7E9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Del Valle, Marc Esteve, and Rosa Borge Bravo. 2018. ‘Echo Chambers in Parliamentary Twitter Networks: The Catalan Case’. </w:t>
      </w:r>
      <w:r w:rsidRPr="00904377">
        <w:rPr>
          <w:rFonts w:ascii="Calibri" w:hAnsi="Calibri" w:cs="Calibri"/>
          <w:i/>
          <w:iCs/>
          <w:lang w:val="en-GB"/>
        </w:rPr>
        <w:t>International Journal of Communication</w:t>
      </w:r>
      <w:r w:rsidRPr="00904377">
        <w:rPr>
          <w:rFonts w:ascii="Calibri" w:hAnsi="Calibri" w:cs="Calibri"/>
          <w:lang w:val="en-GB"/>
        </w:rPr>
        <w:t xml:space="preserve"> 12:21.</w:t>
      </w:r>
    </w:p>
    <w:p w14:paraId="36440C2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Feld, Scott L. 1981. ‘The Focused Organization of Social Ties’. </w:t>
      </w:r>
      <w:r w:rsidRPr="00904377">
        <w:rPr>
          <w:rFonts w:ascii="Calibri" w:hAnsi="Calibri" w:cs="Calibri"/>
          <w:i/>
          <w:iCs/>
          <w:lang w:val="en-GB"/>
        </w:rPr>
        <w:t>American Journal of Sociology</w:t>
      </w:r>
      <w:r w:rsidRPr="00904377">
        <w:rPr>
          <w:rFonts w:ascii="Calibri" w:hAnsi="Calibri" w:cs="Calibri"/>
          <w:lang w:val="en-GB"/>
        </w:rPr>
        <w:t xml:space="preserve"> 86(5):1015–35.</w:t>
      </w:r>
    </w:p>
    <w:p w14:paraId="6B93B8F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Harrigan, Nicholas, Palakorn Achananuparp, and Ee-Peng Lim. 2012. ‘Influentials, Novelty, and Social Contagion: The Viral Power of Average Friends, Close Communities, and Old News’. </w:t>
      </w:r>
      <w:r w:rsidRPr="00904377">
        <w:rPr>
          <w:rFonts w:ascii="Calibri" w:hAnsi="Calibri" w:cs="Calibri"/>
          <w:i/>
          <w:iCs/>
          <w:lang w:val="en-GB"/>
        </w:rPr>
        <w:t>Social Networks</w:t>
      </w:r>
      <w:r w:rsidRPr="00904377">
        <w:rPr>
          <w:rFonts w:ascii="Calibri" w:hAnsi="Calibri" w:cs="Calibri"/>
          <w:lang w:val="en-GB"/>
        </w:rPr>
        <w:t xml:space="preserve"> 34(4):470–80. doi: 10.1016/j.socnet.2012.02.005.</w:t>
      </w:r>
    </w:p>
    <w:p w14:paraId="1D2CCD4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Hofstra, Bas, Rense Corten, Frank Van Tubergen, and Nicole B. Ellison. 2017. ‘Sources of Segregation in Social Networks: A Novel Approach Using Facebook’. </w:t>
      </w:r>
      <w:r w:rsidRPr="00904377">
        <w:rPr>
          <w:rFonts w:ascii="Calibri" w:hAnsi="Calibri" w:cs="Calibri"/>
          <w:i/>
          <w:iCs/>
          <w:lang w:val="en-GB"/>
        </w:rPr>
        <w:t>American Sociological Review</w:t>
      </w:r>
      <w:r w:rsidRPr="00904377">
        <w:rPr>
          <w:rFonts w:ascii="Calibri" w:hAnsi="Calibri" w:cs="Calibri"/>
          <w:lang w:val="en-GB"/>
        </w:rPr>
        <w:t xml:space="preserve"> 82(3):625–56.</w:t>
      </w:r>
    </w:p>
    <w:p w14:paraId="5ACBF0F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Hsu, Chien-leng, and Han Woo Park. 2012. ‘Mapping Online Social Networks of Korean Politicians’. </w:t>
      </w:r>
      <w:r w:rsidRPr="00904377">
        <w:rPr>
          <w:rFonts w:ascii="Calibri" w:hAnsi="Calibri" w:cs="Calibri"/>
          <w:i/>
          <w:iCs/>
          <w:lang w:val="en-GB"/>
        </w:rPr>
        <w:t>Government Information Quarterly</w:t>
      </w:r>
      <w:r w:rsidRPr="00904377">
        <w:rPr>
          <w:rFonts w:ascii="Calibri" w:hAnsi="Calibri" w:cs="Calibri"/>
          <w:lang w:val="en-GB"/>
        </w:rPr>
        <w:t xml:space="preserve"> 29(2):169–81.</w:t>
      </w:r>
    </w:p>
    <w:p w14:paraId="5CE700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2016. </w:t>
      </w:r>
      <w:r w:rsidRPr="00904377">
        <w:rPr>
          <w:rFonts w:ascii="Calibri" w:hAnsi="Calibri" w:cs="Calibri"/>
          <w:i/>
          <w:iCs/>
          <w:lang w:val="en-GB"/>
        </w:rPr>
        <w:t>Social Media, Parties, and Political Inequalities</w:t>
      </w:r>
      <w:r w:rsidRPr="00904377">
        <w:rPr>
          <w:rFonts w:ascii="Calibri" w:hAnsi="Calibri" w:cs="Calibri"/>
          <w:lang w:val="en-GB"/>
        </w:rPr>
        <w:t>. Springer.</w:t>
      </w:r>
    </w:p>
    <w:p w14:paraId="25055C6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2019. ‘A Populist Paradise? Examining Populists’ Twitter Adoption and Use’. </w:t>
      </w:r>
      <w:r w:rsidRPr="00904377">
        <w:rPr>
          <w:rFonts w:ascii="Calibri" w:hAnsi="Calibri" w:cs="Calibri"/>
          <w:i/>
          <w:iCs/>
          <w:lang w:val="en-GB"/>
        </w:rPr>
        <w:t>Information, Communication &amp; Society</w:t>
      </w:r>
      <w:r w:rsidRPr="00904377">
        <w:rPr>
          <w:rFonts w:ascii="Calibri" w:hAnsi="Calibri" w:cs="Calibri"/>
          <w:lang w:val="en-GB"/>
        </w:rPr>
        <w:t xml:space="preserve"> 22(12):1681–96.</w:t>
      </w:r>
    </w:p>
    <w:p w14:paraId="59B5CD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904377">
        <w:rPr>
          <w:rFonts w:ascii="Calibri" w:hAnsi="Calibri" w:cs="Calibri"/>
          <w:i/>
          <w:iCs/>
          <w:lang w:val="en-GB"/>
        </w:rPr>
        <w:t>European Political Science</w:t>
      </w:r>
      <w:r w:rsidRPr="00904377">
        <w:rPr>
          <w:rFonts w:ascii="Calibri" w:hAnsi="Calibri" w:cs="Calibri"/>
          <w:lang w:val="en-GB"/>
        </w:rPr>
        <w:t xml:space="preserve"> 1–23.</w:t>
      </w:r>
    </w:p>
    <w:p w14:paraId="2E93E6E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Jungherr, Andreas. 2016. ‘Twitter Use in Election Campaigns: A Systematic Literature Review’. </w:t>
      </w:r>
      <w:r w:rsidRPr="00904377">
        <w:rPr>
          <w:rFonts w:ascii="Calibri" w:hAnsi="Calibri" w:cs="Calibri"/>
          <w:i/>
          <w:iCs/>
          <w:lang w:val="en-GB"/>
        </w:rPr>
        <w:t>Journal of Information Technology &amp; Politics</w:t>
      </w:r>
      <w:r w:rsidRPr="00904377">
        <w:rPr>
          <w:rFonts w:ascii="Calibri" w:hAnsi="Calibri" w:cs="Calibri"/>
          <w:lang w:val="en-GB"/>
        </w:rPr>
        <w:t xml:space="preserve"> 13(1):72–91.</w:t>
      </w:r>
    </w:p>
    <w:p w14:paraId="7B0E641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Kalmijn, Matthijs. 1998. ‘Intermarriage and Homogamy: Causes, Patterns, Trends’. </w:t>
      </w:r>
      <w:r w:rsidRPr="00904377">
        <w:rPr>
          <w:rFonts w:ascii="Calibri" w:hAnsi="Calibri" w:cs="Calibri"/>
          <w:i/>
          <w:iCs/>
          <w:lang w:val="en-GB"/>
        </w:rPr>
        <w:t>Annual Review of Sociology</w:t>
      </w:r>
      <w:r w:rsidRPr="00904377">
        <w:rPr>
          <w:rFonts w:ascii="Calibri" w:hAnsi="Calibri" w:cs="Calibri"/>
          <w:lang w:val="en-GB"/>
        </w:rPr>
        <w:t xml:space="preserve"> 24(1):395–421.</w:t>
      </w:r>
    </w:p>
    <w:p w14:paraId="7222B253"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Klinger, Ulrike, and Jakob Svensson. 2015. ‘The Emergence of Network Media Logic in Political Communication: A Theoretical Approach’. </w:t>
      </w:r>
      <w:r w:rsidRPr="00904377">
        <w:rPr>
          <w:rFonts w:ascii="Calibri" w:hAnsi="Calibri" w:cs="Calibri"/>
          <w:i/>
          <w:iCs/>
          <w:lang w:val="en-GB"/>
        </w:rPr>
        <w:t>New Media &amp; Society</w:t>
      </w:r>
      <w:r w:rsidRPr="00904377">
        <w:rPr>
          <w:rFonts w:ascii="Calibri" w:hAnsi="Calibri" w:cs="Calibri"/>
          <w:lang w:val="en-GB"/>
        </w:rPr>
        <w:t xml:space="preserve"> 17(8):1241–57.</w:t>
      </w:r>
    </w:p>
    <w:p w14:paraId="3820109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Kruikemeier, Sanne. 2014. ‘How Political Candidates Use Twitter and the Impact on Votes’. </w:t>
      </w:r>
      <w:r w:rsidRPr="00904377">
        <w:rPr>
          <w:rFonts w:ascii="Calibri" w:hAnsi="Calibri" w:cs="Calibri"/>
          <w:i/>
          <w:iCs/>
          <w:lang w:val="en-GB"/>
        </w:rPr>
        <w:t>Computers in Human Behavior</w:t>
      </w:r>
      <w:r w:rsidRPr="00904377">
        <w:rPr>
          <w:rFonts w:ascii="Calibri" w:hAnsi="Calibri" w:cs="Calibri"/>
          <w:lang w:val="en-GB"/>
        </w:rPr>
        <w:t xml:space="preserve"> 34:131–39.</w:t>
      </w:r>
    </w:p>
    <w:p w14:paraId="412A379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Lin, Ken-Hou, and Jennifer Lundquist. 2013. ‘Mate Selection in Cyberspace: The Intersection of Race, Gender, and Education’. </w:t>
      </w:r>
      <w:r w:rsidRPr="00904377">
        <w:rPr>
          <w:rFonts w:ascii="Calibri" w:hAnsi="Calibri" w:cs="Calibri"/>
          <w:i/>
          <w:iCs/>
          <w:lang w:val="en-GB"/>
        </w:rPr>
        <w:t>American Journal of Sociology</w:t>
      </w:r>
      <w:r w:rsidRPr="00904377">
        <w:rPr>
          <w:rFonts w:ascii="Calibri" w:hAnsi="Calibri" w:cs="Calibri"/>
          <w:lang w:val="en-GB"/>
        </w:rPr>
        <w:t xml:space="preserve"> 119(1):183–215.</w:t>
      </w:r>
    </w:p>
    <w:p w14:paraId="0BA4876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Matuszewski, Pawe\l, and Gabriella Szabó. 2019. ‘Are Echo Chambers Based on Partisanship? Twitter and Political Polarity in Poland and Hungary’. </w:t>
      </w:r>
      <w:r w:rsidRPr="00904377">
        <w:rPr>
          <w:rFonts w:ascii="Calibri" w:hAnsi="Calibri" w:cs="Calibri"/>
          <w:i/>
          <w:iCs/>
          <w:lang w:val="en-GB"/>
        </w:rPr>
        <w:t>Social Media+ Society</w:t>
      </w:r>
      <w:r w:rsidRPr="00904377">
        <w:rPr>
          <w:rFonts w:ascii="Calibri" w:hAnsi="Calibri" w:cs="Calibri"/>
          <w:lang w:val="en-GB"/>
        </w:rPr>
        <w:t xml:space="preserve"> 5(2):2056305119837671.</w:t>
      </w:r>
    </w:p>
    <w:p w14:paraId="41EB86E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McPherson, Miller, Lynn Smith-Lovin, and James M. Cook. 2001. ‘Birds of a Feather: Homophily in Social Networks’. </w:t>
      </w:r>
      <w:r w:rsidRPr="00904377">
        <w:rPr>
          <w:rFonts w:ascii="Calibri" w:hAnsi="Calibri" w:cs="Calibri"/>
          <w:i/>
          <w:iCs/>
          <w:lang w:val="en-GB"/>
        </w:rPr>
        <w:t>Annual Review of Sociology</w:t>
      </w:r>
      <w:r w:rsidRPr="00904377">
        <w:rPr>
          <w:rFonts w:ascii="Calibri" w:hAnsi="Calibri" w:cs="Calibri"/>
          <w:lang w:val="en-GB"/>
        </w:rPr>
        <w:t xml:space="preserve"> 27(1):415–44.</w:t>
      </w:r>
    </w:p>
    <w:p w14:paraId="03A3623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904377">
        <w:rPr>
          <w:rFonts w:ascii="Calibri" w:hAnsi="Calibri" w:cs="Calibri"/>
          <w:i/>
          <w:iCs/>
          <w:lang w:val="en-GB"/>
        </w:rPr>
        <w:t>Proceedings of the International AAAI Conference on Web and Social Media</w:t>
      </w:r>
      <w:r w:rsidRPr="00904377">
        <w:rPr>
          <w:rFonts w:ascii="Calibri" w:hAnsi="Calibri" w:cs="Calibri"/>
          <w:lang w:val="en-GB"/>
        </w:rPr>
        <w:t>. Vol. 9.</w:t>
      </w:r>
    </w:p>
    <w:p w14:paraId="2DFC0CC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 Core Team. 2021. </w:t>
      </w:r>
      <w:r w:rsidRPr="00904377">
        <w:rPr>
          <w:rFonts w:ascii="Calibri" w:hAnsi="Calibri" w:cs="Calibri"/>
          <w:i/>
          <w:iCs/>
          <w:lang w:val="en-GB"/>
        </w:rPr>
        <w:t>R: A Language and Environment for Statistical Computing</w:t>
      </w:r>
      <w:r w:rsidRPr="00904377">
        <w:rPr>
          <w:rFonts w:ascii="Calibri" w:hAnsi="Calibri" w:cs="Calibri"/>
          <w:lang w:val="en-GB"/>
        </w:rPr>
        <w:t>. Vienna, Austria: R Foundation for Statistical Computing.</w:t>
      </w:r>
    </w:p>
    <w:p w14:paraId="398339F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Ripley, Ruth M., Tom A. B. Snijders, Zsofia B’oda, Andr’as V"or"os, and Paulina Preciado. 2021. </w:t>
      </w:r>
      <w:r w:rsidRPr="00904377">
        <w:rPr>
          <w:rFonts w:ascii="Calibri" w:hAnsi="Calibri" w:cs="Calibri"/>
          <w:i/>
          <w:iCs/>
          <w:lang w:val="en-GB"/>
        </w:rPr>
        <w:t>Manual for Siena Version 4.0</w:t>
      </w:r>
      <w:r w:rsidRPr="00904377">
        <w:rPr>
          <w:rFonts w:ascii="Calibri" w:hAnsi="Calibri" w:cs="Calibri"/>
          <w:lang w:val="en-GB"/>
        </w:rPr>
        <w:t>. Oxford: University of Oxford, Department of Statistics; Nuffield College.</w:t>
      </w:r>
    </w:p>
    <w:p w14:paraId="7A535C05"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Rivera, Mark T., Sara B. Soderstrom, and Brian Uzzi. 2010. ‘Dynamics of Dyads in Social Networks: Assortative, Relational, and Proximity Mechanisms’. </w:t>
      </w:r>
      <w:r w:rsidRPr="00904377">
        <w:rPr>
          <w:rFonts w:ascii="Calibri" w:hAnsi="Calibri" w:cs="Calibri"/>
          <w:i/>
          <w:iCs/>
          <w:lang w:val="en-GB"/>
        </w:rPr>
        <w:t>Annual Review of Sociology</w:t>
      </w:r>
      <w:r w:rsidRPr="00904377">
        <w:rPr>
          <w:rFonts w:ascii="Calibri" w:hAnsi="Calibri" w:cs="Calibri"/>
          <w:lang w:val="en-GB"/>
        </w:rPr>
        <w:t xml:space="preserve"> 36:91–115.</w:t>
      </w:r>
    </w:p>
    <w:p w14:paraId="6AFE1AD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Smith, Sanne, Ineke Maas, and Frank Van Tubergen. 2014. ‘Ethnic Ingroup Friendships in Schools: Testing the by-Product Hypothesis in England, Germany, the Netherlands and Sweden’. </w:t>
      </w:r>
      <w:r w:rsidRPr="00904377">
        <w:rPr>
          <w:rFonts w:ascii="Calibri" w:hAnsi="Calibri" w:cs="Calibri"/>
          <w:i/>
          <w:iCs/>
          <w:lang w:val="en-GB"/>
        </w:rPr>
        <w:t>Social Networks</w:t>
      </w:r>
      <w:r w:rsidRPr="00904377">
        <w:rPr>
          <w:rFonts w:ascii="Calibri" w:hAnsi="Calibri" w:cs="Calibri"/>
          <w:lang w:val="en-GB"/>
        </w:rPr>
        <w:t xml:space="preserve"> 39:33–45.</w:t>
      </w:r>
    </w:p>
    <w:p w14:paraId="31594B4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Snijders, Tom AB, Gerhard G. Van de Bunt, and Christian EG Steglich. 2010. ‘Introduction to Stochastic Actor-Based Models for Network Dynamics’. </w:t>
      </w:r>
      <w:r w:rsidRPr="00904377">
        <w:rPr>
          <w:rFonts w:ascii="Calibri" w:hAnsi="Calibri" w:cs="Calibri"/>
          <w:i/>
          <w:iCs/>
          <w:lang w:val="en-GB"/>
        </w:rPr>
        <w:t>Social Networks</w:t>
      </w:r>
      <w:r w:rsidRPr="00904377">
        <w:rPr>
          <w:rFonts w:ascii="Calibri" w:hAnsi="Calibri" w:cs="Calibri"/>
          <w:lang w:val="en-GB"/>
        </w:rPr>
        <w:t xml:space="preserve"> 32(1):44–60.</w:t>
      </w:r>
    </w:p>
    <w:p w14:paraId="49A8D4A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Spierings, Niels, and Kristof Jacobs. 2019. ‘Political Parties and Social Media Campaigning’. </w:t>
      </w:r>
      <w:r w:rsidRPr="00904377">
        <w:rPr>
          <w:rFonts w:ascii="Calibri" w:hAnsi="Calibri" w:cs="Calibri"/>
          <w:i/>
          <w:iCs/>
          <w:lang w:val="en-GB"/>
        </w:rPr>
        <w:t>Acta Politica</w:t>
      </w:r>
      <w:r w:rsidRPr="00904377">
        <w:rPr>
          <w:rFonts w:ascii="Calibri" w:hAnsi="Calibri" w:cs="Calibri"/>
          <w:lang w:val="en-GB"/>
        </w:rPr>
        <w:t xml:space="preserve"> 54(1):145–73.</w:t>
      </w:r>
    </w:p>
    <w:p w14:paraId="6CF2F4EA" w14:textId="77777777" w:rsidR="00904377" w:rsidRPr="00904377" w:rsidRDefault="00904377" w:rsidP="00904377">
      <w:pPr>
        <w:pStyle w:val="Bibliografie"/>
        <w:rPr>
          <w:rFonts w:ascii="Calibri" w:hAnsi="Calibri" w:cs="Calibri"/>
          <w:lang w:val="en-GB"/>
        </w:rPr>
      </w:pPr>
      <w:r w:rsidRPr="00904377">
        <w:rPr>
          <w:rFonts w:ascii="Calibri" w:hAnsi="Calibri" w:cs="Calibri"/>
        </w:rPr>
        <w:t xml:space="preserve">Spierings, Niels, Kristof Jacobs, and Nik Linders. </w:t>
      </w:r>
      <w:r w:rsidRPr="00904377">
        <w:rPr>
          <w:rFonts w:ascii="Calibri" w:hAnsi="Calibri" w:cs="Calibri"/>
          <w:lang w:val="en-GB"/>
        </w:rPr>
        <w:t xml:space="preserve">2019. ‘Keeping an Eye on the People: Who Has Access to MPs on Twitter?’ </w:t>
      </w:r>
      <w:r w:rsidRPr="00904377">
        <w:rPr>
          <w:rFonts w:ascii="Calibri" w:hAnsi="Calibri" w:cs="Calibri"/>
          <w:i/>
          <w:iCs/>
          <w:lang w:val="en-GB"/>
        </w:rPr>
        <w:t>Social Science Computer Review</w:t>
      </w:r>
      <w:r w:rsidRPr="00904377">
        <w:rPr>
          <w:rFonts w:ascii="Calibri" w:hAnsi="Calibri" w:cs="Calibri"/>
          <w:lang w:val="en-GB"/>
        </w:rPr>
        <w:t xml:space="preserve"> 37(2):160–77.</w:t>
      </w:r>
    </w:p>
    <w:p w14:paraId="3FAAA4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Tromble, Rebekah. 2018. ‘Thanks for (Actually) Responding! How Citizen Demand Shapes Politicians’ Interactive Practices on Twitter’. </w:t>
      </w:r>
      <w:r w:rsidRPr="00904377">
        <w:rPr>
          <w:rFonts w:ascii="Calibri" w:hAnsi="Calibri" w:cs="Calibri"/>
          <w:i/>
          <w:iCs/>
          <w:lang w:val="en-GB"/>
        </w:rPr>
        <w:t>New Media &amp; Society</w:t>
      </w:r>
      <w:r w:rsidRPr="00904377">
        <w:rPr>
          <w:rFonts w:ascii="Calibri" w:hAnsi="Calibri" w:cs="Calibri"/>
          <w:lang w:val="en-GB"/>
        </w:rPr>
        <w:t xml:space="preserve"> 20(2):676–97.</w:t>
      </w:r>
    </w:p>
    <w:p w14:paraId="10788714"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904377">
        <w:rPr>
          <w:rFonts w:ascii="Calibri" w:hAnsi="Calibri" w:cs="Calibri"/>
          <w:i/>
          <w:iCs/>
        </w:rPr>
        <w:t>Acta Politica</w:t>
      </w:r>
      <w:r w:rsidRPr="00904377">
        <w:rPr>
          <w:rFonts w:ascii="Calibri" w:hAnsi="Calibri" w:cs="Calibri"/>
        </w:rPr>
        <w:t xml:space="preserve"> 54(2):245–67.</w:t>
      </w:r>
    </w:p>
    <w:p w14:paraId="7AE2BE6A" w14:textId="77777777" w:rsidR="00904377" w:rsidRPr="00904377" w:rsidRDefault="00904377" w:rsidP="00904377">
      <w:pPr>
        <w:pStyle w:val="Bibliografie"/>
        <w:rPr>
          <w:rFonts w:ascii="Calibri" w:hAnsi="Calibri" w:cs="Calibri"/>
        </w:rPr>
      </w:pPr>
      <w:r w:rsidRPr="00904377">
        <w:rPr>
          <w:rFonts w:ascii="Calibri" w:hAnsi="Calibri" w:cs="Calibri"/>
        </w:rPr>
        <w:t xml:space="preserve">Van Scherrenburg, Wouke. 2006. </w:t>
      </w:r>
      <w:r w:rsidRPr="00904377">
        <w:rPr>
          <w:rFonts w:ascii="Calibri" w:hAnsi="Calibri" w:cs="Calibri"/>
          <w:i/>
          <w:iCs/>
        </w:rPr>
        <w:t>Vrouwen Op Het Binnenhof. Interviews Met Nederlandse Politica’s.</w:t>
      </w:r>
      <w:r w:rsidRPr="00904377">
        <w:rPr>
          <w:rFonts w:ascii="Calibri" w:hAnsi="Calibri" w:cs="Calibri"/>
        </w:rPr>
        <w:t xml:space="preserve"> Uitgeverij Archipel.</w:t>
      </w:r>
    </w:p>
    <w:p w14:paraId="67AFD28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Vergeer, Maurice, Liesbeth Hermans, and Steven Sams. 2013. ‘Online Social Networks and Micro-Blogging in Political Campaigning: The Exploration of a New Campaign Tool and a New Campaign Style’. </w:t>
      </w:r>
      <w:r w:rsidRPr="00904377">
        <w:rPr>
          <w:rFonts w:ascii="Calibri" w:hAnsi="Calibri" w:cs="Calibri"/>
          <w:i/>
          <w:iCs/>
          <w:lang w:val="en-GB"/>
        </w:rPr>
        <w:t>Party Politics</w:t>
      </w:r>
      <w:r w:rsidRPr="00904377">
        <w:rPr>
          <w:rFonts w:ascii="Calibri" w:hAnsi="Calibri" w:cs="Calibri"/>
          <w:lang w:val="en-GB"/>
        </w:rPr>
        <w:t xml:space="preserve"> 19(3):477–501.</w:t>
      </w:r>
    </w:p>
    <w:p w14:paraId="5F2C8625"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Wimmer, Andreas, and Kevin Lewis. 2010. ‘Beyond and below Racial Homophily: ERG Models of a Friendship Network Documented on Facebook’. </w:t>
      </w:r>
      <w:r w:rsidRPr="00904377">
        <w:rPr>
          <w:rFonts w:ascii="Calibri" w:hAnsi="Calibri" w:cs="Calibri"/>
          <w:i/>
          <w:iCs/>
        </w:rPr>
        <w:t>American Journal of Sociology</w:t>
      </w:r>
      <w:r w:rsidRPr="00904377">
        <w:rPr>
          <w:rFonts w:ascii="Calibri" w:hAnsi="Calibri" w:cs="Calibri"/>
        </w:rPr>
        <w:t xml:space="preserve"> 116(2):583–642.</w:t>
      </w:r>
    </w:p>
    <w:p w14:paraId="1C030AD1" w14:textId="68A5D043" w:rsidR="00D4637C" w:rsidRDefault="00793CE8">
      <w:pPr>
        <w:spacing w:line="276" w:lineRule="auto"/>
        <w:ind w:left="284" w:hanging="284"/>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35756E"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A1.</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Political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social dimension</w:t>
            </w:r>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N / mean</w:t>
            </w:r>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age</w:t>
            </w:r>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minority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political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PVV: Party for Freedom</w:t>
            </w:r>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CDA: Christian Democratic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D66: Liberal Democrats</w:t>
            </w:r>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GroenLinks: GreenLeft</w:t>
            </w:r>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Partij voor de Dieren: Party for the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SGP: Reformed political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FvD: Forum for Democracy</w:t>
            </w:r>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2A5A80EC" w:rsidR="00D4637C" w:rsidRPr="00D4637C" w:rsidRDefault="00D4637C" w:rsidP="00D4637C">
      <w:pPr>
        <w:ind w:firstLine="0"/>
        <w:rPr>
          <w:i/>
          <w:iCs/>
        </w:rPr>
      </w:pPr>
      <w:r w:rsidRPr="00D4637C">
        <w:rPr>
          <w:i/>
          <w:iCs/>
        </w:rPr>
        <w:lastRenderedPageBreak/>
        <w:t>Appendix 1. continued</w:t>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age</w:t>
            </w:r>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minority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35756E"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Appen</w:t>
            </w:r>
            <w:r w:rsidRPr="00761E79">
              <w:rPr>
                <w:rFonts w:eastAsia="Times New Roman" w:cstheme="minorHAnsi"/>
                <w:b/>
                <w:bCs/>
                <w:color w:val="000000"/>
                <w:lang w:val="en-GB"/>
              </w:rPr>
              <w:t>d</w:t>
            </w:r>
            <w:r w:rsidRPr="00CE336F">
              <w:rPr>
                <w:rFonts w:eastAsia="Times New Roman" w:cstheme="minorHAnsi"/>
                <w:b/>
                <w:bCs/>
                <w:color w:val="000000"/>
                <w:lang w:val="en-US"/>
              </w:rPr>
              <w:t>ix B.</w:t>
            </w:r>
            <w:r w:rsidRPr="00CE336F">
              <w:rPr>
                <w:rFonts w:eastAsia="Times New Roman" w:cstheme="minorHAnsi"/>
                <w:color w:val="000000"/>
                <w:lang w:val="en-US"/>
              </w:rPr>
              <w:t xml:space="preserve"> </w:t>
            </w:r>
            <w:r w:rsidR="0018618B">
              <w:rPr>
                <w:rFonts w:eastAsia="Times New Roman" w:cstheme="minorHAnsi"/>
                <w:color w:val="000000"/>
                <w:lang w:val="en-GB"/>
              </w:rPr>
              <w:t xml:space="preserve">Multiplex RSiena model to predict </w:t>
            </w:r>
            <w:r w:rsidR="00761E79">
              <w:rPr>
                <w:rFonts w:eastAsia="Times New Roman" w:cstheme="minorHAnsi"/>
                <w:color w:val="000000"/>
                <w:lang w:val="en-GB"/>
              </w:rPr>
              <w:t xml:space="preserve">twitter </w:t>
            </w:r>
            <w:r w:rsidR="0018618B">
              <w:rPr>
                <w:rFonts w:eastAsia="Times New Roman" w:cstheme="minorHAnsi"/>
                <w:color w:val="000000"/>
                <w:lang w:val="en-GB"/>
              </w:rPr>
              <w:t>relations among (147) Dutch MPs in 2017</w:t>
            </w:r>
            <w:r w:rsidR="00761E79">
              <w:rPr>
                <w:rFonts w:eastAsia="Times New Roman" w:cstheme="minorHAnsi"/>
                <w:color w:val="000000"/>
                <w:lang w:val="en-GB"/>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CE336F" w:rsidRDefault="00703E88" w:rsidP="00703E88">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following</w:t>
            </w:r>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retweets</w:t>
            </w:r>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rate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1</w:t>
            </w:r>
            <w:r w:rsidR="0018618B">
              <w:rPr>
                <w:rFonts w:eastAsia="Times New Roman" w:cstheme="minorHAnsi"/>
                <w:color w:val="000000"/>
                <w:lang w:val="en-GB"/>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2</w:t>
            </w:r>
            <w:r w:rsidR="0018618B">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structural effects</w:t>
            </w:r>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w:t>
            </w:r>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reciprocity</w:t>
            </w:r>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transitive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shared popularity</w:t>
            </w:r>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indegree - popularity (sqrt)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popularity (sqrt)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activity (sqrt)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ego characteristics</w:t>
            </w:r>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Liberal Democrats</w:t>
            </w:r>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Populist Radical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p</w:t>
            </w:r>
            <w:r w:rsidR="00703E88" w:rsidRPr="00703E88">
              <w:rPr>
                <w:rFonts w:eastAsia="Times New Roman" w:cstheme="minorHAnsi"/>
                <w:color w:val="000000"/>
              </w:rPr>
              <w:t>arty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alter characteristics</w:t>
            </w:r>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Liberal Democrats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dyad characteristics</w:t>
            </w:r>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same </w:t>
            </w:r>
            <w:r w:rsidR="0018618B" w:rsidRPr="00703E88">
              <w:rPr>
                <w:rFonts w:eastAsia="Times New Roman" w:cstheme="minorHAnsi"/>
                <w:color w:val="000000"/>
              </w:rPr>
              <w:t>incumbency</w:t>
            </w:r>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seating distance</w:t>
            </w:r>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same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olsma, J. (Jochem)" w:date="2021-11-17T16:43:00Z" w:initials="TJ(">
    <w:p w14:paraId="3E3E5EA7" w14:textId="77777777" w:rsidR="00CE336F" w:rsidRDefault="00CE336F">
      <w:pPr>
        <w:pStyle w:val="Tekstopmerking"/>
      </w:pPr>
      <w:r>
        <w:rPr>
          <w:rStyle w:val="Verwijzingopmerking"/>
        </w:rPr>
        <w:annotationRef/>
      </w:r>
      <w:r>
        <w:t xml:space="preserve">Is me nog steeds niet gelukt. Maar snap nu wel hoe het moet. </w:t>
      </w:r>
    </w:p>
    <w:p w14:paraId="24C78508" w14:textId="6214423F" w:rsidR="00CE336F" w:rsidRDefault="00CE336F">
      <w:pPr>
        <w:pStyle w:val="Tekstopmerking"/>
      </w:pPr>
    </w:p>
  </w:comment>
  <w:comment w:id="13" w:author="Spierings, C.H.B.M. (Niels)" w:date="2021-12-08T12:24:00Z" w:initials="SC(">
    <w:p w14:paraId="36889DD7" w14:textId="77777777" w:rsidR="002C6765" w:rsidRPr="00316193" w:rsidRDefault="002C6765" w:rsidP="002C6765">
      <w:pPr>
        <w:pStyle w:val="Tekstopmerking"/>
        <w:rPr>
          <w:lang w:val="en-US"/>
        </w:rPr>
      </w:pPr>
      <w:r>
        <w:rPr>
          <w:rStyle w:val="Verwijzingopmerking"/>
        </w:rPr>
        <w:annotationRef/>
      </w:r>
      <w:r w:rsidRPr="00316193">
        <w:rPr>
          <w:lang w:val="en-US"/>
        </w:rPr>
        <w:t>If this partly expalin party s</w:t>
      </w:r>
      <w:r>
        <w:rPr>
          <w:lang w:val="en-US"/>
        </w:rPr>
        <w:t>egregation we should add that. I didn’t read the manuscript as such, but this note is to make 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C78508" w15:done="0"/>
  <w15:commentEx w15:paraId="36889D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FAFAE" w16cex:dateUtc="2021-11-17T15:43:00Z"/>
  <w16cex:commentExtensible w16cex:durableId="255B2274" w16cex:dateUtc="2021-12-08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C78508" w16cid:durableId="253FAFAE"/>
  <w16cid:commentId w16cid:paraId="36889DD7" w16cid:durableId="255B22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E5DEF" w14:textId="77777777" w:rsidR="00212723" w:rsidRDefault="00212723" w:rsidP="00F62A39">
      <w:pPr>
        <w:spacing w:line="240" w:lineRule="auto"/>
      </w:pPr>
      <w:r>
        <w:separator/>
      </w:r>
    </w:p>
  </w:endnote>
  <w:endnote w:type="continuationSeparator" w:id="0">
    <w:p w14:paraId="286C5AE9" w14:textId="77777777" w:rsidR="00212723" w:rsidRDefault="00212723" w:rsidP="00F62A39">
      <w:pPr>
        <w:spacing w:line="240" w:lineRule="auto"/>
      </w:pPr>
      <w:r>
        <w:continuationSeparator/>
      </w:r>
    </w:p>
  </w:endnote>
  <w:endnote w:id="1">
    <w:p w14:paraId="1B058EB3" w14:textId="2A4C8DE4" w:rsidR="00CE336F" w:rsidRPr="00941320" w:rsidRDefault="00CE336F">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are the major third mechanism that could lead to network homogeneity (next to </w:t>
      </w:r>
      <w:r w:rsidRPr="000B1F5F">
        <w:rPr>
          <w:lang w:val="en-US"/>
        </w:rPr>
        <w:t>structurally-induced network homogeneity</w:t>
      </w:r>
      <w:r>
        <w:rPr>
          <w:lang w:val="en-GB"/>
        </w:rPr>
        <w:t xml:space="preserve"> and inbreeding homophily). Although it is possible that MPs change party memberships over time this is a relatively rare event. Similarly, MPs will not change their sex, age and ethnicity due to influence processes. Therefore, influence dynamics are not discussed in this contribution. </w:t>
      </w:r>
    </w:p>
  </w:endnote>
  <w:endnote w:id="2">
    <w:p w14:paraId="7D73C93B" w14:textId="2270A34D" w:rsidR="00CE336F" w:rsidRDefault="00CE336F"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CE336F" w:rsidRPr="00B75FF9" w:rsidRDefault="00CE336F" w:rsidP="00A47350">
      <w:pPr>
        <w:pStyle w:val="Eindnoottekst"/>
        <w:rPr>
          <w:lang w:val="en-US"/>
        </w:rPr>
      </w:pPr>
    </w:p>
  </w:endnote>
  <w:endnote w:id="3">
    <w:p w14:paraId="219FB2B9" w14:textId="77777777" w:rsidR="00CE336F" w:rsidRPr="00D2347B" w:rsidRDefault="00CE336F"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1230" w14:textId="77777777" w:rsidR="00212723" w:rsidRDefault="00212723" w:rsidP="00F62A39">
      <w:pPr>
        <w:spacing w:line="240" w:lineRule="auto"/>
      </w:pPr>
      <w:r>
        <w:separator/>
      </w:r>
    </w:p>
  </w:footnote>
  <w:footnote w:type="continuationSeparator" w:id="0">
    <w:p w14:paraId="1412551E" w14:textId="77777777" w:rsidR="00212723" w:rsidRDefault="00212723"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ls Spierings">
    <w15:presenceInfo w15:providerId="Windows Live" w15:userId="db15e62e804d59c0"/>
  </w15:person>
  <w15:person w15:author="Tolsma, J. (Jochem)">
    <w15:presenceInfo w15:providerId="None" w15:userId="Tolsma, J. (Jochem)"/>
  </w15:person>
  <w15:person w15:author="Spierings, C.H.B.M. (Niels)">
    <w15:presenceInfo w15:providerId="AD" w15:userId="S::niels.spierings@ru.nl::f37eb36b-2a52-4cb3-9d0b-d5eabe20e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28"/>
    <w:rsid w:val="00004ACD"/>
    <w:rsid w:val="00006B85"/>
    <w:rsid w:val="0000748A"/>
    <w:rsid w:val="00010409"/>
    <w:rsid w:val="000104DB"/>
    <w:rsid w:val="0001228E"/>
    <w:rsid w:val="0002014E"/>
    <w:rsid w:val="000224C3"/>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1953"/>
    <w:rsid w:val="000D511A"/>
    <w:rsid w:val="000E043C"/>
    <w:rsid w:val="000E20B2"/>
    <w:rsid w:val="000E2706"/>
    <w:rsid w:val="000E2E8B"/>
    <w:rsid w:val="000E301A"/>
    <w:rsid w:val="000E333F"/>
    <w:rsid w:val="000E5814"/>
    <w:rsid w:val="000F3588"/>
    <w:rsid w:val="000F5469"/>
    <w:rsid w:val="001012E3"/>
    <w:rsid w:val="00110482"/>
    <w:rsid w:val="00111936"/>
    <w:rsid w:val="00117FD6"/>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766"/>
    <w:rsid w:val="00217834"/>
    <w:rsid w:val="00220A49"/>
    <w:rsid w:val="00226584"/>
    <w:rsid w:val="00230A99"/>
    <w:rsid w:val="0023218E"/>
    <w:rsid w:val="0023252F"/>
    <w:rsid w:val="002329C5"/>
    <w:rsid w:val="00236725"/>
    <w:rsid w:val="0024214C"/>
    <w:rsid w:val="0024219F"/>
    <w:rsid w:val="0024387B"/>
    <w:rsid w:val="00254B58"/>
    <w:rsid w:val="00275B89"/>
    <w:rsid w:val="0027603F"/>
    <w:rsid w:val="002858BC"/>
    <w:rsid w:val="00285E18"/>
    <w:rsid w:val="00292352"/>
    <w:rsid w:val="00292B97"/>
    <w:rsid w:val="0029623B"/>
    <w:rsid w:val="002969BF"/>
    <w:rsid w:val="002A1EBB"/>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49CD"/>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A61D3"/>
    <w:rsid w:val="003B058D"/>
    <w:rsid w:val="003C19CB"/>
    <w:rsid w:val="003C1A68"/>
    <w:rsid w:val="003C274F"/>
    <w:rsid w:val="003C3ED8"/>
    <w:rsid w:val="003D7D04"/>
    <w:rsid w:val="003E214E"/>
    <w:rsid w:val="003E2653"/>
    <w:rsid w:val="003E2F00"/>
    <w:rsid w:val="003F0BAF"/>
    <w:rsid w:val="003F0C0F"/>
    <w:rsid w:val="003F3867"/>
    <w:rsid w:val="004002C9"/>
    <w:rsid w:val="004100C5"/>
    <w:rsid w:val="00411096"/>
    <w:rsid w:val="00415706"/>
    <w:rsid w:val="004203CF"/>
    <w:rsid w:val="00422C15"/>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6719"/>
    <w:rsid w:val="00497227"/>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690E"/>
    <w:rsid w:val="00530365"/>
    <w:rsid w:val="005337B3"/>
    <w:rsid w:val="0053616F"/>
    <w:rsid w:val="0053715B"/>
    <w:rsid w:val="00547021"/>
    <w:rsid w:val="005519E0"/>
    <w:rsid w:val="00554675"/>
    <w:rsid w:val="00561415"/>
    <w:rsid w:val="00566700"/>
    <w:rsid w:val="00583601"/>
    <w:rsid w:val="0059503F"/>
    <w:rsid w:val="00596D8E"/>
    <w:rsid w:val="005A7678"/>
    <w:rsid w:val="005B151C"/>
    <w:rsid w:val="005B543A"/>
    <w:rsid w:val="005B797D"/>
    <w:rsid w:val="005C07BA"/>
    <w:rsid w:val="005C3871"/>
    <w:rsid w:val="005D15E7"/>
    <w:rsid w:val="005D785A"/>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60B79"/>
    <w:rsid w:val="00663C80"/>
    <w:rsid w:val="006671B4"/>
    <w:rsid w:val="00670582"/>
    <w:rsid w:val="00674FE3"/>
    <w:rsid w:val="00676173"/>
    <w:rsid w:val="00683441"/>
    <w:rsid w:val="006846DB"/>
    <w:rsid w:val="006861B1"/>
    <w:rsid w:val="00686B72"/>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6FAE"/>
    <w:rsid w:val="00836D43"/>
    <w:rsid w:val="00837A6B"/>
    <w:rsid w:val="00843402"/>
    <w:rsid w:val="00845E93"/>
    <w:rsid w:val="00850028"/>
    <w:rsid w:val="00850EDE"/>
    <w:rsid w:val="00853059"/>
    <w:rsid w:val="00854357"/>
    <w:rsid w:val="0086043E"/>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7974"/>
    <w:rsid w:val="008C201B"/>
    <w:rsid w:val="008C5F41"/>
    <w:rsid w:val="008C6BC9"/>
    <w:rsid w:val="008C72E1"/>
    <w:rsid w:val="008C7830"/>
    <w:rsid w:val="008D7B57"/>
    <w:rsid w:val="008E2CC6"/>
    <w:rsid w:val="008E50C1"/>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B43"/>
    <w:rsid w:val="00AF6723"/>
    <w:rsid w:val="00B00A60"/>
    <w:rsid w:val="00B04917"/>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3699"/>
    <w:rsid w:val="00B63DEF"/>
    <w:rsid w:val="00B6661A"/>
    <w:rsid w:val="00B72682"/>
    <w:rsid w:val="00B74927"/>
    <w:rsid w:val="00B75FF9"/>
    <w:rsid w:val="00B828B6"/>
    <w:rsid w:val="00B83A4E"/>
    <w:rsid w:val="00B909A2"/>
    <w:rsid w:val="00B9146C"/>
    <w:rsid w:val="00B9355F"/>
    <w:rsid w:val="00B96355"/>
    <w:rsid w:val="00BA3DDB"/>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BA0"/>
    <w:rsid w:val="00C27303"/>
    <w:rsid w:val="00C300D1"/>
    <w:rsid w:val="00C3335E"/>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711E"/>
    <w:rsid w:val="00CF072D"/>
    <w:rsid w:val="00CF16B0"/>
    <w:rsid w:val="00CF5F4E"/>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D4518"/>
    <w:rsid w:val="00DD752F"/>
    <w:rsid w:val="00DE01BB"/>
    <w:rsid w:val="00DE07E7"/>
    <w:rsid w:val="00DE08C9"/>
    <w:rsid w:val="00DE34EE"/>
    <w:rsid w:val="00DE5DD0"/>
    <w:rsid w:val="00DF0341"/>
    <w:rsid w:val="00DF07A8"/>
    <w:rsid w:val="00E041FD"/>
    <w:rsid w:val="00E05456"/>
    <w:rsid w:val="00E11BDA"/>
    <w:rsid w:val="00E13F4C"/>
    <w:rsid w:val="00E15C06"/>
    <w:rsid w:val="00E15EE0"/>
    <w:rsid w:val="00E16B67"/>
    <w:rsid w:val="00E21174"/>
    <w:rsid w:val="00E25053"/>
    <w:rsid w:val="00E25AEA"/>
    <w:rsid w:val="00E25C15"/>
    <w:rsid w:val="00E3122C"/>
    <w:rsid w:val="00E31E8A"/>
    <w:rsid w:val="00E35B26"/>
    <w:rsid w:val="00E42872"/>
    <w:rsid w:val="00E45B75"/>
    <w:rsid w:val="00E45F46"/>
    <w:rsid w:val="00E50CE8"/>
    <w:rsid w:val="00E5726A"/>
    <w:rsid w:val="00E61024"/>
    <w:rsid w:val="00E61E16"/>
    <w:rsid w:val="00E63515"/>
    <w:rsid w:val="00E6473A"/>
    <w:rsid w:val="00E70134"/>
    <w:rsid w:val="00E70423"/>
    <w:rsid w:val="00E83326"/>
    <w:rsid w:val="00E94044"/>
    <w:rsid w:val="00E97012"/>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6845"/>
    <w:rsid w:val="00FA2E99"/>
    <w:rsid w:val="00FB0486"/>
    <w:rsid w:val="00FB0D23"/>
    <w:rsid w:val="00FC12DC"/>
    <w:rsid w:val="00FC51A7"/>
    <w:rsid w:val="00FD0392"/>
    <w:rsid w:val="00FD1D92"/>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DD2C022D-E7D0-40B0-B485-7B3AC5D7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138154754">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yperlink" Target="https://www.tweedekamer.nl/debat-direct"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weedekamer.nl"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6/09/relationships/commentsIds" Target="commentsId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4.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31</Pages>
  <Words>18967</Words>
  <Characters>104322</Characters>
  <Application>Microsoft Office Word</Application>
  <DocSecurity>0</DocSecurity>
  <Lines>869</Lines>
  <Paragraphs>246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Tolsma, J. (Jochem)</cp:lastModifiedBy>
  <cp:revision>4</cp:revision>
  <dcterms:created xsi:type="dcterms:W3CDTF">2021-12-23T13:03:00Z</dcterms:created>
  <dcterms:modified xsi:type="dcterms:W3CDTF">2021-12-23T14:43:00Z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id="MNOJ8vTe"/&gt;&lt;style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