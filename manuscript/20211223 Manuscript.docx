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7AC9B" w14:textId="198933D4" w:rsidR="00E31E8A" w:rsidRDefault="00E31E8A" w:rsidP="008C201B">
      <w:pPr>
        <w:ind w:firstLine="0"/>
        <w:jc w:val="both"/>
        <w:rPr>
          <w:b/>
          <w:lang w:val="en-US"/>
        </w:rPr>
      </w:pPr>
      <w:r>
        <w:rPr>
          <w:b/>
          <w:lang w:val="en-US"/>
        </w:rPr>
        <w:t xml:space="preserve">How Twitter divides the Dutch parliament: Segregation along party lines and social dimensions in the following, @-mentions and retweets Twitter Networks of Dutch MPs </w:t>
      </w:r>
    </w:p>
    <w:p w14:paraId="6CA14C8A" w14:textId="0302398E" w:rsidR="00162680" w:rsidRDefault="00162680" w:rsidP="008C201B">
      <w:pPr>
        <w:ind w:firstLine="0"/>
        <w:jc w:val="both"/>
        <w:rPr>
          <w:b/>
          <w:lang w:val="en-US"/>
        </w:rPr>
      </w:pPr>
    </w:p>
    <w:p w14:paraId="0766B3F6" w14:textId="2BDEE54C" w:rsidR="00162680" w:rsidRDefault="00162680" w:rsidP="008C201B">
      <w:pPr>
        <w:ind w:firstLine="0"/>
        <w:jc w:val="both"/>
        <w:rPr>
          <w:b/>
          <w:lang w:val="en-US"/>
        </w:rPr>
      </w:pPr>
      <w:r>
        <w:rPr>
          <w:b/>
          <w:lang w:val="en-US"/>
        </w:rPr>
        <w:t>Abstract</w:t>
      </w:r>
    </w:p>
    <w:p w14:paraId="031089D9" w14:textId="77777777" w:rsidR="00162680" w:rsidRDefault="00162680" w:rsidP="008C201B">
      <w:pPr>
        <w:ind w:firstLine="0"/>
        <w:jc w:val="both"/>
        <w:rPr>
          <w:b/>
          <w:lang w:val="en-US"/>
        </w:rPr>
      </w:pPr>
    </w:p>
    <w:p w14:paraId="28C3F7B1" w14:textId="161276F4" w:rsidR="009C07BC" w:rsidRPr="009C07BC" w:rsidRDefault="009C07BC" w:rsidP="008C201B">
      <w:pPr>
        <w:ind w:firstLine="0"/>
        <w:jc w:val="both"/>
        <w:rPr>
          <w:b/>
          <w:lang w:val="en-US"/>
        </w:rPr>
      </w:pPr>
      <w:r>
        <w:rPr>
          <w:b/>
          <w:lang w:val="en-US"/>
        </w:rPr>
        <w:t xml:space="preserve">1. </w:t>
      </w:r>
      <w:commentRangeStart w:id="0"/>
      <w:r w:rsidR="00B909A2">
        <w:rPr>
          <w:b/>
          <w:lang w:val="en-US"/>
        </w:rPr>
        <w:t>Introduction</w:t>
      </w:r>
      <w:commentRangeEnd w:id="0"/>
      <w:r w:rsidR="00A64166">
        <w:rPr>
          <w:rStyle w:val="Verwijzingopmerking"/>
        </w:rPr>
        <w:commentReference w:id="0"/>
      </w:r>
    </w:p>
    <w:p w14:paraId="59DF4C76" w14:textId="53C76F72" w:rsidR="00FB0D23" w:rsidRDefault="006861B1" w:rsidP="00FB0D23">
      <w:pPr>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w:t>
      </w:r>
      <w:r w:rsidR="00FB0D23">
        <w:rPr>
          <w:lang w:val="en-US"/>
        </w:rPr>
        <w:t xml:space="preserve"> colleagues, journalists, pundits and</w:t>
      </w:r>
      <w:r w:rsidR="001B5775">
        <w:rPr>
          <w:lang w:val="en-US"/>
        </w:rPr>
        <w:t xml:space="preserve"> </w:t>
      </w:r>
      <w:r w:rsidR="007261B4">
        <w:rPr>
          <w:lang w:val="en-US"/>
        </w:rPr>
        <w:t>voters</w:t>
      </w:r>
      <w:r w:rsidR="00FB0D23">
        <w:rPr>
          <w:lang w:val="en-US"/>
        </w:rPr>
        <w:t xml:space="preserve"> </w:t>
      </w:r>
      <w:r w:rsidR="00812588">
        <w:rPr>
          <w:lang w:val="en-US"/>
        </w:rPr>
        <w:fldChar w:fldCharType="begin"/>
      </w:r>
      <w:r w:rsidR="00C50B44">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2018)","dontUpdate":true,"noteIndex":0},"citationItems":[{"id":39,"uris":["http://zotero.org/users/6814611/items/SV22L6ES"],"uri":["http://zotero.org/users/6814611/items/SV22L6ES"],"itemData":{"id":39,"type":"article-journal","container-title":"New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37,"uris":["http://zotero.org/users/6814611/items/4GGUEIRN"],"uri":["http://zotero.org/users/6814611/items/4GGUEIRN"],"itemData":{"id":37,"type":"article-journal","container-title":"Acta Politica","issue":"1","note":"publisher: Springer","page":"145–173","title":"Political parties and social media campaigning","volume":"54","author":[{"family":"Spierings","given":"Niels"},{"family":"Jacobs","given":"Kristof"}],"issued":{"date-parts":[["2019"]]}}},{"id":36,"uris":["http://zotero.org/users/6814611/items/3DHQGZC8"],"uri":["http://zotero.org/users/6814611/items/3DHQGZC8"],"itemData":{"id":36,"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38,"uris":["http://zotero.org/users/6814611/items/WISLRPII"],"uri":["http://zotero.org/users/6814611/items/WISLRPII"],"itemData":{"id":38,"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Klinger and Svensson 2015; Spierings and Jacobs 2019; Spierings, Jacobs, and Linders 2019; Tromble 2018)</w:t>
      </w:r>
      <w:r w:rsidR="00812588">
        <w:rPr>
          <w:lang w:val="en-US"/>
        </w:rPr>
        <w:fldChar w:fldCharType="end"/>
      </w:r>
      <w:r w:rsidR="00FB0D23">
        <w:rPr>
          <w:lang w:val="en-US"/>
        </w:rPr>
        <w:t>.</w:t>
      </w:r>
      <w:r w:rsidR="009C6F72">
        <w:rPr>
          <w:lang w:val="en-US"/>
        </w:rPr>
        <w:t xml:space="preserve"> </w:t>
      </w:r>
      <w:r w:rsidR="00EE3E95">
        <w:rPr>
          <w:lang w:val="en-US"/>
        </w:rPr>
        <w:t>W</w:t>
      </w:r>
      <w:r w:rsidR="00B379CA">
        <w:rPr>
          <w:lang w:val="en-US"/>
        </w:rPr>
        <w:t xml:space="preserve">hen looking at </w:t>
      </w:r>
      <w:r w:rsidR="00EE3E95">
        <w:rPr>
          <w:lang w:val="en-US"/>
        </w:rPr>
        <w:t xml:space="preserve">with </w:t>
      </w:r>
      <w:r w:rsidR="00B379CA">
        <w:rPr>
          <w:lang w:val="en-US"/>
        </w:rPr>
        <w:t>whom</w:t>
      </w:r>
      <w:r w:rsidR="007261B4">
        <w:rPr>
          <w:lang w:val="en-US"/>
        </w:rPr>
        <w:t xml:space="preserve"> </w:t>
      </w:r>
      <w:r w:rsidR="00FD1D92">
        <w:rPr>
          <w:lang w:val="en-US"/>
        </w:rPr>
        <w:t>MPs</w:t>
      </w:r>
      <w:r w:rsidR="00B379CA">
        <w:rPr>
          <w:lang w:val="en-US"/>
        </w:rPr>
        <w:t xml:space="preserve"> actively connect and interact on Twitter, </w:t>
      </w:r>
      <w:r w:rsidR="00FB0D23">
        <w:rPr>
          <w:lang w:val="en-US"/>
        </w:rPr>
        <w:t xml:space="preserve">particularly </w:t>
      </w:r>
      <w:r w:rsidR="00B379CA">
        <w:rPr>
          <w:lang w:val="en-US"/>
        </w:rPr>
        <w:t xml:space="preserve">other politicians are strongly </w:t>
      </w:r>
      <w:r w:rsidR="0093481A">
        <w:rPr>
          <w:lang w:val="en-US"/>
        </w:rPr>
        <w:t>overrepresented</w:t>
      </w:r>
      <w:r w:rsidR="00EE3E95">
        <w:rPr>
          <w:lang w:val="en-US"/>
        </w:rPr>
        <w:t xml:space="preserve">. Although </w:t>
      </w:r>
      <w:r w:rsidR="007261B4">
        <w:rPr>
          <w:lang w:val="en-US"/>
        </w:rPr>
        <w:t>they</w:t>
      </w:r>
      <w:r w:rsidR="00EE3E95">
        <w:rPr>
          <w:lang w:val="en-US"/>
        </w:rPr>
        <w:t xml:space="preserve"> only make up a small part of the pool of possible Twitter ‘friends’, a study on Dutch MPs estimated that over 40 per cent of the accounts MPs follow are other politicians </w:t>
      </w:r>
      <w:r w:rsidR="00812588">
        <w:rPr>
          <w:lang w:val="en-US"/>
        </w:rPr>
        <w:fldChar w:fldCharType="begin"/>
      </w:r>
      <w:r w:rsidR="00C50B44">
        <w:rPr>
          <w:lang w:val="en-US"/>
        </w:rPr>
        <w:instrText xml:space="preserve"> ADDIN ZOTERO_ITEM CSL_CITATION {"citationID":"R6aKIAbP","properties":{"unsorted":true,"formattedCitation":"(Spierings et al. 2019)","plainCitation":"(Spierings et al. 2019)","noteIndex":0},"citationItems":[{"id":36,"uris":["http://zotero.org/users/6814611/items/3DHQGZC8"],"uri":["http://zotero.org/users/6814611/items/3DHQGZC8"],"itemData":{"id":36,"type":"article-journal","container-title":"Social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(Spierings et al. 2019)</w:t>
      </w:r>
      <w:r w:rsidR="00812588">
        <w:rPr>
          <w:lang w:val="en-US"/>
        </w:rPr>
        <w:fldChar w:fldCharType="end"/>
      </w:r>
      <w:r w:rsidR="00EE3E95">
        <w:rPr>
          <w:lang w:val="en-US"/>
        </w:rPr>
        <w:t xml:space="preserve">. </w:t>
      </w:r>
      <w:r w:rsidR="00FB0D23">
        <w:rPr>
          <w:lang w:val="en-US"/>
        </w:rPr>
        <w:t>However, t</w:t>
      </w:r>
      <w:r w:rsidR="00AD2610">
        <w:rPr>
          <w:lang w:val="en-US"/>
        </w:rPr>
        <w:t xml:space="preserve">he current </w:t>
      </w:r>
      <w:r w:rsidR="00F02D93">
        <w:rPr>
          <w:lang w:val="en-US"/>
        </w:rPr>
        <w:t>research on politicians’ use of social</w:t>
      </w:r>
      <w:r w:rsidR="00AD2610">
        <w:rPr>
          <w:lang w:val="en-US"/>
        </w:rPr>
        <w:t xml:space="preserve"> </w:t>
      </w:r>
      <w:r w:rsidR="00F02D93">
        <w:rPr>
          <w:lang w:val="en-US"/>
        </w:rPr>
        <w:t>twitter</w:t>
      </w:r>
      <w:r w:rsidR="009D15BA">
        <w:rPr>
          <w:lang w:val="en-US"/>
        </w:rPr>
        <w:t xml:space="preserve"> mainly </w:t>
      </w:r>
      <w:r w:rsidR="00F02D93">
        <w:rPr>
          <w:lang w:val="en-US"/>
        </w:rPr>
        <w:t>focuses on politicians’ vertical connections: how they create</w:t>
      </w:r>
      <w:r w:rsidR="00B56779">
        <w:rPr>
          <w:lang w:val="en-US"/>
        </w:rPr>
        <w:t xml:space="preserve"> relations</w:t>
      </w:r>
      <w:r w:rsidR="00F02D93">
        <w:rPr>
          <w:lang w:val="en-US"/>
        </w:rPr>
        <w:t xml:space="preserve"> and engage with </w:t>
      </w:r>
      <w:r w:rsidR="00F5486E">
        <w:rPr>
          <w:lang w:val="en-US"/>
        </w:rPr>
        <w:t>their electorate,</w:t>
      </w:r>
      <w:r w:rsidR="00F02D93">
        <w:rPr>
          <w:lang w:val="en-US"/>
        </w:rPr>
        <w:t xml:space="preserve"> or </w:t>
      </w:r>
      <w:r w:rsidR="00AD2610">
        <w:rPr>
          <w:lang w:val="en-US"/>
        </w:rPr>
        <w:t xml:space="preserve">how they use </w:t>
      </w:r>
      <w:r w:rsidR="00B56779">
        <w:rPr>
          <w:lang w:val="en-US"/>
        </w:rPr>
        <w:t xml:space="preserve">Twitter </w:t>
      </w:r>
      <w:r w:rsidR="00AD2610">
        <w:rPr>
          <w:lang w:val="en-US"/>
        </w:rPr>
        <w:t xml:space="preserve">contact with </w:t>
      </w:r>
      <w:r w:rsidR="00F02D93">
        <w:rPr>
          <w:lang w:val="en-US"/>
        </w:rPr>
        <w:t xml:space="preserve">journalists to reach </w:t>
      </w:r>
      <w:r w:rsidR="00A25A37">
        <w:rPr>
          <w:lang w:val="en-US"/>
        </w:rPr>
        <w:t xml:space="preserve">potential </w:t>
      </w:r>
      <w:r w:rsidR="00F02D93">
        <w:rPr>
          <w:lang w:val="en-US"/>
        </w:rPr>
        <w:t xml:space="preserve">voters </w:t>
      </w:r>
      <w:r w:rsidR="00812588">
        <w:rPr>
          <w:lang w:val="en-US"/>
        </w:rPr>
        <w:fldChar w:fldCharType="begin"/>
      </w:r>
      <w:r w:rsidR="00C50B44">
        <w:rPr>
          <w:lang w:val="en-US"/>
        </w:rPr>
        <w:instrText xml:space="preserve"> ADDIN ZOTERO_ITEM CSL_CITATION {"citationID":"3NfTHWNu","properties":{"formattedCitation":"(Jungherr 2016; Kruikemeier 2014)","plainCitation":"(Jungherr 2016; Kruikemeier 2014)","noteIndex":0},"citationItems":[{"id":34,"uris":["http://zotero.org/users/6814611/items/HALXET66"],"uri":["http://zotero.org/users/6814611/items/HALXET66"],"itemData":{"id":34,"type":"article-journal","container-title":"Journal of information technology &amp; politics","issue":"1","note":"publisher: Taylor &amp; Francis","page":"72–91","title":"Twitter use in election campaigns: A systematic literature review","volume":"13","author":[{"family":"Jungherr","given":"Andreas"}],"issued":{"date-parts":[["2016"]]}}},{"id":33,"uris":["http://zotero.org/users/6814611/items/WB5RUQ79"],"uri":["http://zotero.org/users/6814611/items/WB5RUQ79"],"itemData":{"id":33,"type":"article-journal","container-title":"Computers in human behavior","note":"publisher: Elsevier","page":"131–139","title":"How political candidates use Twitter and the impact on votes","volume":"34","author":[{"family":"Kruikemeier","given":"Sanne"}],"issued":{"date-parts":[["2014"]]}}}],"schema":"https://github.com/citation-style-language/schema/raw/master/csl-citation.json"} </w:instrText>
      </w:r>
      <w:r w:rsidR="00812588">
        <w:rPr>
          <w:lang w:val="en-US"/>
        </w:rPr>
        <w:fldChar w:fldCharType="separate"/>
      </w:r>
      <w:r w:rsidR="00812588" w:rsidRPr="00B50A16">
        <w:rPr>
          <w:lang w:val="en-US"/>
        </w:rPr>
        <w:t>(Jungherr 2016; Kruikemeier 2014)</w:t>
      </w:r>
      <w:r w:rsidR="00812588">
        <w:rPr>
          <w:lang w:val="en-US"/>
        </w:rPr>
        <w:fldChar w:fldCharType="end"/>
      </w:r>
      <w:r w:rsidR="00F02D93">
        <w:rPr>
          <w:lang w:val="en-US"/>
        </w:rPr>
        <w:t xml:space="preserve">. </w:t>
      </w:r>
    </w:p>
    <w:p w14:paraId="00B575A6" w14:textId="5B58E404" w:rsidR="00FB0D23" w:rsidRDefault="0053715B" w:rsidP="00FB0D23">
      <w:pPr>
        <w:ind w:firstLine="708"/>
        <w:jc w:val="both"/>
        <w:rPr>
          <w:lang w:val="en-US"/>
        </w:rPr>
      </w:pPr>
      <w:r>
        <w:rPr>
          <w:lang w:val="en-US"/>
        </w:rPr>
        <w:t>R</w:t>
      </w:r>
      <w:r w:rsidR="00B379CA">
        <w:rPr>
          <w:lang w:val="en-US"/>
        </w:rPr>
        <w:t xml:space="preserve">esearch </w:t>
      </w:r>
      <w:r w:rsidR="00946818">
        <w:rPr>
          <w:lang w:val="en-US"/>
        </w:rPr>
        <w:t xml:space="preserve">into </w:t>
      </w:r>
      <w:r w:rsidR="00B379CA">
        <w:rPr>
          <w:lang w:val="en-US"/>
        </w:rPr>
        <w:t xml:space="preserve">the Twitter networks </w:t>
      </w:r>
      <w:r w:rsidR="00B379CA" w:rsidRPr="00B50A16">
        <w:rPr>
          <w:lang w:val="en-US"/>
        </w:rPr>
        <w:t xml:space="preserve">among </w:t>
      </w:r>
      <w:r w:rsidR="00B379CA">
        <w:rPr>
          <w:lang w:val="en-US"/>
        </w:rPr>
        <w:t xml:space="preserve">MPs </w:t>
      </w:r>
      <w:r>
        <w:rPr>
          <w:lang w:val="en-US"/>
        </w:rPr>
        <w:t xml:space="preserve">is </w:t>
      </w:r>
      <w:r w:rsidR="00B379CA">
        <w:rPr>
          <w:lang w:val="en-US"/>
        </w:rPr>
        <w:t>rare</w:t>
      </w:r>
      <w:r w:rsidR="00FB0D23">
        <w:rPr>
          <w:lang w:val="en-US"/>
        </w:rPr>
        <w:t xml:space="preserve"> despite it’s relevance. </w:t>
      </w:r>
      <w:r w:rsidR="00FB0D23">
        <w:rPr>
          <w:lang w:val="en-US"/>
        </w:rPr>
        <w:br/>
        <w:t xml:space="preserve">Communication and engagement on Twitter by MPs with other MPs may facilitate the formation of </w:t>
      </w:r>
      <w:proofErr w:type="spellStart"/>
      <w:r w:rsidR="00FB0D23">
        <w:rPr>
          <w:lang w:val="en-US"/>
        </w:rPr>
        <w:t>crossparty</w:t>
      </w:r>
      <w:proofErr w:type="spellEnd"/>
      <w:r w:rsidR="00FB0D23">
        <w:rPr>
          <w:lang w:val="en-US"/>
        </w:rPr>
        <w:t xml:space="preserve"> solidarity network as well as provide public micro deliberation that allow citizens to get a better understanding of policy consideration and differences between parties. At the same time, however, twitter networks among MPs might be strongly divided across party lines or other important social dimensions such as sex, age and ethnicity, leading to online interaction that </w:t>
      </w:r>
      <w:proofErr w:type="spellStart"/>
      <w:r w:rsidR="00FB0D23">
        <w:rPr>
          <w:lang w:val="en-US"/>
        </w:rPr>
        <w:t>strenghtens</w:t>
      </w:r>
      <w:proofErr w:type="spellEnd"/>
      <w:r w:rsidR="00FB0D23">
        <w:rPr>
          <w:lang w:val="en-US"/>
        </w:rPr>
        <w:t xml:space="preserve"> information bubbles, political polarization and, in extremis, harm political functioning. </w:t>
      </w:r>
    </w:p>
    <w:p w14:paraId="0B3E90F6" w14:textId="11544D18" w:rsidR="00F5486E" w:rsidRDefault="00FB0D23" w:rsidP="00FB0D23">
      <w:pPr>
        <w:ind w:firstLine="708"/>
        <w:jc w:val="both"/>
        <w:rPr>
          <w:lang w:val="en-US"/>
        </w:rPr>
      </w:pPr>
      <w:r>
        <w:rPr>
          <w:lang w:val="en-US"/>
        </w:rPr>
        <w:t xml:space="preserve">What do we know about MPs </w:t>
      </w:r>
      <w:proofErr w:type="spellStart"/>
      <w:r>
        <w:rPr>
          <w:lang w:val="en-US"/>
        </w:rPr>
        <w:t>intraparliamentary</w:t>
      </w:r>
      <w:proofErr w:type="spellEnd"/>
      <w:r>
        <w:rPr>
          <w:lang w:val="en-US"/>
        </w:rPr>
        <w:t xml:space="preserve"> networks? </w:t>
      </w:r>
      <w:r w:rsidR="00365688" w:rsidRPr="00B50A16">
        <w:rPr>
          <w:lang w:val="en-US"/>
        </w:rPr>
        <w:t>Hsu and Park</w:t>
      </w:r>
      <w:r w:rsidR="0035514A" w:rsidRPr="00B50A16">
        <w:rPr>
          <w:lang w:val="en-US"/>
        </w:rPr>
        <w:t xml:space="preserve"> </w:t>
      </w:r>
      <w:r w:rsidR="0035514A" w:rsidRPr="00B50A16">
        <w:rPr>
          <w:lang w:val="en-US"/>
        </w:rPr>
        <w:fldChar w:fldCharType="begin"/>
      </w:r>
      <w:r w:rsidR="00C50B44">
        <w:rPr>
          <w:lang w:val="en-US"/>
        </w:rPr>
        <w:instrText xml:space="preserve"> ADDIN ZOTERO_ITEM CSL_CITATION {"citationID":"9HwDsSOM","properties":{"formattedCitation":"(2012)","plainCitation":"(2012)","noteIndex":0},"citationItems":[{"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have links to fellow party members than to non-members</w:t>
      </w:r>
      <w:r w:rsidR="00DB3848">
        <w:rPr>
          <w:lang w:val="en-US"/>
        </w:rPr>
        <w:t xml:space="preserve">, and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C50B44">
        <w:rPr>
          <w:lang w:val="en-US"/>
        </w:rPr>
        <w:instrText xml:space="preserve"> ADDIN ZOTERO_ITEM CSL_CITATION {"citationID":"speZtsDM","properties":{"formattedCitation":"(2018)","plainCitation":"(2018)","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demonstrated that the 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8072B5">
        <w:rPr>
          <w:lang w:val="en-US"/>
        </w:rPr>
        <w:t xml:space="preserve"> </w:t>
      </w:r>
      <w:r w:rsidR="00DB3848">
        <w:rPr>
          <w:lang w:val="en-US"/>
        </w:rPr>
        <w:t>Based on these studies we might conclude that</w:t>
      </w:r>
      <w:r w:rsidR="0093481A">
        <w:rPr>
          <w:lang w:val="en-US"/>
        </w:rPr>
        <w:t xml:space="preserve"> </w:t>
      </w:r>
      <w:r w:rsidR="008072B5" w:rsidRPr="008072B5">
        <w:rPr>
          <w:lang w:val="en-US"/>
        </w:rPr>
        <w:t>Twitter function</w:t>
      </w:r>
      <w:r w:rsidR="00DB3848">
        <w:rPr>
          <w:lang w:val="en-US"/>
        </w:rPr>
        <w:t>s</w:t>
      </w:r>
      <w:r w:rsidR="008072B5" w:rsidRPr="008072B5">
        <w:rPr>
          <w:lang w:val="en-US"/>
        </w:rPr>
        <w:t xml:space="preserve"> as an ‘ideological echo chamber’ in which MPs are mostly exposed to MPs with consonant views</w:t>
      </w:r>
      <w:r w:rsidR="0071164C">
        <w:rPr>
          <w:lang w:val="en-US"/>
        </w:rPr>
        <w:t xml:space="preserve">. </w:t>
      </w:r>
      <w:r w:rsidR="00FA2E99">
        <w:rPr>
          <w:lang w:val="en-US"/>
        </w:rPr>
        <w:t>However, it is unclear to what extent these results are generalizable. The Korean study was performed in a time period when only early adopters</w:t>
      </w:r>
      <w:r w:rsidR="00DB3848">
        <w:rPr>
          <w:lang w:val="en-US"/>
        </w:rPr>
        <w:t xml:space="preserve"> in the</w:t>
      </w:r>
      <w:r w:rsidR="00FA2E99">
        <w:rPr>
          <w:lang w:val="en-US"/>
        </w:rPr>
        <w:t xml:space="preserve"> National Assembly had a Twitter account </w:t>
      </w:r>
      <w:r w:rsidR="007E4AB9">
        <w:rPr>
          <w:lang w:val="en-US"/>
        </w:rPr>
        <w:t xml:space="preserve">(only 25% at the time) and even less </w:t>
      </w:r>
      <w:r w:rsidR="00FA2E99">
        <w:rPr>
          <w:lang w:val="en-US"/>
        </w:rPr>
        <w:t>did actively use their Twitter account</w:t>
      </w:r>
      <w:r w:rsidR="00DB3848">
        <w:rPr>
          <w:lang w:val="en-US"/>
        </w:rPr>
        <w:t>, and t</w:t>
      </w:r>
      <w:r w:rsidR="00FA2E99">
        <w:rPr>
          <w:lang w:val="en-US"/>
        </w:rPr>
        <w:t xml:space="preserve">he study of Del Valle and Bravo </w:t>
      </w:r>
      <w:r w:rsidR="00213798">
        <w:rPr>
          <w:lang w:val="en-US"/>
        </w:rPr>
        <w:t>refers to a regional Spanish case, Catalonia</w:t>
      </w:r>
      <w:r w:rsidR="00213798" w:rsidRPr="00D74EB8">
        <w:rPr>
          <w:lang w:val="en-US"/>
        </w:rPr>
        <w:t xml:space="preserve">. Moreover, </w:t>
      </w:r>
      <w:r w:rsidR="00B50A16" w:rsidRPr="00D74EB8">
        <w:rPr>
          <w:lang w:val="en-US"/>
        </w:rPr>
        <w:t>both studies</w:t>
      </w:r>
      <w:r w:rsidR="00CF5F4E" w:rsidRPr="00D74EB8">
        <w:rPr>
          <w:lang w:val="en-US"/>
        </w:rPr>
        <w:t xml:space="preserve"> did not </w:t>
      </w:r>
      <w:r w:rsidR="00D74EB8" w:rsidRPr="00D74EB8">
        <w:rPr>
          <w:lang w:val="en-US"/>
        </w:rPr>
        <w:t xml:space="preserve">move beyond their valuable </w:t>
      </w:r>
      <w:proofErr w:type="spellStart"/>
      <w:r w:rsidR="00D74EB8" w:rsidRPr="00D74EB8">
        <w:rPr>
          <w:lang w:val="en-US"/>
        </w:rPr>
        <w:t>descriptives</w:t>
      </w:r>
      <w:proofErr w:type="spellEnd"/>
      <w:r w:rsidR="00DB3848">
        <w:rPr>
          <w:lang w:val="en-US"/>
        </w:rPr>
        <w:t>, they</w:t>
      </w:r>
      <w:r w:rsidR="00D74EB8" w:rsidRPr="00D74EB8">
        <w:rPr>
          <w:lang w:val="en-US"/>
        </w:rPr>
        <w:t xml:space="preserve"> did n</w:t>
      </w:r>
      <w:r w:rsidR="00DB3848">
        <w:rPr>
          <w:lang w:val="en-US"/>
        </w:rPr>
        <w:t>either</w:t>
      </w:r>
      <w:r w:rsidR="00D74EB8" w:rsidRPr="00D74EB8">
        <w:rPr>
          <w:lang w:val="en-US"/>
        </w:rPr>
        <w:t xml:space="preserve"> </w:t>
      </w:r>
      <w:r w:rsidR="00CF5F4E" w:rsidRPr="00D74EB8">
        <w:rPr>
          <w:lang w:val="en-US"/>
        </w:rPr>
        <w:t xml:space="preserve">theorize </w:t>
      </w:r>
      <w:r w:rsidR="00DB3848">
        <w:rPr>
          <w:lang w:val="en-US"/>
        </w:rPr>
        <w:t>n</w:t>
      </w:r>
      <w:r w:rsidR="00CF5F4E" w:rsidRPr="00D74EB8">
        <w:rPr>
          <w:lang w:val="en-US"/>
        </w:rPr>
        <w:t xml:space="preserve">or test </w:t>
      </w:r>
      <w:r w:rsidR="008E2CC6" w:rsidRPr="00D74EB8">
        <w:rPr>
          <w:lang w:val="en-US"/>
        </w:rPr>
        <w:t>other</w:t>
      </w:r>
      <w:r w:rsidR="00CF5F4E" w:rsidRPr="00D74EB8">
        <w:rPr>
          <w:lang w:val="en-US"/>
        </w:rPr>
        <w:t xml:space="preserve"> fault lines.</w:t>
      </w:r>
    </w:p>
    <w:p w14:paraId="79B0709F" w14:textId="624018B7" w:rsidR="00DA7868" w:rsidRDefault="009D15BA" w:rsidP="00430F5D">
      <w:pPr>
        <w:ind w:firstLine="708"/>
        <w:jc w:val="both"/>
        <w:rPr>
          <w:lang w:val="en-US"/>
        </w:rPr>
      </w:pPr>
      <w:r>
        <w:rPr>
          <w:lang w:val="en-US"/>
        </w:rPr>
        <w:lastRenderedPageBreak/>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r w:rsidR="00606A32">
        <w:rPr>
          <w:lang w:val="en-US"/>
        </w:rPr>
        <w:t xml:space="preserve"> </w:t>
      </w:r>
      <w:r w:rsidR="00391E58" w:rsidRPr="00391E58">
        <w:rPr>
          <w:lang w:val="en-US"/>
        </w:rPr>
        <w:t>in Twitter networks</w:t>
      </w:r>
      <w:r w:rsidR="00217766">
        <w:rPr>
          <w:lang w:val="en-US"/>
        </w:rPr>
        <w:t xml:space="preserve"> in more detail</w:t>
      </w:r>
      <w:r w:rsidR="00FB0D23">
        <w:rPr>
          <w:lang w:val="en-US"/>
        </w:rPr>
        <w:t>, both theoretically and empirically,</w:t>
      </w:r>
      <w:r w:rsidR="00217766">
        <w:rPr>
          <w:lang w:val="en-US"/>
        </w:rPr>
        <w:t xml:space="preserve"> and do so</w:t>
      </w:r>
      <w:r w:rsidR="00391E58" w:rsidRPr="00391E58">
        <w:rPr>
          <w:lang w:val="en-US"/>
        </w:rPr>
        <w:t xml:space="preserve"> among parliamentarians </w:t>
      </w:r>
      <w:r w:rsidR="0053715B">
        <w:rPr>
          <w:lang w:val="en-US"/>
        </w:rPr>
        <w:t>in</w:t>
      </w:r>
      <w:r w:rsidR="00391E58" w:rsidRPr="00391E58">
        <w:rPr>
          <w:lang w:val="en-US"/>
        </w:rPr>
        <w:t xml:space="preserve"> The Netherlands</w:t>
      </w:r>
      <w:r w:rsidR="00D8362C">
        <w:rPr>
          <w:lang w:val="en-US"/>
        </w:rPr>
        <w:t xml:space="preserve">. </w:t>
      </w:r>
      <w:bookmarkStart w:id="1" w:name="_Hlk89776796"/>
      <w:r w:rsidR="00430F5D">
        <w:rPr>
          <w:lang w:val="en-US"/>
        </w:rPr>
        <w:t>Theoretically, 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r w:rsidR="002E3FC4">
        <w:rPr>
          <w:lang w:val="en-US"/>
        </w:rPr>
        <w:fldChar w:fldCharType="begin"/>
      </w:r>
      <w:r w:rsidR="00C50B44">
        <w:rPr>
          <w:lang w:val="en-US"/>
        </w:rPr>
        <w:instrText xml:space="preserve"> ADDIN ZOTERO_ITEM CSL_CITATION {"citationID":"i1kzgzgx","properties":{"formattedCitation":"(Bossetta 2018)","plainCitation":"(Bossetta 2018)","dontUpdate":true,"noteIndex":0},"citationItems":[{"id":31,"uris":["http://zotero.org/users/6814611/items/F76KU822"],"uri":["http://zotero.org/users/6814611/items/F76KU822"],"itemData":{"id":31,"type":"article-journal","container-title":"Journalism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(Bossetta 2018</w:t>
      </w:r>
      <w:r w:rsidR="00217766">
        <w:rPr>
          <w:rFonts w:ascii="Calibri" w:hAnsi="Calibri" w:cs="Calibri"/>
          <w:lang w:val="en-GB"/>
        </w:rPr>
        <w:t>; Jacobs &amp; Spierings, 2016</w:t>
      </w:r>
      <w:r w:rsidR="002E3FC4" w:rsidRPr="002E3FC4">
        <w:rPr>
          <w:rFonts w:ascii="Calibri" w:hAnsi="Calibri" w:cs="Calibri"/>
          <w:lang w:val="en-GB"/>
        </w:rPr>
        <w:t>)</w:t>
      </w:r>
      <w:r w:rsidR="002E3FC4">
        <w:rPr>
          <w:lang w:val="en-US"/>
        </w:rPr>
        <w:fldChar w:fldCharType="end"/>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C50B44">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2010)","noteIndex":0},"citationItems":[{"id":3,"uris":["http://zotero.org/users/6814611/items/S7UYXQEP"],"uri":["http://zotero.org/users/6814611/items/S7UYXQEP"],"itemData":{"id":3,"type":"article-journal","container-title":"Political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30,"uris":["http://zotero.org/users/6814611/items/8KZGZEHX"],"uri":["http://zotero.org/users/6814611/items/8KZGZEHX"],"itemData":{"id":30,"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B"}],"issued":{"date-parts":[["2017"]]}}},{"id":6,"uris":["http://zotero.org/users/6814611/items/77QQBKRK"],"uri":["http://zotero.org/users/6814611/items/77QQBKRK"],"itemData":{"id":6,"type":"article-journal","container-title":"American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7,"uris":["http://zotero.org/users/6814611/items/SZW4MEQZ"],"uri":["http://zotero.org/users/6814611/items/SZW4MEQZ"],"itemData":{"id":7,"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(Boutyline and Willer 2017; Hofstra et al. 2017; Lin and Lundquist 2013; Wimmer and Lewis 2010)</w:t>
      </w:r>
      <w:r w:rsidR="002E3FC4">
        <w:rPr>
          <w:lang w:val="en-US"/>
        </w:rPr>
        <w:fldChar w:fldCharType="end"/>
      </w:r>
      <w:r w:rsidR="00217766">
        <w:rPr>
          <w:lang w:val="en-US"/>
        </w:rPr>
        <w:t>, in order to understand how the different twitter network might be segregated</w:t>
      </w:r>
      <w:bookmarkStart w:id="2" w:name="_Hlk89801267"/>
      <w:r w:rsidR="00FB0D23">
        <w:rPr>
          <w:lang w:val="en-US"/>
        </w:rPr>
        <w:t xml:space="preserve">. </w:t>
      </w:r>
      <w:r w:rsidR="00DA0C62">
        <w:rPr>
          <w:lang w:val="en-US"/>
        </w:rPr>
        <w:t>W</w:t>
      </w:r>
      <w:r w:rsidR="00C76EC6">
        <w:rPr>
          <w:lang w:val="en-US"/>
        </w:rPr>
        <w:t xml:space="preserve">e </w:t>
      </w:r>
      <w:r w:rsidR="00217766">
        <w:rPr>
          <w:lang w:val="en-US"/>
        </w:rPr>
        <w:t xml:space="preserve">particularly </w:t>
      </w:r>
      <w:r w:rsidR="00C76EC6">
        <w:rPr>
          <w:lang w:val="en-US"/>
        </w:rPr>
        <w:t>provide a more thorough understanding of MPs digital social networks</w:t>
      </w:r>
      <w:r w:rsidR="00217766">
        <w:rPr>
          <w:lang w:val="en-US"/>
        </w:rPr>
        <w:t xml:space="preserve"> </w:t>
      </w:r>
      <w:r w:rsidR="00C76EC6">
        <w:rPr>
          <w:lang w:val="en-US"/>
        </w:rPr>
        <w:t xml:space="preserve">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 social homophily</w:t>
      </w:r>
      <w:r w:rsidR="00365688">
        <w:rPr>
          <w:lang w:val="en-US"/>
        </w:rPr>
        <w:t xml:space="preserve"> (i.e., the preferences to form ties with</w:t>
      </w:r>
      <w:r w:rsidR="009016C3">
        <w:rPr>
          <w:lang w:val="en-US"/>
        </w:rPr>
        <w:t xml:space="preserve"> socio-demographic</w:t>
      </w:r>
      <w:r w:rsidR="00365688">
        <w:rPr>
          <w:lang w:val="en-US"/>
        </w:rPr>
        <w:t xml:space="preserve">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segregation patterns </w:t>
      </w:r>
      <w:r w:rsidR="00C76EC6">
        <w:rPr>
          <w:lang w:val="en-US"/>
        </w:rPr>
        <w:t>change over time</w:t>
      </w:r>
      <w:r w:rsidR="006671B4">
        <w:rPr>
          <w:lang w:val="en-US"/>
        </w:rPr>
        <w:t xml:space="preserve">? </w:t>
      </w:r>
      <w:bookmarkEnd w:id="1"/>
      <w:bookmarkEnd w:id="2"/>
    </w:p>
    <w:p w14:paraId="2F745DF6" w14:textId="76C8EBC5" w:rsidR="003330F9" w:rsidRDefault="00430F5D" w:rsidP="005C3871">
      <w:pPr>
        <w:ind w:firstLine="708"/>
        <w:jc w:val="both"/>
        <w:rPr>
          <w:lang w:val="en-US"/>
        </w:rPr>
      </w:pPr>
      <w:r>
        <w:rPr>
          <w:lang w:val="en-US"/>
        </w:rPr>
        <w:t xml:space="preserve">More specifically, our empirical focus </w:t>
      </w:r>
      <w:r w:rsidR="006671B4">
        <w:rPr>
          <w:lang w:val="en-US"/>
        </w:rPr>
        <w:t>w</w:t>
      </w:r>
      <w:r w:rsidR="00B56779">
        <w:rPr>
          <w:lang w:val="en-US"/>
        </w:rPr>
        <w:t xml:space="preserve">ill </w:t>
      </w:r>
      <w:r>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1B5775" w:rsidRPr="00913BEC">
        <w:rPr>
          <w:lang w:val="en-US"/>
        </w:rPr>
        <w:t>Where</w:t>
      </w:r>
      <w:r w:rsidR="001B5775">
        <w:rPr>
          <w:lang w:val="en-US"/>
        </w:rPr>
        <w:t xml:space="preserve"> t</w:t>
      </w:r>
      <w:r w:rsidR="00391E58" w:rsidRPr="00391E58">
        <w:rPr>
          <w:lang w:val="en-US"/>
        </w:rPr>
        <w:t xml:space="preserve">he Catalan case </w:t>
      </w:r>
      <w:r w:rsidR="006671B4">
        <w:rPr>
          <w:lang w:val="en-US"/>
        </w:rPr>
        <w:t xml:space="preserve">of Valle and Bravo </w:t>
      </w:r>
      <w:r w:rsidR="006671B4">
        <w:rPr>
          <w:lang w:val="en-US"/>
        </w:rPr>
        <w:fldChar w:fldCharType="begin"/>
      </w:r>
      <w:r w:rsidR="00C50B44">
        <w:rPr>
          <w:lang w:val="en-US"/>
        </w:rPr>
        <w:instrText xml:space="preserve"> ADDIN ZOTERO_ITEM CSL_CITATION {"citationID":"jWGQAdVE","properties":{"formattedCitation":"(2018)","plainCitation":"(2018)","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6671B4">
        <w:rPr>
          <w:lang w:val="en-US"/>
        </w:rPr>
        <w:fldChar w:fldCharType="separate"/>
      </w:r>
      <w:r w:rsidR="006671B4" w:rsidRPr="006671B4">
        <w:rPr>
          <w:rFonts w:ascii="Calibri" w:hAnsi="Calibri" w:cs="Calibri"/>
          <w:lang w:val="en-GB"/>
        </w:rPr>
        <w:t>(2018)</w:t>
      </w:r>
      <w:r w:rsidR="006671B4">
        <w:rPr>
          <w:lang w:val="en-US"/>
        </w:rPr>
        <w:fldChar w:fldCharType="end"/>
      </w:r>
      <w:r w:rsidR="006671B4">
        <w:rPr>
          <w:lang w:val="en-US"/>
        </w:rPr>
        <w:t xml:space="preserve"> </w:t>
      </w:r>
      <w:r w:rsidR="00391E58" w:rsidRPr="00391E58">
        <w:rPr>
          <w:lang w:val="en-US"/>
        </w:rPr>
        <w:t xml:space="preserve">is </w:t>
      </w:r>
      <w:r w:rsidR="001B5775">
        <w:rPr>
          <w:lang w:val="en-US"/>
        </w:rPr>
        <w:t>a</w:t>
      </w:r>
      <w:r w:rsidR="001B5775" w:rsidRPr="00391E58">
        <w:rPr>
          <w:lang w:val="en-US"/>
        </w:rPr>
        <w:t xml:space="preserve"> most</w:t>
      </w:r>
      <w:r w:rsidR="00A3344D">
        <w:rPr>
          <w:lang w:val="en-US"/>
        </w:rPr>
        <w:t>-</w:t>
      </w:r>
      <w:r w:rsidR="001B5775" w:rsidRPr="00391E58">
        <w:rPr>
          <w:lang w:val="en-US"/>
        </w:rPr>
        <w:t xml:space="preserve">likely case to observe </w:t>
      </w:r>
      <w:r w:rsidR="00D464F7">
        <w:rPr>
          <w:lang w:val="en-US"/>
        </w:rPr>
        <w:t xml:space="preserve">party cleavages in </w:t>
      </w:r>
      <w:r w:rsidR="001B5775" w:rsidRPr="00391E58">
        <w:rPr>
          <w:lang w:val="en-US"/>
        </w:rPr>
        <w:t>MPs</w:t>
      </w:r>
      <w:r w:rsidR="00D464F7">
        <w:rPr>
          <w:lang w:val="en-US"/>
        </w:rPr>
        <w:t>’</w:t>
      </w:r>
      <w:r w:rsidR="001B5775" w:rsidRPr="00391E58">
        <w:rPr>
          <w:lang w:val="en-US"/>
        </w:rPr>
        <w:t xml:space="preserve"> twitter networks</w:t>
      </w:r>
      <w:r w:rsidR="001B5775">
        <w:rPr>
          <w:lang w:val="en-US"/>
        </w:rPr>
        <w:t xml:space="preserve">, because of the strong </w:t>
      </w:r>
      <w:r w:rsidR="00391E58" w:rsidRPr="00391E58">
        <w:rPr>
          <w:lang w:val="en-US"/>
        </w:rPr>
        <w:t>independence movement</w:t>
      </w:r>
      <w:r w:rsidR="001B5775">
        <w:rPr>
          <w:lang w:val="en-US"/>
        </w:rPr>
        <w:t>,</w:t>
      </w:r>
      <w:r w:rsidR="00391E58">
        <w:rPr>
          <w:lang w:val="en-US"/>
        </w:rPr>
        <w:t xml:space="preserve"> t</w:t>
      </w:r>
      <w:r w:rsidR="00391E58" w:rsidRPr="00391E58">
        <w:rPr>
          <w:lang w:val="en-US"/>
        </w:rPr>
        <w:t>he Dutch case could be seen as a least</w:t>
      </w:r>
      <w:r w:rsidR="00A3344D">
        <w:rPr>
          <w:lang w:val="en-US"/>
        </w:rPr>
        <w:t>-</w:t>
      </w:r>
      <w:r w:rsidR="00391E58" w:rsidRPr="00391E58">
        <w:rPr>
          <w:lang w:val="en-US"/>
        </w:rPr>
        <w:t>likely case</w:t>
      </w:r>
      <w:r w:rsidR="00946818">
        <w:rPr>
          <w:lang w:val="en-US"/>
        </w:rPr>
        <w:t xml:space="preserve"> to observe </w:t>
      </w:r>
      <w:r w:rsidR="00D464F7">
        <w:rPr>
          <w:lang w:val="en-US"/>
        </w:rPr>
        <w:t>segregation in twitter networks</w:t>
      </w:r>
      <w:r w:rsidR="00391E58" w:rsidRPr="00391E58">
        <w:rPr>
          <w:lang w:val="en-US"/>
        </w:rPr>
        <w:t>, because of the multiparty system</w:t>
      </w:r>
      <w:r w:rsidR="00826FAE">
        <w:rPr>
          <w:lang w:val="en-US"/>
        </w:rPr>
        <w:t xml:space="preserve"> with a very large number of effective parties</w:t>
      </w:r>
      <w:r w:rsidR="0071164C">
        <w:rPr>
          <w:lang w:val="en-US"/>
        </w:rPr>
        <w:t>. 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w:t>
      </w:r>
      <w:r w:rsidR="00A3344D">
        <w:rPr>
          <w:lang w:val="en-US"/>
        </w:rPr>
        <w:t xml:space="preserve">was </w:t>
      </w:r>
      <w:r w:rsidR="00826FAE">
        <w:rPr>
          <w:lang w:val="en-US"/>
        </w:rPr>
        <w:t>above 8</w:t>
      </w:r>
      <w:r w:rsidR="000E20B2">
        <w:rPr>
          <w:lang w:val="en-US"/>
        </w:rPr>
        <w:t xml:space="preserve"> </w:t>
      </w:r>
      <w:r w:rsidR="000E20B2">
        <w:rPr>
          <w:lang w:val="en-US"/>
        </w:rPr>
        <w:fldChar w:fldCharType="begin"/>
      </w:r>
      <w:r w:rsidR="00C50B44">
        <w:rPr>
          <w:lang w:val="en-US"/>
        </w:rPr>
        <w:instrText xml:space="preserve"> ADDIN ZOTERO_ITEM CSL_CITATION {"citationID":"vQjaiW33","properties":{"formattedCitation":"(Casal B\\uc0\\u233{}rtoa 2021)","plainCitation":"(Casal Bértoa 2021)","noteIndex":0},"citationItems":[{"id":9,"uris":["http://zotero.org/users/6814611/items/GRIYYVBY"],"uri":["http://zotero.org/users/6814611/items/GRIYYVBY"],"itemData":{"id":9,"type":"report","title":"Database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(Casal Bértoa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w:t>
      </w:r>
      <w:r w:rsidR="00A3344D">
        <w:rPr>
          <w:lang w:val="en-US"/>
        </w:rPr>
        <w:t>parties</w:t>
      </w:r>
      <w:r w:rsidR="00391E58" w:rsidRPr="00391E58">
        <w:rPr>
          <w:lang w:val="en-US"/>
        </w:rPr>
        <w:t xml:space="preserve">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826FAE">
        <w:rPr>
          <w:lang w:val="en-US"/>
        </w:rPr>
        <w:t>, whereas MPs from different parties might form networks around for instance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r w:rsidR="002E31B8" w:rsidRPr="00365688">
        <w:rPr>
          <w:lang w:val="en-US"/>
        </w:rPr>
        <w:t>We</w:t>
      </w:r>
      <w:r w:rsidR="002E31B8">
        <w:rPr>
          <w:lang w:val="en-US"/>
        </w:rPr>
        <w:t xml:space="preserve"> thus present a </w:t>
      </w:r>
      <w:r w:rsidR="00391E58" w:rsidRPr="00391E58">
        <w:rPr>
          <w:lang w:val="en-US"/>
        </w:rPr>
        <w:t>replication in a different site</w:t>
      </w:r>
      <w:r w:rsidR="00FF393A">
        <w:rPr>
          <w:lang w:val="en-US"/>
        </w:rPr>
        <w:t xml:space="preserve">, which </w:t>
      </w:r>
      <w:r w:rsidR="00391E58" w:rsidRPr="00391E58">
        <w:rPr>
          <w:lang w:val="en-US"/>
        </w:rPr>
        <w:t>is relevant in itself</w:t>
      </w:r>
      <w:r w:rsidR="002E31B8">
        <w:rPr>
          <w:lang w:val="en-US"/>
        </w:rPr>
        <w:t>,</w:t>
      </w:r>
      <w:r w:rsidR="00FF393A">
        <w:rPr>
          <w:lang w:val="en-US"/>
        </w:rPr>
        <w:t xml:space="preserve"> </w:t>
      </w:r>
      <w:r w:rsidR="001A0F09">
        <w:rPr>
          <w:lang w:val="en-US"/>
        </w:rPr>
        <w:t xml:space="preserve">but </w:t>
      </w:r>
      <w:r w:rsidR="00FF393A">
        <w:rPr>
          <w:lang w:val="en-US"/>
        </w:rPr>
        <w:t>at the same time</w:t>
      </w:r>
      <w:r w:rsidR="001A0F09">
        <w:rPr>
          <w:lang w:val="en-US"/>
        </w:rPr>
        <w:t>,</w:t>
      </w:r>
      <w:r w:rsidR="00391E58" w:rsidRPr="00391E58">
        <w:rPr>
          <w:lang w:val="en-US"/>
        </w:rPr>
        <w:t xml:space="preserve"> we</w:t>
      </w:r>
      <w:r w:rsidR="00FF393A">
        <w:rPr>
          <w:lang w:val="en-US"/>
        </w:rPr>
        <w:t xml:space="preserve"> also expand</w:t>
      </w:r>
      <w:r w:rsidR="00391E58" w:rsidRPr="00391E58">
        <w:rPr>
          <w:lang w:val="en-US"/>
        </w:rPr>
        <w:t xml:space="preserve"> on </w:t>
      </w:r>
      <w:r w:rsidR="001B5775">
        <w:rPr>
          <w:lang w:val="en-US"/>
        </w:rPr>
        <w:t>previous</w:t>
      </w:r>
      <w:r w:rsidR="00391E58" w:rsidRPr="00391E58">
        <w:rPr>
          <w:lang w:val="en-US"/>
        </w:rPr>
        <w:t xml:space="preserve"> work in several </w:t>
      </w:r>
      <w:r w:rsidR="002E31B8">
        <w:rPr>
          <w:lang w:val="en-US"/>
        </w:rPr>
        <w:t>important</w:t>
      </w:r>
      <w:r w:rsidR="00FF393A">
        <w:rPr>
          <w:lang w:val="en-US"/>
        </w:rPr>
        <w:t xml:space="preserve"> </w:t>
      </w:r>
      <w:r w:rsidR="00391E58" w:rsidRPr="00391E58">
        <w:rPr>
          <w:lang w:val="en-US"/>
        </w:rPr>
        <w:t xml:space="preserve">ways. </w:t>
      </w:r>
    </w:p>
    <w:p w14:paraId="3B3CCA0E" w14:textId="2C677749" w:rsidR="005C3871" w:rsidRDefault="005C3871" w:rsidP="005C3871">
      <w:pPr>
        <w:ind w:firstLine="708"/>
        <w:jc w:val="both"/>
        <w:rPr>
          <w:lang w:val="en-US"/>
        </w:rPr>
      </w:pPr>
      <w:r>
        <w:rPr>
          <w:lang w:val="en-US"/>
        </w:rPr>
        <w:t xml:space="preserve">Theoretically, we acknowledge (1) </w:t>
      </w:r>
      <w:r w:rsidR="00A3344D">
        <w:rPr>
          <w:lang w:val="en-US"/>
        </w:rPr>
        <w:t xml:space="preserve">that </w:t>
      </w:r>
      <w:r>
        <w:rPr>
          <w:lang w:val="en-US"/>
        </w:rPr>
        <w:t>segregation may manifest itself not only along party membership lines but also along traditional social dimensions; (2) that Twitter consists of different network layers and segregation may manifest itself differently in each layer;</w:t>
      </w:r>
      <w:r w:rsidR="00A3344D">
        <w:rPr>
          <w:lang w:val="en-US"/>
        </w:rPr>
        <w:t xml:space="preserve"> and</w:t>
      </w:r>
      <w:r>
        <w:rPr>
          <w:lang w:val="en-US"/>
        </w:rPr>
        <w:t xml:space="preserve"> (3) that the degree of segregation may change over time. We will discuss each step in more detail in the </w:t>
      </w:r>
      <w:r w:rsidR="00E70134">
        <w:rPr>
          <w:lang w:val="en-US"/>
        </w:rPr>
        <w:t xml:space="preserve">‘Theoretical background section’ below. </w:t>
      </w:r>
      <w:r>
        <w:rPr>
          <w:lang w:val="en-US"/>
        </w:rPr>
        <w:t>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Pr>
          <w:lang w:val="en-US"/>
        </w:rPr>
        <w:t xml:space="preserve">description of the observed </w:t>
      </w:r>
      <w:r w:rsidR="00E70134">
        <w:rPr>
          <w:lang w:val="en-US"/>
        </w:rPr>
        <w:t xml:space="preserve">degree of </w:t>
      </w:r>
      <w:r>
        <w:rPr>
          <w:lang w:val="en-US"/>
        </w:rPr>
        <w:lastRenderedPageBreak/>
        <w:t xml:space="preserve">segregation by </w:t>
      </w:r>
      <w:r w:rsidR="00BE0D7C">
        <w:rPr>
          <w:lang w:val="en-US"/>
        </w:rPr>
        <w:t xml:space="preserve">different </w:t>
      </w:r>
      <w:r>
        <w:rPr>
          <w:lang w:val="en-US"/>
        </w:rPr>
        <w:t>formal network segregation measures</w:t>
      </w:r>
      <w:r w:rsidR="00E70134">
        <w:rPr>
          <w:lang w:val="en-US"/>
        </w:rPr>
        <w:t xml:space="preserve">. We </w:t>
      </w:r>
      <w:r>
        <w:rPr>
          <w:lang w:val="en-US"/>
        </w:rPr>
        <w:t xml:space="preserve">will complement  this descriptive part with a Stochastic Actor-Orientated Modelling approach as implemented in </w:t>
      </w:r>
      <w:proofErr w:type="spellStart"/>
      <w:r>
        <w:rPr>
          <w:lang w:val="en-US"/>
        </w:rPr>
        <w:t>RSiena</w:t>
      </w:r>
      <w:proofErr w:type="spellEnd"/>
      <w:r>
        <w:rPr>
          <w:lang w:val="en-US"/>
        </w:rPr>
        <w:t xml:space="preserve"> </w:t>
      </w:r>
      <w:r>
        <w:rPr>
          <w:lang w:val="en-US"/>
        </w:rPr>
        <w:fldChar w:fldCharType="begin"/>
      </w:r>
      <w:r w:rsidR="00C50B44">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id":8,"uris":["http://zotero.org/users/6814611/items/L99VLBNC"],"uri":["http://zotero.org/users/6814611/items/L99VLBNC"],"itemData":{"id":8,"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w:t>
      </w:r>
      <w:proofErr w:type="spellStart"/>
      <w:r>
        <w:rPr>
          <w:lang w:val="en-US"/>
        </w:rPr>
        <w:t>RSiena</w:t>
      </w:r>
      <w:proofErr w:type="spellEnd"/>
      <w:r>
        <w:rPr>
          <w:lang w:val="en-US"/>
        </w:rPr>
        <w:t xml:space="preserve"> allows us to assess </w:t>
      </w:r>
      <w:r w:rsidR="00E70134">
        <w:rPr>
          <w:lang w:val="en-US"/>
        </w:rPr>
        <w:t>(</w:t>
      </w:r>
      <w:r>
        <w:rPr>
          <w:lang w:val="en-US"/>
        </w:rPr>
        <w:t>political</w:t>
      </w:r>
      <w:r w:rsidR="00E70134">
        <w:rPr>
          <w:lang w:val="en-US"/>
        </w:rPr>
        <w:t>)</w:t>
      </w:r>
      <w:r>
        <w:rPr>
          <w:lang w:val="en-US"/>
        </w:rPr>
        <w:t xml:space="preserve"> segregation among MPs while controlling for structural network effects and a wide array of </w:t>
      </w:r>
      <w:r w:rsidR="00E70134">
        <w:rPr>
          <w:lang w:val="en-US"/>
        </w:rPr>
        <w:t xml:space="preserve">MP </w:t>
      </w:r>
      <w:r>
        <w:rPr>
          <w:lang w:val="en-US"/>
        </w:rPr>
        <w:t xml:space="preserve">characteristics </w:t>
      </w:r>
      <w:r w:rsidR="00E70134">
        <w:rPr>
          <w:lang w:val="en-US"/>
        </w:rPr>
        <w:t>(</w:t>
      </w:r>
      <w:r>
        <w:rPr>
          <w:lang w:val="en-US"/>
        </w:rPr>
        <w:t>at the ego, alter and dyad-level</w:t>
      </w:r>
      <w:r w:rsidR="00E70134">
        <w:rPr>
          <w:lang w:val="en-US"/>
        </w:rPr>
        <w:t>)</w:t>
      </w:r>
      <w:r>
        <w:rPr>
          <w:lang w:val="en-US"/>
        </w:rPr>
        <w:t xml:space="preserve"> </w:t>
      </w:r>
      <w:r w:rsidR="00A3344D">
        <w:rPr>
          <w:lang w:val="en-US"/>
        </w:rPr>
        <w:t>which</w:t>
      </w:r>
      <w:r>
        <w:rPr>
          <w:lang w:val="en-US"/>
        </w:rPr>
        <w:t xml:space="preserve"> may influence whether relations between MPs are present. </w:t>
      </w:r>
      <w:r w:rsidR="00E70134">
        <w:rPr>
          <w:lang w:val="en-US"/>
        </w:rPr>
        <w:t xml:space="preserve">Our data and </w:t>
      </w:r>
      <w:r w:rsidR="00913BEC">
        <w:rPr>
          <w:lang w:val="en-US"/>
        </w:rPr>
        <w:t xml:space="preserve">SNA </w:t>
      </w:r>
      <w:r w:rsidR="00E70134">
        <w:rPr>
          <w:lang w:val="en-US"/>
        </w:rPr>
        <w:t xml:space="preserve">modelling strategy is discussed in </w:t>
      </w:r>
      <w:r w:rsidR="00C27303">
        <w:rPr>
          <w:lang w:val="en-US"/>
        </w:rPr>
        <w:t xml:space="preserve">more </w:t>
      </w:r>
      <w:r w:rsidR="00E70134">
        <w:rPr>
          <w:lang w:val="en-US"/>
        </w:rPr>
        <w:t xml:space="preserve">detail in </w:t>
      </w:r>
      <w:r w:rsidR="00913BEC">
        <w:rPr>
          <w:lang w:val="en-US"/>
        </w:rPr>
        <w:t>the</w:t>
      </w:r>
      <w:r w:rsidR="00E70134">
        <w:rPr>
          <w:lang w:val="en-US"/>
        </w:rPr>
        <w:t xml:space="preserve"> ‘Data and Methods’</w:t>
      </w:r>
      <w:r w:rsidR="00913BEC">
        <w:rPr>
          <w:lang w:val="en-US"/>
        </w:rPr>
        <w:t xml:space="preserve"> section</w:t>
      </w:r>
      <w:r w:rsidR="00E70134">
        <w:rPr>
          <w:lang w:val="en-US"/>
        </w:rPr>
        <w:t xml:space="preserve">. </w:t>
      </w:r>
    </w:p>
    <w:p w14:paraId="1D46ABE2" w14:textId="77777777" w:rsidR="005C3871" w:rsidRDefault="005C3871" w:rsidP="008C201B">
      <w:pPr>
        <w:ind w:firstLine="708"/>
        <w:jc w:val="both"/>
        <w:rPr>
          <w:lang w:val="en-US"/>
        </w:rPr>
      </w:pPr>
    </w:p>
    <w:p w14:paraId="1F70A899" w14:textId="02C10EF1" w:rsidR="00C76EC6" w:rsidRDefault="00365688" w:rsidP="00C76EC6">
      <w:pPr>
        <w:ind w:firstLine="0"/>
        <w:jc w:val="both"/>
        <w:rPr>
          <w:b/>
          <w:bCs/>
          <w:lang w:val="en-US"/>
        </w:rPr>
      </w:pPr>
      <w:r>
        <w:rPr>
          <w:b/>
          <w:bCs/>
          <w:lang w:val="en-US"/>
        </w:rPr>
        <w:t xml:space="preserve">2. </w:t>
      </w:r>
      <w:r w:rsidR="00C76EC6" w:rsidRPr="00391F66">
        <w:rPr>
          <w:b/>
          <w:bCs/>
          <w:lang w:val="en-US"/>
        </w:rPr>
        <w:t>Theoretical background</w:t>
      </w:r>
    </w:p>
    <w:p w14:paraId="232D5F19" w14:textId="60CECC77" w:rsidR="00D26EE7" w:rsidRPr="00365688" w:rsidRDefault="005C3871" w:rsidP="00D26EE7">
      <w:pPr>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0DB7BDFD" w14:textId="39F0342D" w:rsidR="00083239" w:rsidRDefault="00D26EE7" w:rsidP="00D26EE7">
      <w:pPr>
        <w:ind w:firstLine="0"/>
        <w:jc w:val="both"/>
        <w:rPr>
          <w:lang w:val="en-US"/>
        </w:rPr>
      </w:pPr>
      <w:r>
        <w:rPr>
          <w:lang w:val="en-US"/>
        </w:rPr>
        <w:t>W</w:t>
      </w:r>
      <w:r w:rsidR="00391E58" w:rsidRPr="00391E58">
        <w:rPr>
          <w:lang w:val="en-US"/>
        </w:rPr>
        <w:t xml:space="preserve">hereas </w:t>
      </w:r>
      <w:r w:rsidR="00F5486E">
        <w:rPr>
          <w:lang w:val="en-US"/>
        </w:rPr>
        <w:t xml:space="preserve">previous </w:t>
      </w:r>
      <w:r w:rsidR="00083239">
        <w:rPr>
          <w:lang w:val="en-US"/>
        </w:rPr>
        <w:t xml:space="preserve">studies </w:t>
      </w:r>
      <w:r w:rsidR="00391E58" w:rsidRPr="00391E58">
        <w:rPr>
          <w:lang w:val="en-US"/>
        </w:rPr>
        <w:t>focused on cleavages along political dimensions alone</w:t>
      </w:r>
      <w:r w:rsidR="00900D80">
        <w:rPr>
          <w:lang w:val="en-US"/>
        </w:rPr>
        <w:t xml:space="preserve"> </w:t>
      </w:r>
      <w:r w:rsidR="00900D80">
        <w:rPr>
          <w:lang w:val="en-US"/>
        </w:rPr>
        <w:fldChar w:fldCharType="begin"/>
      </w:r>
      <w:r w:rsidR="00C50B44">
        <w:rPr>
          <w:lang w:val="en-US"/>
        </w:rPr>
        <w:instrText xml:space="preserve"> ADDIN ZOTERO_ITEM CSL_CITATION {"citationID":"XTM9RvVc","properties":{"formattedCitation":"(Del Valle and Bravo 2018; Hsu and Park 2012)","plainCitation":"(Del Valle and Bravo 2018; Hsu and Park 2012)","noteIndex":0},"citationItems":[{"id":32,"uris":["http://zotero.org/users/6814611/items/7A8EZKNE"],"uri":["http://zotero.org/users/6814611/items/7A8EZKNE"],"itemData":{"id":32,"type":"article-journal","container-title":"International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00D80">
        <w:rPr>
          <w:lang w:val="en-US"/>
        </w:rPr>
        <w:fldChar w:fldCharType="separate"/>
      </w:r>
      <w:r w:rsidR="00900D80" w:rsidRPr="00900D80">
        <w:rPr>
          <w:rFonts w:ascii="Calibri" w:hAnsi="Calibri" w:cs="Calibri"/>
          <w:lang w:val="en-GB"/>
        </w:rPr>
        <w:t>(Del Valle and Bravo 2018; Hsu and Park 2012)</w:t>
      </w:r>
      <w:r w:rsidR="00900D80">
        <w:rPr>
          <w:lang w:val="en-US"/>
        </w:rPr>
        <w:fldChar w:fldCharType="end"/>
      </w:r>
      <w:r w:rsidR="00391E58" w:rsidRPr="00391E58">
        <w:rPr>
          <w:lang w:val="en-US"/>
        </w:rPr>
        <w:t>, we</w:t>
      </w:r>
      <w:r w:rsidR="000B73AA">
        <w:rPr>
          <w:lang w:val="en-US"/>
        </w:rPr>
        <w:t xml:space="preserve"> will </w:t>
      </w:r>
      <w:r w:rsidR="0002430E">
        <w:rPr>
          <w:lang w:val="en-US"/>
        </w:rPr>
        <w:t>link this to</w:t>
      </w:r>
      <w:r w:rsidR="000B73AA">
        <w:rPr>
          <w:lang w:val="en-US"/>
        </w:rPr>
        <w:t xml:space="preserve"> </w:t>
      </w:r>
      <w:r w:rsidR="00196684">
        <w:rPr>
          <w:lang w:val="en-US"/>
        </w:rPr>
        <w:t xml:space="preserve">socio-demographic </w:t>
      </w:r>
      <w:r w:rsidR="00391E58" w:rsidRPr="00391E58">
        <w:rPr>
          <w:lang w:val="en-US"/>
        </w:rPr>
        <w:t xml:space="preserve">segregation </w:t>
      </w:r>
      <w:r w:rsidR="001B5775">
        <w:rPr>
          <w:lang w:val="en-US"/>
        </w:rPr>
        <w:t>within MPs</w:t>
      </w:r>
      <w:r w:rsidR="00F5486E">
        <w:rPr>
          <w:lang w:val="en-US"/>
        </w:rPr>
        <w:t>’</w:t>
      </w:r>
      <w:r w:rsidR="001B5775">
        <w:rPr>
          <w:lang w:val="en-US"/>
        </w:rPr>
        <w:t xml:space="preserve"> Twitter network</w:t>
      </w:r>
      <w:r w:rsidR="006846DB">
        <w:rPr>
          <w:lang w:val="en-US"/>
        </w:rPr>
        <w:t>s</w:t>
      </w:r>
      <w:r w:rsidR="001B5775">
        <w:rPr>
          <w:lang w:val="en-US"/>
        </w:rPr>
        <w:t xml:space="preserve"> </w:t>
      </w:r>
      <w:r w:rsidR="006846DB">
        <w:rPr>
          <w:lang w:val="en-US"/>
        </w:rPr>
        <w:t>along</w:t>
      </w:r>
      <w:r w:rsidR="00391E58" w:rsidRPr="00391E58">
        <w:rPr>
          <w:lang w:val="en-US"/>
        </w:rPr>
        <w:t xml:space="preserve"> </w:t>
      </w:r>
      <w:r w:rsidR="006846DB">
        <w:rPr>
          <w:lang w:val="en-US"/>
        </w:rPr>
        <w:t>major axis of representation:</w:t>
      </w:r>
      <w:r w:rsidR="006846DB" w:rsidRPr="00391E58">
        <w:rPr>
          <w:lang w:val="en-US"/>
        </w:rPr>
        <w:t xml:space="preserve"> </w:t>
      </w:r>
      <w:r w:rsidR="00075CC7">
        <w:rPr>
          <w:lang w:val="en-US"/>
        </w:rPr>
        <w:t xml:space="preserve">sex, </w:t>
      </w:r>
      <w:r w:rsidR="00391E58" w:rsidRPr="00391E58">
        <w:rPr>
          <w:lang w:val="en-US"/>
        </w:rPr>
        <w:t xml:space="preserve">age and </w:t>
      </w:r>
      <w:r w:rsidR="00075CC7">
        <w:rPr>
          <w:lang w:val="en-US"/>
        </w:rPr>
        <w:t>ethnicity</w:t>
      </w:r>
      <w:r w:rsidR="006846DB">
        <w:rPr>
          <w:lang w:val="en-US"/>
        </w:rPr>
        <w:t xml:space="preserve"> </w:t>
      </w:r>
      <w:r w:rsidR="00900D80">
        <w:rPr>
          <w:lang w:val="en-US"/>
        </w:rPr>
        <w:fldChar w:fldCharType="begin"/>
      </w:r>
      <w:r w:rsidR="00C50B44">
        <w:rPr>
          <w:lang w:val="en-US"/>
        </w:rPr>
        <w:instrText xml:space="preserve"> ADDIN ZOTERO_ITEM CSL_CITATION {"citationID":"HL899X0j","properties":{"formattedCitation":"(Celis and M\\uc0\\u252{}gge 2018)","plainCitation":"(Celis and Mügge 2018)","noteIndex":0},"citationItems":[{"id":28,"uris":["http://zotero.org/users/6814611/items/IZ66V2L3"],"uri":["http://zotero.org/users/6814611/items/IZ66V2L3"],"itemData":{"id":28,"type":"article-journal","container-title":"Politics","issue":"2","note":"publisher: SAGE Publications Sage UK: London, England","page":"197–213","title":"Whose equality? Measuring group representation","volume":"38","author":[{"family":"Celis","given":"Karen"},{"family":"Mügge","given":"Liza M"}],"issued":{"date-parts":[["2018"]]}}}],"schema":"https://github.com/citation-style-language/schema/raw/master/csl-citation.json"} </w:instrText>
      </w:r>
      <w:r w:rsidR="00900D80">
        <w:rPr>
          <w:lang w:val="en-US"/>
        </w:rPr>
        <w:fldChar w:fldCharType="separate"/>
      </w:r>
      <w:r w:rsidR="00900D80" w:rsidRPr="00900D80">
        <w:rPr>
          <w:rFonts w:ascii="Calibri" w:hAnsi="Calibri" w:cs="Calibri"/>
          <w:szCs w:val="24"/>
          <w:lang w:val="en-GB"/>
        </w:rPr>
        <w:t>(Celis and Mügge 2018)</w:t>
      </w:r>
      <w:r w:rsidR="00900D80">
        <w:rPr>
          <w:lang w:val="en-US"/>
        </w:rPr>
        <w:fldChar w:fldCharType="end"/>
      </w:r>
      <w:r w:rsidR="00391E58" w:rsidRPr="00391E58">
        <w:rPr>
          <w:lang w:val="en-US"/>
        </w:rPr>
        <w:t xml:space="preserve">. </w:t>
      </w:r>
      <w:r w:rsidR="00083239">
        <w:rPr>
          <w:lang w:val="en-US"/>
        </w:rPr>
        <w:t>This focus aligns with and builds on crucial insights from social network studies.</w:t>
      </w:r>
      <w:r w:rsidR="00606A32">
        <w:rPr>
          <w:lang w:val="en-US"/>
        </w:rPr>
        <w:t xml:space="preserve"> Particularly, we distinguish between structure-based and </w:t>
      </w:r>
      <w:r w:rsidR="003330F9">
        <w:rPr>
          <w:lang w:val="en-US"/>
        </w:rPr>
        <w:t>choice</w:t>
      </w:r>
      <w:r w:rsidR="00606A32">
        <w:rPr>
          <w:lang w:val="en-US"/>
        </w:rPr>
        <w:t xml:space="preserve">-based </w:t>
      </w:r>
      <w:r w:rsidR="00365688">
        <w:rPr>
          <w:lang w:val="en-US"/>
        </w:rPr>
        <w:t>mechanisms leading to</w:t>
      </w:r>
      <w:r w:rsidR="000B1F5F">
        <w:rPr>
          <w:lang w:val="en-US"/>
        </w:rPr>
        <w:t xml:space="preserve"> network</w:t>
      </w:r>
      <w:r w:rsidR="00606A32">
        <w:rPr>
          <w:lang w:val="en-US"/>
        </w:rPr>
        <w:t xml:space="preserve"> segregation below</w:t>
      </w:r>
      <w:r w:rsidR="005F03DA">
        <w:rPr>
          <w:lang w:val="en-US"/>
        </w:rPr>
        <w:t xml:space="preserve">. </w:t>
      </w:r>
    </w:p>
    <w:p w14:paraId="35968A94" w14:textId="32707A3A" w:rsidR="00453CBD" w:rsidRDefault="00083239" w:rsidP="00083239">
      <w:pPr>
        <w:ind w:firstLine="708"/>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C50B44">
        <w:rPr>
          <w:lang w:val="en-US"/>
        </w:rPr>
        <w:instrText xml:space="preserve"> ADDIN ZOTERO_ITEM CSL_CITATION {"citationID":"QZkiuG3o","properties":{"formattedCitation":"(McPherson, Smith-Lovin, and Cook 2001)","plainCitation":"(McPherson, Smith-Lovin, and Cook 2001)","noteIndex":0},"citationItems":[{"id":27,"uris":["http://zotero.org/users/6814611/items/88QPJEQV"],"uri":["http://zotero.org/users/6814611/items/88QPJEQV"],"itemData":{"id":27,"type":"article-journal","container-title":"Annual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FF2B83" w:rsidRPr="000B1F5F">
        <w:rPr>
          <w:lang w:val="en-US"/>
        </w:rPr>
        <w:t>Th</w:t>
      </w:r>
      <w:r w:rsidR="00910D0D" w:rsidRPr="000B1F5F">
        <w:rPr>
          <w:lang w:val="en-US"/>
        </w:rPr>
        <w:t>e</w:t>
      </w:r>
      <w:r w:rsidR="00FF2B83" w:rsidRPr="000B1F5F">
        <w:rPr>
          <w:lang w:val="en-US"/>
        </w:rPr>
        <w:t xml:space="preserve"> </w:t>
      </w:r>
      <w:r w:rsidR="00F96845" w:rsidRPr="000B1F5F">
        <w:rPr>
          <w:lang w:val="en-US"/>
        </w:rPr>
        <w:t xml:space="preserve">observed </w:t>
      </w:r>
      <w:r w:rsidR="00FF2B83" w:rsidRPr="000B1F5F">
        <w:rPr>
          <w:lang w:val="en-US"/>
        </w:rPr>
        <w:t xml:space="preserve">degree of </w:t>
      </w:r>
      <w:r w:rsidR="00365688" w:rsidRPr="000B1F5F">
        <w:rPr>
          <w:lang w:val="en-US"/>
        </w:rPr>
        <w:t xml:space="preserve">network homogeneity </w:t>
      </w:r>
      <w:r w:rsidR="00FF2B83" w:rsidRPr="000B1F5F">
        <w:rPr>
          <w:lang w:val="en-US"/>
        </w:rPr>
        <w:t>is</w:t>
      </w:r>
      <w:r w:rsidR="00F96845" w:rsidRPr="000B1F5F">
        <w:rPr>
          <w:lang w:val="en-US"/>
        </w:rPr>
        <w:t xml:space="preserve"> to a large extent</w:t>
      </w:r>
      <w:r w:rsidR="00FF2B83" w:rsidRPr="000B1F5F">
        <w:rPr>
          <w:lang w:val="en-US"/>
        </w:rPr>
        <w:t xml:space="preserve"> 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C3457F">
        <w:rPr>
          <w:lang w:val="en-US"/>
        </w:rPr>
        <w:t xml:space="preserve">Moreover, initial levels of </w:t>
      </w:r>
      <w:r w:rsidR="00683441">
        <w:rPr>
          <w:lang w:val="en-US"/>
        </w:rPr>
        <w:t xml:space="preserve">network </w:t>
      </w:r>
      <w:r w:rsidR="00C3457F">
        <w:rPr>
          <w:lang w:val="en-US"/>
        </w:rPr>
        <w:t xml:space="preserve">segregation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f you scratch my back, I 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and above such structurally-induced </w:t>
      </w:r>
      <w:r w:rsidR="000B1F5F" w:rsidRPr="000B1F5F">
        <w:rPr>
          <w:lang w:val="en-US"/>
        </w:rPr>
        <w:t xml:space="preserve">network </w:t>
      </w:r>
      <w:r w:rsidRPr="000B1F5F">
        <w:rPr>
          <w:lang w:val="en-US"/>
        </w:rPr>
        <w:t>homo</w:t>
      </w:r>
      <w:r w:rsidR="000B1F5F" w:rsidRPr="000B1F5F">
        <w:rPr>
          <w:lang w:val="en-US"/>
        </w:rPr>
        <w:t>geneity,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w:t>
      </w:r>
      <w:r w:rsidR="0002430E">
        <w:rPr>
          <w:lang w:val="en-US"/>
        </w:rPr>
        <w:t xml:space="preserve"> latter are called</w:t>
      </w:r>
      <w:r w:rsidR="00006B85" w:rsidRPr="000B1F5F">
        <w:rPr>
          <w:lang w:val="en-US"/>
        </w:rPr>
        <w:t xml:space="preserv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0002430E">
        <w:rPr>
          <w:lang w:val="en-US"/>
        </w:rPr>
        <w:t>, which</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FF2B83" w:rsidRPr="000B1F5F">
        <w:rPr>
          <w:lang w:val="en-US"/>
        </w:rPr>
        <w:t xml:space="preserve"> </w:t>
      </w:r>
      <w:r w:rsidR="00F96845" w:rsidRPr="000B1F5F">
        <w:rPr>
          <w:lang w:val="en-US"/>
        </w:rPr>
        <w:t>Inbreeding homophily</w:t>
      </w:r>
      <w:r w:rsidR="006E7551">
        <w:rPr>
          <w:lang w:val="en-US"/>
        </w:rPr>
        <w:t xml:space="preserve"> – </w:t>
      </w:r>
      <w:r w:rsidR="0002430E">
        <w:rPr>
          <w:lang w:val="en-US"/>
        </w:rPr>
        <w:t>also called</w:t>
      </w:r>
      <w:r w:rsidR="006E7551">
        <w:rPr>
          <w:lang w:val="en-US"/>
        </w:rPr>
        <w:t xml:space="preserve"> choice homophily –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w:t>
      </w:r>
      <w:r w:rsidR="0002430E">
        <w:rPr>
          <w:lang w:val="en-US"/>
        </w:rPr>
        <w:t xml:space="preserve">based </w:t>
      </w:r>
      <w:r w:rsidR="00F96845" w:rsidRPr="000B1F5F">
        <w:rPr>
          <w:lang w:val="en-US"/>
        </w:rPr>
        <w:t xml:space="preserve">on opportunity structures </w:t>
      </w:r>
      <w:r w:rsidR="00683441">
        <w:rPr>
          <w:lang w:val="en-US"/>
        </w:rPr>
        <w:t xml:space="preserve">and structural network processes </w:t>
      </w:r>
      <w:r w:rsidR="00F96845" w:rsidRPr="000B1F5F">
        <w:rPr>
          <w:lang w:val="en-US"/>
        </w:rPr>
        <w:t>alone.</w:t>
      </w:r>
      <w:r w:rsidR="00941320">
        <w:rPr>
          <w:rStyle w:val="Eindnootmarkering"/>
          <w:lang w:val="en-US"/>
        </w:rPr>
        <w:endnoteReference w:id="1"/>
      </w:r>
      <w:r w:rsidR="00F96845">
        <w:rPr>
          <w:lang w:val="en-US"/>
        </w:rPr>
        <w:t xml:space="preserve"> </w:t>
      </w:r>
    </w:p>
    <w:p w14:paraId="48CA7AD8" w14:textId="3C946C42" w:rsidR="00220A49" w:rsidRDefault="00453CBD" w:rsidP="005111B3">
      <w:pPr>
        <w:ind w:firstLine="708"/>
        <w:jc w:val="both"/>
        <w:rPr>
          <w:lang w:val="en-US"/>
        </w:rPr>
      </w:pPr>
      <w:r>
        <w:rPr>
          <w:lang w:val="en-US"/>
        </w:rPr>
        <w:t xml:space="preserve">The above refers to general mechanisms </w:t>
      </w:r>
      <w:r w:rsidR="0002430E">
        <w:rPr>
          <w:lang w:val="en-US"/>
        </w:rPr>
        <w:t>and n</w:t>
      </w:r>
      <w:r w:rsidR="00BD7D65">
        <w:rPr>
          <w:lang w:val="en-US"/>
        </w:rPr>
        <w:t>etwork</w:t>
      </w:r>
      <w:r w:rsidR="00FE5E7D" w:rsidRPr="00391E58">
        <w:rPr>
          <w:lang w:val="en-US"/>
        </w:rPr>
        <w:t xml:space="preserve"> homo</w:t>
      </w:r>
      <w:r w:rsidR="00D26C18">
        <w:rPr>
          <w:lang w:val="en-US"/>
        </w:rPr>
        <w:t>geneity</w:t>
      </w:r>
      <w:r w:rsidR="00FE5E7D" w:rsidRPr="00391E58">
        <w:rPr>
          <w:lang w:val="en-US"/>
        </w:rPr>
        <w:t xml:space="preserve"> </w:t>
      </w:r>
      <w:r w:rsidR="0002430E">
        <w:rPr>
          <w:lang w:val="en-US"/>
        </w:rPr>
        <w:t xml:space="preserve">are </w:t>
      </w:r>
      <w:r w:rsidR="00FE5E7D" w:rsidRPr="00391E58">
        <w:rPr>
          <w:lang w:val="en-US"/>
        </w:rPr>
        <w:t xml:space="preserve">observed </w:t>
      </w:r>
      <w:r w:rsidR="00FE5E7D">
        <w:rPr>
          <w:lang w:val="en-US"/>
        </w:rPr>
        <w:t>across</w:t>
      </w:r>
      <w:r w:rsidR="00FE5E7D" w:rsidRPr="00391E58">
        <w:rPr>
          <w:lang w:val="en-US"/>
        </w:rPr>
        <w:t xml:space="preserve"> a wide array of social dimensions and </w:t>
      </w:r>
      <w:r w:rsidR="00FE5E7D">
        <w:rPr>
          <w:lang w:val="en-US"/>
        </w:rPr>
        <w:t>for</w:t>
      </w:r>
      <w:r w:rsidR="00FE5E7D" w:rsidRPr="00391E58">
        <w:rPr>
          <w:lang w:val="en-US"/>
        </w:rPr>
        <w:t xml:space="preserve"> different type of social relations</w:t>
      </w:r>
      <w:r w:rsidR="0002430E">
        <w:rPr>
          <w:lang w:val="en-US"/>
        </w:rPr>
        <w:t>,</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the degree of 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E45F46">
        <w:rPr>
          <w:lang w:val="en-US"/>
        </w:rPr>
        <w:t>fewer</w:t>
      </w:r>
      <w:r w:rsidR="009308AB">
        <w:rPr>
          <w:lang w:val="en-US"/>
        </w:rPr>
        <w:t xml:space="preserve">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t>
      </w:r>
      <w:r w:rsidR="00E45F46">
        <w:rPr>
          <w:lang w:val="en-US"/>
        </w:rPr>
        <w:t>is</w:t>
      </w:r>
      <w:r w:rsidR="00D26C18">
        <w:rPr>
          <w:lang w:val="en-US"/>
        </w:rPr>
        <w:t xml:space="preserve"> lower</w:t>
      </w:r>
      <w:r w:rsidR="000B1F5F">
        <w:rPr>
          <w:lang w:val="en-US"/>
        </w:rPr>
        <w:t xml:space="preserve"> than in core networks formed by strong ties</w:t>
      </w:r>
      <w:r w:rsidR="009308AB">
        <w:rPr>
          <w:lang w:val="en-US"/>
        </w:rPr>
        <w:t>. That being said, corroborative empirical evidence for this idea has been meagre at best</w:t>
      </w:r>
      <w:r w:rsidR="00900D80">
        <w:rPr>
          <w:lang w:val="en-US"/>
        </w:rPr>
        <w:t xml:space="preserve"> </w:t>
      </w:r>
      <w:r w:rsidR="00900D80">
        <w:rPr>
          <w:lang w:val="en-US"/>
        </w:rPr>
        <w:fldChar w:fldCharType="begin"/>
      </w:r>
      <w:r w:rsidR="00C50B44">
        <w:rPr>
          <w:lang w:val="en-US"/>
        </w:rPr>
        <w:instrText xml:space="preserve"> ADDIN ZOTERO_ITEM CSL_CITATION {"citationID":"o6pcI4aB","properties":{"formattedCitation":"(Hofstra et al. 2017)","plainCitation":"(Hofstra et al. 2017)","noteIndex":0},"citationItems":[{"id":30,"uris":["http://zotero.org/users/6814611/items/8KZGZEHX"],"uri":["http://zotero.org/users/6814611/items/8KZGZEHX"],"itemData":{"id":30,"type":"article-journal","container-title":"American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(Hofstra et al. 2017)</w:t>
      </w:r>
      <w:r w:rsidR="00900D80">
        <w:rPr>
          <w:lang w:val="en-US"/>
        </w:rPr>
        <w:fldChar w:fldCharType="end"/>
      </w:r>
      <w:r w:rsidR="009308AB">
        <w:rPr>
          <w:lang w:val="en-US"/>
        </w:rPr>
        <w:t>.</w:t>
      </w:r>
      <w:r w:rsidR="004F26C4">
        <w:rPr>
          <w:lang w:val="en-US"/>
        </w:rPr>
        <w:t xml:space="preserve"> </w:t>
      </w:r>
      <w:r w:rsidR="00E45F46">
        <w:rPr>
          <w:lang w:val="en-US"/>
        </w:rPr>
        <w:t>Regarding our focus, 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w:t>
      </w:r>
      <w:r w:rsidR="00E45F46">
        <w:rPr>
          <w:lang w:val="en-US"/>
        </w:rPr>
        <w:t xml:space="preserve">cannot be considered a core network,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820B9D">
        <w:rPr>
          <w:lang w:val="en-US"/>
        </w:rPr>
        <w:t xml:space="preserve"> regularly nevertheless</w:t>
      </w:r>
      <w:r w:rsidR="00205496">
        <w:rPr>
          <w:lang w:val="en-US"/>
        </w:rPr>
        <w:t>.</w:t>
      </w:r>
      <w:r w:rsidR="00820B9D">
        <w:rPr>
          <w:lang w:val="en-US"/>
        </w:rPr>
        <w:t xml:space="preserve"> </w:t>
      </w:r>
      <w:r w:rsidR="00820B9D">
        <w:rPr>
          <w:lang w:val="en-US"/>
        </w:rPr>
        <w:lastRenderedPageBreak/>
        <w:t>It can thus be expected that real-life social cleavages matter, but it</w:t>
      </w:r>
      <w:r w:rsidR="005111B3">
        <w:rPr>
          <w:lang w:val="en-US"/>
        </w:rPr>
        <w:t xml:space="preserve"> remains an open question whether </w:t>
      </w:r>
      <w:r w:rsidR="00820B9D">
        <w:rPr>
          <w:lang w:val="en-US"/>
        </w:rPr>
        <w:t>those</w:t>
      </w:r>
      <w:r w:rsidR="005111B3">
        <w:rPr>
          <w:lang w:val="en-US"/>
        </w:rPr>
        <w:t xml:space="preserve"> cleavages based on </w:t>
      </w:r>
      <w:r w:rsidR="005111B3">
        <w:rPr>
          <w:lang w:val="en-GB"/>
        </w:rPr>
        <w:t xml:space="preserve">sex, age and </w:t>
      </w:r>
      <w:r w:rsidR="005111B3" w:rsidRPr="00391E58">
        <w:rPr>
          <w:lang w:val="en-US"/>
        </w:rPr>
        <w:t>ethnicity</w:t>
      </w:r>
      <w:r w:rsidR="005111B3">
        <w:rPr>
          <w:lang w:val="en-US"/>
        </w:rPr>
        <w:t xml:space="preserve"> are</w:t>
      </w:r>
      <w:r w:rsidR="00820B9D">
        <w:rPr>
          <w:lang w:val="en-US"/>
        </w:rPr>
        <w:t xml:space="preserve"> indeed</w:t>
      </w:r>
      <w:r w:rsidR="005111B3">
        <w:rPr>
          <w:lang w:val="en-US"/>
        </w:rPr>
        <w:t xml:space="preserve"> mitigated by Twitter or </w:t>
      </w:r>
      <w:r w:rsidR="00820B9D">
        <w:rPr>
          <w:lang w:val="en-US"/>
        </w:rPr>
        <w:t>whether</w:t>
      </w:r>
      <w:r w:rsidR="005111B3">
        <w:rPr>
          <w:lang w:val="en-US"/>
        </w:rPr>
        <w:t xml:space="preserve"> Twitter reifies these social divides</w:t>
      </w:r>
      <w:r w:rsidR="00D26C18">
        <w:rPr>
          <w:lang w:val="en-US"/>
        </w:rPr>
        <w:t xml:space="preserve"> in parliament</w:t>
      </w:r>
      <w:r w:rsidR="005111B3">
        <w:rPr>
          <w:lang w:val="en-US"/>
        </w:rPr>
        <w:t xml:space="preserve">. </w:t>
      </w:r>
    </w:p>
    <w:p w14:paraId="2366FEA8" w14:textId="6D54AC27" w:rsidR="00C6718F" w:rsidRDefault="006846DB" w:rsidP="008C201B">
      <w:pPr>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D4637C" w:rsidRPr="00D4637C">
        <w:rPr>
          <w:lang w:val="en-US"/>
        </w:rPr>
        <w:t>Appendix A</w:t>
      </w:r>
      <w:r w:rsidR="00B63699" w:rsidRPr="00D4637C">
        <w:rPr>
          <w:lang w:val="en-US"/>
        </w:rPr>
        <w:t>1</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proofErr w:type="spellStart"/>
      <w:r w:rsidR="00A70EA0">
        <w:rPr>
          <w:lang w:val="en-US"/>
        </w:rPr>
        <w:t>GroenLinks</w:t>
      </w:r>
      <w:proofErr w:type="spellEnd"/>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proofErr w:type="spellStart"/>
      <w:r w:rsidR="00A70EA0">
        <w:rPr>
          <w:lang w:val="en-US"/>
        </w:rPr>
        <w:t>Partij</w:t>
      </w:r>
      <w:proofErr w:type="spellEnd"/>
      <w:r w:rsidR="00A70EA0">
        <w:rPr>
          <w:lang w:val="en-US"/>
        </w:rPr>
        <w:t xml:space="preserve"> </w:t>
      </w:r>
      <w:proofErr w:type="spellStart"/>
      <w:r w:rsidR="00A70EA0">
        <w:rPr>
          <w:lang w:val="en-US"/>
        </w:rPr>
        <w:t>voor</w:t>
      </w:r>
      <w:proofErr w:type="spellEnd"/>
      <w:r w:rsidR="00A70EA0">
        <w:rPr>
          <w:lang w:val="en-US"/>
        </w:rPr>
        <w:t xml:space="preserve"> de </w:t>
      </w:r>
      <w:proofErr w:type="spellStart"/>
      <w:r w:rsidR="00A70EA0">
        <w:rPr>
          <w:lang w:val="en-US"/>
        </w:rPr>
        <w:t>Dieren</w:t>
      </w:r>
      <w:proofErr w:type="spellEnd"/>
      <w:r w:rsidR="007E4AB9">
        <w:rPr>
          <w:lang w:val="en-US"/>
        </w:rPr>
        <w:t>’</w:t>
      </w:r>
      <w:r w:rsidR="00A70EA0">
        <w:rPr>
          <w:lang w:val="en-US"/>
        </w:rPr>
        <w:t xml:space="preserve">; </w:t>
      </w:r>
      <w:r w:rsidR="00B20F34">
        <w:rPr>
          <w:lang w:val="en-US"/>
        </w:rPr>
        <w:t xml:space="preserve">3MPs, 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820B9D">
        <w:rPr>
          <w:lang w:val="en-US"/>
        </w:rPr>
        <w:t>,</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reflects the group size within the electorate</w:t>
      </w:r>
      <w:r w:rsidR="0029623B">
        <w:rPr>
          <w:lang w:val="en-US"/>
        </w:rPr>
        <w:t xml:space="preserve"> fairly well</w:t>
      </w:r>
      <w:r w:rsidR="00A30F45">
        <w:rPr>
          <w:lang w:val="en-US"/>
        </w:rPr>
        <w:t xml:space="preserve"> </w:t>
      </w:r>
      <w:r w:rsidR="00900D80">
        <w:rPr>
          <w:lang w:val="en-US"/>
        </w:rPr>
        <w:fldChar w:fldCharType="begin"/>
      </w:r>
      <w:r w:rsidR="00C50B44">
        <w:rPr>
          <w:lang w:val="en-US"/>
        </w:rPr>
        <w:instrText xml:space="preserve"> ADDIN ZOTERO_ITEM CSL_CITATION {"citationID":"9p1Ei0g1","properties":{"formattedCitation":"(Van der Zwan, Lubbers, and Eisinga 2019)","plainCitation":"(Van der Zwan, Lubbers, and Eisinga 2019)","noteIndex":0},"citationItems":[{"id":25,"uris":["http://zotero.org/users/6814611/items/Q53ETSXR"],"uri":["http://zotero.org/users/6814611/items/Q53ETSXR"],"itemData":{"id":25,"type":"article-journal","container-title":"Acta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(Van der Zwan, Lubbers, and Eisinga 2019)</w:t>
      </w:r>
      <w:r w:rsidR="00900D80">
        <w:rPr>
          <w:lang w:val="en-US"/>
        </w:rPr>
        <w:fldChar w:fldCharType="end"/>
      </w:r>
      <w:r w:rsidR="003E2F00">
        <w:rPr>
          <w:lang w:val="en-US"/>
        </w:rPr>
        <w:t>, but zooming i</w:t>
      </w:r>
      <w:r w:rsidR="004F26C4">
        <w:rPr>
          <w:lang w:val="en-US"/>
        </w:rPr>
        <w:t>n</w:t>
      </w:r>
      <w:r w:rsidR="003E2F00">
        <w:rPr>
          <w:lang w:val="en-US"/>
        </w:rPr>
        <w:t xml:space="preserve"> we see that some specific groups are overrepresented, such as Moroccan-background Dutch citizens, while other are underrepresented, like Surinam-background </w:t>
      </w:r>
      <w:r w:rsidR="003E2F00" w:rsidRPr="00A70EA0">
        <w:rPr>
          <w:lang w:val="en-US"/>
        </w:rPr>
        <w:t>Dutch citizens</w:t>
      </w:r>
      <w:r w:rsidR="00075CC7" w:rsidRPr="00A70EA0">
        <w:rPr>
          <w:noProof/>
          <w:lang w:val="en-US"/>
        </w:rPr>
        <w:t>.</w:t>
      </w:r>
      <w:r w:rsidR="007E7354" w:rsidRPr="00A70EA0">
        <w:rPr>
          <w:noProof/>
          <w:lang w:val="en-US"/>
        </w:rPr>
        <w:t xml:space="preserve"> </w:t>
      </w:r>
      <w:r w:rsidR="003E2F00" w:rsidRPr="00A70EA0">
        <w:rPr>
          <w:noProof/>
          <w:lang w:val="en-US"/>
        </w:rPr>
        <w:t>Moreover</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 focus</w:t>
      </w:r>
      <w:r w:rsidR="00DC5735" w:rsidRPr="00A70EA0">
        <w:rPr>
          <w:noProof/>
          <w:lang w:val="en-US"/>
        </w:rPr>
        <w:t>ing</w:t>
      </w:r>
      <w:r w:rsidR="00693749" w:rsidRPr="00A70EA0">
        <w:rPr>
          <w:noProof/>
          <w:lang w:val="en-US"/>
        </w:rPr>
        <w:t xml:space="preserve"> in their campai</w:t>
      </w:r>
      <w:r w:rsidR="003E2F00" w:rsidRPr="00A70EA0">
        <w:rPr>
          <w:noProof/>
          <w:lang w:val="en-US"/>
        </w:rPr>
        <w:t>g</w:t>
      </w:r>
      <w:r w:rsidR="00693749" w:rsidRPr="00A70EA0">
        <w:rPr>
          <w:noProof/>
          <w:lang w:val="en-US"/>
        </w:rPr>
        <w:t>n on racism and discrimination in Dutch</w:t>
      </w:r>
      <w:r w:rsidR="00693749">
        <w:rPr>
          <w:noProof/>
          <w:lang w:val="en-US"/>
        </w:rPr>
        <w:t xml:space="preserve"> society, and </w:t>
      </w:r>
      <w:r w:rsidR="003E2F00">
        <w:rPr>
          <w:noProof/>
          <w:lang w:val="en-US"/>
        </w:rPr>
        <w:t xml:space="preserve">they </w:t>
      </w:r>
      <w:r w:rsidR="00693749">
        <w:rPr>
          <w:noProof/>
          <w:lang w:val="en-US"/>
        </w:rPr>
        <w:t xml:space="preserve">won three </w:t>
      </w:r>
      <w:r w:rsidR="00820B9D">
        <w:rPr>
          <w:noProof/>
          <w:lang w:val="en-US"/>
        </w:rPr>
        <w:t xml:space="preserve">of 150 </w:t>
      </w:r>
      <w:r w:rsidR="00693749">
        <w:rPr>
          <w:noProof/>
          <w:lang w:val="en-US"/>
        </w:rPr>
        <w:t>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w:t>
      </w:r>
      <w:r w:rsidR="00693749">
        <w:rPr>
          <w:noProof/>
          <w:lang w:val="en-US"/>
        </w:rPr>
        <w:t xml:space="preserve">also </w:t>
      </w:r>
      <w:r w:rsidR="003E2F00">
        <w:rPr>
          <w:noProof/>
          <w:lang w:val="en-US"/>
        </w:rPr>
        <w:t xml:space="preserve">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28703CC0" w:rsidR="00B909A2" w:rsidRDefault="006846DB" w:rsidP="003E2F00">
      <w:pPr>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C50B44">
        <w:rPr>
          <w:lang w:val="en-US"/>
        </w:rPr>
        <w:instrText xml:space="preserve"> ADDIN ZOTERO_ITEM CSL_CITATION {"citationID":"GX8p8Uum","properties":{"formattedCitation":"(c.f. Kalmijn 1998; Smith, Maas, and Van Tubergen 2014)","plainCitation":"(c.f. Kalmijn 1998; Smith, Maas, and Van Tubergen 2014)","dontUpdate":true,"noteIndex":0},"citationItems":[{"id":4,"uris":["http://zotero.org/users/6814611/items/655S5H5L"],"uri":["http://zotero.org/users/6814611/items/655S5H5L"],"itemData":{"id":4,"type":"article-journal","container-title":"Annual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"},{"id":5,"uris":["http://zotero.org/users/6814611/items/WN2U6P2Q"],"uri":["http://zotero.org/users/6814611/items/WN2U6P2Q"],"itemData":{"id":5,"type":"article-journal","container-title":"Social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 Smith, Maas, and Van Tubergen 2014)</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8C201B">
      <w:pPr>
        <w:ind w:firstLine="708"/>
        <w:jc w:val="both"/>
        <w:rPr>
          <w:lang w:val="en-US"/>
        </w:rPr>
      </w:pPr>
    </w:p>
    <w:p w14:paraId="755293D7" w14:textId="6ACFE83D" w:rsidR="00D26EE7" w:rsidRPr="007B753B" w:rsidRDefault="005C3871" w:rsidP="00D26EE7">
      <w:pPr>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5D93A0A7" w:rsidR="000361C8" w:rsidRDefault="00606A32" w:rsidP="00D26EE7">
      <w:pPr>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affordances o</w:t>
      </w:r>
      <w:r w:rsidR="00C25983">
        <w:rPr>
          <w:lang w:val="en-US"/>
        </w:rPr>
        <w:t>r</w:t>
      </w:r>
      <w:r w:rsidR="00CE1CC2">
        <w:rPr>
          <w:lang w:val="en-US"/>
        </w:rPr>
        <w:t xml:space="preserve"> </w:t>
      </w:r>
      <w:r w:rsidR="00E61E16">
        <w:rPr>
          <w:lang w:val="en-US"/>
        </w:rPr>
        <w:t>digital architecture</w:t>
      </w:r>
      <w:r w:rsidR="00CE1CC2">
        <w:rPr>
          <w:lang w:val="en-US"/>
        </w:rPr>
        <w:t xml:space="preserve"> </w:t>
      </w:r>
      <w:r w:rsidR="00900D80">
        <w:rPr>
          <w:lang w:val="en-US"/>
        </w:rPr>
        <w:fldChar w:fldCharType="begin"/>
      </w:r>
      <w:r w:rsidR="00C50B44">
        <w:rPr>
          <w:lang w:val="en-US"/>
        </w:rPr>
        <w:instrText xml:space="preserve"> ADDIN ZOTERO_ITEM CSL_CITATION {"citationID":"nLjiEeL2","properties":{"formattedCitation":"(Bossetta 2018)","plainCitation":"(Bossetta 2018)","dontUpdate":true,"noteIndex":0},"citationItems":[{"id":31,"uris":["http://zotero.org/users/6814611/items/F76KU822"],"uri":["http://zotero.org/users/6814611/items/F76KU822"],"itemData":{"id":31,"type":"article-journal","container-title":"Journalism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900D80">
        <w:rPr>
          <w:lang w:val="en-US"/>
        </w:rPr>
        <w:fldChar w:fldCharType="separate"/>
      </w:r>
      <w:r w:rsidR="00900D80" w:rsidRPr="00900D80">
        <w:rPr>
          <w:rFonts w:ascii="Calibri" w:hAnsi="Calibri" w:cs="Calibri"/>
          <w:lang w:val="en-GB"/>
        </w:rPr>
        <w:t>(Bossetta 2018</w:t>
      </w:r>
      <w:r w:rsidR="00C25983">
        <w:rPr>
          <w:rFonts w:ascii="Calibri" w:hAnsi="Calibri" w:cs="Calibri"/>
          <w:lang w:val="en-GB"/>
        </w:rPr>
        <w:t>; Jacobs and Spierings 2016</w:t>
      </w:r>
      <w:r w:rsidR="00900D80" w:rsidRPr="00900D80">
        <w:rPr>
          <w:rFonts w:ascii="Calibri" w:hAnsi="Calibri" w:cs="Calibri"/>
          <w:lang w:val="en-GB"/>
        </w:rPr>
        <w:t>)</w:t>
      </w:r>
      <w:r w:rsidR="00900D80">
        <w:rPr>
          <w:lang w:val="en-US"/>
        </w:rPr>
        <w:fldChar w:fldCharType="end"/>
      </w:r>
      <w:r w:rsidR="00900D80">
        <w:rPr>
          <w:lang w:val="en-US"/>
        </w:rPr>
        <w:t xml:space="preserve">. </w:t>
      </w:r>
      <w:r w:rsidR="00743999">
        <w:rPr>
          <w:lang w:val="en-US"/>
        </w:rPr>
        <w:t>Three of the most 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r w:rsidR="0012508C">
        <w:rPr>
          <w:lang w:val="en-US"/>
        </w:rPr>
        <w:t>mentions</w:t>
      </w:r>
      <w:r w:rsidR="00B909A2" w:rsidRPr="00B909A2">
        <w:rPr>
          <w:lang w:val="en-US"/>
        </w:rPr>
        <w:t>.</w:t>
      </w:r>
      <w:r w:rsidR="000361C8">
        <w:rPr>
          <w:lang w:val="en-US"/>
        </w:rPr>
        <w:t xml:space="preserve"> Discussing the nature of these forms of interaction </w:t>
      </w:r>
      <w:r w:rsidR="003245C6">
        <w:rPr>
          <w:lang w:val="en-US"/>
        </w:rPr>
        <w:t>provides</w:t>
      </w:r>
      <w:r w:rsidR="000361C8">
        <w:rPr>
          <w:lang w:val="en-US"/>
        </w:rPr>
        <w:t xml:space="preserve"> our next </w:t>
      </w:r>
      <w:r w:rsidR="00854357">
        <w:rPr>
          <w:lang w:val="en-US"/>
        </w:rPr>
        <w:t xml:space="preserve">theoretical </w:t>
      </w:r>
      <w:r w:rsidR="000361C8">
        <w:rPr>
          <w:lang w:val="en-US"/>
        </w:rPr>
        <w:t>building block</w:t>
      </w:r>
      <w:r w:rsidR="00854357">
        <w:rPr>
          <w:lang w:val="en-US"/>
        </w:rPr>
        <w:t xml:space="preserve">. </w:t>
      </w:r>
    </w:p>
    <w:p w14:paraId="0BB9E4BD" w14:textId="277AB4F5" w:rsidR="00C6718F" w:rsidRDefault="00B909A2" w:rsidP="00E11BDA">
      <w:pPr>
        <w:ind w:firstLine="708"/>
        <w:jc w:val="both"/>
        <w:rPr>
          <w:lang w:val="en-US"/>
        </w:rPr>
      </w:pPr>
      <w:r w:rsidRPr="00B909A2">
        <w:rPr>
          <w:lang w:val="en-US"/>
        </w:rPr>
        <w:lastRenderedPageBreak/>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w:t>
      </w:r>
      <w:proofErr w:type="spellStart"/>
      <w:r w:rsidRPr="00B909A2">
        <w:rPr>
          <w:lang w:val="en-US"/>
        </w:rPr>
        <w:t>followee</w:t>
      </w:r>
      <w:proofErr w:type="spellEnd"/>
      <w:r w:rsidRPr="00B909A2">
        <w:rPr>
          <w:lang w:val="en-US"/>
        </w:rPr>
        <w:t xml:space="preserv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w:t>
      </w:r>
      <w:proofErr w:type="spellStart"/>
      <w:r w:rsidRPr="00B909A2">
        <w:rPr>
          <w:lang w:val="en-US"/>
        </w:rPr>
        <w:t>followee</w:t>
      </w:r>
      <w:proofErr w:type="spellEnd"/>
      <w:r w:rsidRPr="00B909A2">
        <w:rPr>
          <w:lang w:val="en-US"/>
        </w:rPr>
        <w:t xml:space="preserve"> interesting</w:t>
      </w:r>
      <w:r w:rsidR="00C6718F">
        <w:rPr>
          <w:lang w:val="en-US"/>
        </w:rPr>
        <w:t>, regardless of whether one agrees or disagrees with the content of th</w:t>
      </w:r>
      <w:r w:rsidR="003245C6">
        <w:rPr>
          <w:lang w:val="en-US"/>
        </w:rPr>
        <w:t>at</w:t>
      </w:r>
      <w:r w:rsidR="00C6718F">
        <w:rPr>
          <w:lang w:val="en-US"/>
        </w:rPr>
        <w:t xml:space="preserve"> </w:t>
      </w:r>
      <w:proofErr w:type="spellStart"/>
      <w:r w:rsidR="00C6718F">
        <w:rPr>
          <w:lang w:val="en-US"/>
        </w:rPr>
        <w:t>followee</w:t>
      </w:r>
      <w:proofErr w:type="spellEnd"/>
      <w:r w:rsidRPr="00B909A2">
        <w:rPr>
          <w:lang w:val="en-US"/>
        </w:rPr>
        <w:t xml:space="preserve">. </w:t>
      </w:r>
      <w:r w:rsidR="003D7D04">
        <w:rPr>
          <w:lang w:val="en-US"/>
        </w:rPr>
        <w:t>F</w:t>
      </w:r>
      <w:r w:rsidRPr="00B909A2">
        <w:rPr>
          <w:lang w:val="en-US"/>
        </w:rPr>
        <w:t xml:space="preserve">orming </w:t>
      </w:r>
      <w:r w:rsidR="003D7D04">
        <w:rPr>
          <w:lang w:val="en-US"/>
        </w:rPr>
        <w:t xml:space="preserve">(reciprocal)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w:t>
      </w:r>
      <w:r w:rsidR="003245C6">
        <w:rPr>
          <w:lang w:val="en-US"/>
        </w:rPr>
        <w:t>it</w:t>
      </w:r>
      <w:r w:rsidR="003D7D04">
        <w:rPr>
          <w:lang w:val="en-US"/>
        </w:rPr>
        <w:t xml:space="preserve">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xml:space="preserve">. </w:t>
      </w:r>
      <w:r w:rsidR="003245C6">
        <w:rPr>
          <w:lang w:val="en-US"/>
        </w:rPr>
        <w:t>However, i</w:t>
      </w:r>
      <w:r w:rsidRPr="00B909A2">
        <w:rPr>
          <w:lang w:val="en-US"/>
        </w:rPr>
        <w:t>n this respect, it should be noted</w:t>
      </w:r>
      <w:r w:rsidR="00C6718F">
        <w:rPr>
          <w:lang w:val="en-US"/>
        </w:rPr>
        <w:t>,</w:t>
      </w:r>
      <w:r w:rsidRPr="00B909A2">
        <w:rPr>
          <w:lang w:val="en-US"/>
        </w:rPr>
        <w:t xml:space="preserve"> that although political parties want 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C50B44">
        <w:rPr>
          <w:lang w:val="en-US"/>
        </w:rPr>
        <w:instrText xml:space="preserve"> ADDIN ZOTERO_ITEM CSL_CITATION {"citationID":"dLqbVSjf","properties":{"formattedCitation":"(Jacobs and Spierings 2016)","plainCitation":"(Jacobs and Spierings 2016)","noteIndex":0},"citationItems":[{"id":26,"uris":["http://zotero.org/users/6814611/items/U4ZTHVAE"],"uri":["http://zotero.org/users/6814611/items/U4ZTHVAE"],"itemData":{"id":26,"type":"book","publisher":"Springer","title":"Social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(Jacobs and Spierings 2016)</w:t>
      </w:r>
      <w:r w:rsidR="00900D80">
        <w:rPr>
          <w:lang w:val="en-US"/>
        </w:rPr>
        <w:fldChar w:fldCharType="end"/>
      </w:r>
      <w:r w:rsidR="00900D80">
        <w:rPr>
          <w:lang w:val="en-US"/>
        </w:rPr>
        <w:t xml:space="preserve">. </w:t>
      </w:r>
      <w:r w:rsidRPr="00B909A2">
        <w:rPr>
          <w:lang w:val="en-US"/>
        </w:rPr>
        <w:t xml:space="preserve"> </w:t>
      </w:r>
    </w:p>
    <w:p w14:paraId="216F7C7F" w14:textId="4099DB77" w:rsidR="00C6718F" w:rsidRDefault="003245C6" w:rsidP="00C6718F">
      <w:pPr>
        <w:ind w:firstLine="708"/>
        <w:jc w:val="both"/>
        <w:rPr>
          <w:rFonts w:cstheme="minorHAnsi"/>
          <w:lang w:val="en-US"/>
        </w:rPr>
      </w:pPr>
      <w:r>
        <w:rPr>
          <w:lang w:val="en-US"/>
        </w:rPr>
        <w:t xml:space="preserve">Next, </w:t>
      </w:r>
      <w:r w:rsidR="00B909A2" w:rsidRPr="00B909A2">
        <w:rPr>
          <w:lang w:val="en-US"/>
        </w:rPr>
        <w:t>Twitter</w:t>
      </w:r>
      <w:r w:rsidR="00743999">
        <w:rPr>
          <w:lang w:val="en-US"/>
        </w:rPr>
        <w:t xml:space="preserve"> </w:t>
      </w:r>
      <w:r w:rsidR="00B909A2" w:rsidRPr="00B909A2">
        <w:rPr>
          <w:lang w:val="en-US"/>
        </w:rPr>
        <w:t xml:space="preserve">allows users to </w:t>
      </w:r>
      <w:r w:rsidR="00327F5D">
        <w:rPr>
          <w:lang w:val="en-US"/>
        </w:rPr>
        <w:t>basically copy</w:t>
      </w:r>
      <w:r w:rsidR="00327F5D" w:rsidRPr="00B909A2">
        <w:rPr>
          <w:lang w:val="en-US"/>
        </w:rPr>
        <w:t xml:space="preserve"> </w:t>
      </w:r>
      <w:r w:rsidR="00B909A2" w:rsidRPr="00B909A2">
        <w:rPr>
          <w:lang w:val="en-US"/>
        </w:rPr>
        <w:t>a post of another user</w:t>
      </w:r>
      <w:r w:rsidR="003D7D04">
        <w:rPr>
          <w:lang w:val="en-US"/>
        </w:rPr>
        <w:t xml:space="preserve"> and</w:t>
      </w:r>
      <w:r w:rsidR="00B909A2"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00B909A2" w:rsidRPr="00B909A2">
        <w:rPr>
          <w:lang w:val="en-US"/>
        </w:rPr>
        <w:t xml:space="preserve">. Retweeting a message indicates that the original tweet is deemed an interesting enough intervention </w:t>
      </w:r>
      <w:r w:rsidR="00B909A2" w:rsidRPr="00B909A2">
        <w:rPr>
          <w:rFonts w:cstheme="minorHAnsi"/>
          <w:lang w:val="en-US"/>
        </w:rPr>
        <w:t xml:space="preserve">in the public debate to pass it on to one’s own followers. </w:t>
      </w:r>
      <w:r w:rsidR="00327F5D">
        <w:rPr>
          <w:rFonts w:cstheme="minorHAnsi"/>
          <w:lang w:val="en-US"/>
        </w:rPr>
        <w:t>Although p</w:t>
      </w:r>
      <w:r w:rsidR="00B909A2"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C50B44">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2015)","noteIndex":0},"citationItems":[{"id":24,"uris":["http://zotero.org/users/6814611/items/UW2NQ7I8"],"uri":["http://zotero.org/users/6814611/items/UW2NQ7I8"],"itemData":{"id":24,"type":"paper-conference","container-title":"2010 43rd Hawaii international conference on system sciences","page":"1–10","publisher":"IEEE","title":"Tweet, tweet, retweet: Conversational aspects of retweeting on twitter","author":[{"family":"Boyd","given":"Danah"},{"family":"Golder","given":"Scott"},{"family":"Lotan","given":"Gilad"}],"issued":{"date-parts":[["2010"]]}}},{"id":39,"uris":["http://zotero.org/users/6814611/items/SV22L6ES"],"uri":["http://zotero.org/users/6814611/items/SV22L6ES"],"itemData":{"id":39,"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22,"uris":["http://zotero.org/users/6814611/items/ITKWZI59"],"uri":["http://zotero.org/users/6814611/items/ITKWZI59"],"itemData":{"id":22,"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(Boyd, Golder, and Lotan 2010; Klinger and Svensson 2015; Metaxas et al. 2015)</w:t>
      </w:r>
      <w:r w:rsidR="00B74927">
        <w:rPr>
          <w:rFonts w:cstheme="minorHAnsi"/>
          <w:lang w:val="en-US"/>
        </w:rPr>
        <w:fldChar w:fldCharType="end"/>
      </w:r>
      <w:r w:rsidR="00B909A2"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00B909A2" w:rsidRPr="00B909A2">
        <w:rPr>
          <w:rFonts w:cstheme="minorHAnsi"/>
          <w:lang w:val="en-US"/>
        </w:rPr>
        <w:t>unlikely, because the retweet function is mainly a passing on of content.</w:t>
      </w:r>
      <w:r w:rsidR="00743999">
        <w:rPr>
          <w:rFonts w:cstheme="minorHAnsi"/>
          <w:lang w:val="en-US"/>
        </w:rPr>
        <w:t xml:space="preserve"> The exception here is retweeting a post by ‘quoting’ it (as Twitter calls this) and adding one’s own take on the 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174AD074" w:rsidR="003D7D04" w:rsidRDefault="00B909A2" w:rsidP="00C6718F">
      <w:pPr>
        <w:ind w:firstLine="708"/>
        <w:jc w:val="both"/>
        <w:rPr>
          <w:rFonts w:cstheme="minorHAnsi"/>
          <w:lang w:val="en-US"/>
        </w:rPr>
      </w:pPr>
      <w:r w:rsidRPr="00B909A2">
        <w:rPr>
          <w:rFonts w:cstheme="minorHAnsi"/>
          <w:lang w:val="en-US"/>
        </w:rPr>
        <w:t xml:space="preserve">In contrast, </w:t>
      </w:r>
      <w:r w:rsidR="0000748A">
        <w:rPr>
          <w:rFonts w:cstheme="minorHAnsi"/>
          <w:lang w:val="en-US"/>
        </w:rPr>
        <w:t xml:space="preserve">of the three, </w:t>
      </w:r>
      <w:r w:rsidRPr="00B909A2">
        <w:rPr>
          <w:rFonts w:cstheme="minorHAnsi"/>
          <w:lang w:val="en-US"/>
        </w:rPr>
        <w:t>the @</w:t>
      </w:r>
      <w:r w:rsidR="005B797D">
        <w:rPr>
          <w:rFonts w:cstheme="minorHAnsi"/>
          <w:lang w:val="en-US"/>
        </w:rPr>
        <w:t>-</w:t>
      </w:r>
      <w:r w:rsidRPr="00B909A2">
        <w:rPr>
          <w:rFonts w:cstheme="minorHAnsi"/>
          <w:lang w:val="en-US"/>
        </w:rPr>
        <w:t xml:space="preserve">mention functionality of </w:t>
      </w:r>
      <w:r w:rsidR="0000748A">
        <w:rPr>
          <w:rFonts w:cstheme="minorHAnsi"/>
          <w:lang w:val="en-US"/>
        </w:rPr>
        <w:t>T</w:t>
      </w:r>
      <w:r w:rsidRPr="00B909A2">
        <w:rPr>
          <w:rFonts w:cstheme="minorHAnsi"/>
          <w:lang w:val="en-US"/>
        </w:rPr>
        <w:t xml:space="preserve">witter </w:t>
      </w:r>
      <w:r w:rsidR="0000748A">
        <w:rPr>
          <w:rFonts w:cstheme="minorHAnsi"/>
          <w:lang w:val="en-US"/>
        </w:rPr>
        <w:t>is</w:t>
      </w:r>
      <w:r w:rsidRPr="00B909A2">
        <w:rPr>
          <w:rFonts w:cstheme="minorHAnsi"/>
          <w:lang w:val="en-US"/>
        </w:rPr>
        <w:t xml:space="preserve"> most likely to be used by politicians for debating with opponents </w:t>
      </w:r>
      <w:r w:rsidR="00850EDE">
        <w:rPr>
          <w:rFonts w:cstheme="minorHAnsi"/>
          <w:lang w:val="en-US"/>
        </w:rPr>
        <w:t>and to signal negative affect</w:t>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w:t>
      </w:r>
      <w:r w:rsidR="0000748A">
        <w:rPr>
          <w:rFonts w:cstheme="minorHAnsi"/>
          <w:lang w:val="en-US"/>
        </w:rPr>
        <w:t>author</w:t>
      </w:r>
      <w:r w:rsidR="001A40BE">
        <w:rPr>
          <w:rFonts w:cstheme="minorHAnsi"/>
          <w:lang w:val="en-US"/>
        </w:rPr>
        <w:t xml:space="preserve"> of the original message to be @-mentioned in the reply. This way</w:t>
      </w:r>
      <w:r w:rsidR="00C6718F">
        <w:rPr>
          <w:rFonts w:cstheme="minorHAnsi"/>
          <w:lang w:val="en-US"/>
        </w:rPr>
        <w:t>,</w:t>
      </w:r>
      <w:r w:rsidR="001A40BE">
        <w:rPr>
          <w:rFonts w:cstheme="minorHAnsi"/>
          <w:lang w:val="en-US"/>
        </w:rPr>
        <w:t xml:space="preserve"> Twitter 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C50B44">
        <w:rPr>
          <w:rFonts w:cstheme="minorHAnsi"/>
          <w:lang w:val="en-US"/>
        </w:rPr>
        <w:instrText xml:space="preserve"> ADDIN ZOTERO_ITEM CSL_CITATION {"citationID":"dxlc8wjK","properties":{"formattedCitation":"(Spierings and Jacobs 2019)","plainCitation":"(Spierings and Jacobs 2019)","noteIndex":0},"citationItems":[{"id":37,"uris":["http://zotero.org/users/6814611/items/4GGUEIRN"],"uri":["http://zotero.org/users/6814611/items/4GGUEIRN"],"itemData":{"id":37,"type":"article-journal","container-title":"Acta Politica","issue":"1","note":"publisher: Springer","page":"145–173","title":"Political parties and social media campaigning","volume":"54","author":[{"family":"Spierings","given":"Niels"},{"family":"Jacobs","given":"Kristof"}],"issued":{"date-parts":[["2019"]]}}}],"schema":"https://github.com/citation-style-language/schema/raw/master/csl-citation.json"}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(Spierings and Jacobs 2019)</w:t>
      </w:r>
      <w:r w:rsidR="00B74927">
        <w:rPr>
          <w:rFonts w:cstheme="minorHAnsi"/>
          <w:lang w:val="en-US"/>
        </w:rPr>
        <w:fldChar w:fldCharType="end"/>
      </w:r>
      <w:r w:rsidR="001A40BE">
        <w:rPr>
          <w:rFonts w:cstheme="minorHAnsi"/>
          <w:lang w:val="en-US"/>
        </w:rPr>
        <w:t xml:space="preserve">. </w:t>
      </w:r>
    </w:p>
    <w:p w14:paraId="7400328D" w14:textId="32679754" w:rsidR="00B909A2" w:rsidRPr="00B909A2" w:rsidRDefault="0012508C" w:rsidP="00850EDE">
      <w:pPr>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Pr>
          <w:lang w:val="en-US"/>
        </w:rPr>
        <w:t>t</w:t>
      </w:r>
      <w:r w:rsidR="000C21A5">
        <w:rPr>
          <w:lang w:val="en-US"/>
        </w:rPr>
        <w:t>he network structures present in each layer</w:t>
      </w:r>
      <w:r w:rsidR="001F53DA">
        <w:rPr>
          <w:lang w:val="en-US"/>
        </w:rPr>
        <w:t xml:space="preserve"> of Twittersphere</w:t>
      </w:r>
      <w:r w:rsidR="000C21A5">
        <w:rPr>
          <w:lang w:val="en-US"/>
        </w:rPr>
        <w:t xml:space="preserve"> </w:t>
      </w:r>
      <w:r w:rsidR="006F7F34">
        <w:rPr>
          <w:lang w:val="en-US"/>
        </w:rPr>
        <w:t xml:space="preserve">– most importantly </w:t>
      </w:r>
      <w:r w:rsidR="000104DB">
        <w:rPr>
          <w:lang w:val="en-US"/>
        </w:rPr>
        <w:t xml:space="preserve">the degree of </w:t>
      </w:r>
      <w:r w:rsidR="006F7F34">
        <w:rPr>
          <w:lang w:val="en-US"/>
        </w:rPr>
        <w:t xml:space="preserve">segregation – </w:t>
      </w:r>
      <w:r w:rsidR="000C21A5">
        <w:rPr>
          <w:lang w:val="en-US"/>
        </w:rPr>
        <w:t>do not necessarily need to be similar</w:t>
      </w:r>
      <w:r w:rsidR="00CD065C">
        <w:rPr>
          <w:lang w:val="en-US"/>
        </w:rPr>
        <w:t xml:space="preserve"> </w:t>
      </w:r>
      <w:r w:rsidR="00B74927">
        <w:rPr>
          <w:lang w:val="en-US"/>
        </w:rPr>
        <w:fldChar w:fldCharType="begin"/>
      </w:r>
      <w:r w:rsidR="00C50B44">
        <w:rPr>
          <w:lang w:val="en-US"/>
        </w:rPr>
        <w:instrText xml:space="preserve"> ADDIN ZOTERO_ITEM CSL_CITATION {"citationID":"ZmG6djXy","properties":{"formattedCitation":"(Del Valle and Bravo 2018)","plainCitation":"(Del Valle and Bravo 2018)","noteIndex":0},"citationItems":[{"id":32,"uris":["http://zotero.org/users/6814611/items/7A8EZKNE"],"uri":["http://zotero.org/users/6814611/items/7A8EZKNE"],"itemData":{"id":32,"type":"article-journal","container-title":"International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Borge"}],"issued":{"date-parts":[["2018"]]}}}],"schema":"https://github.com/citation-style-language/schema/raw/master/csl-citation.json"} </w:instrText>
      </w:r>
      <w:r w:rsidR="00B74927">
        <w:rPr>
          <w:lang w:val="en-US"/>
        </w:rPr>
        <w:fldChar w:fldCharType="separate"/>
      </w:r>
      <w:r w:rsidR="00B74927" w:rsidRPr="00B74927">
        <w:rPr>
          <w:rFonts w:ascii="Calibri" w:hAnsi="Calibri" w:cs="Calibri"/>
          <w:lang w:val="en-GB"/>
        </w:rPr>
        <w:t>(Del Valle and Bravo 2018)</w:t>
      </w:r>
      <w:r w:rsidR="00B74927">
        <w:rPr>
          <w:lang w:val="en-US"/>
        </w:rPr>
        <w:fldChar w:fldCharType="end"/>
      </w:r>
      <w:r w:rsidR="002156E7">
        <w:rPr>
          <w:lang w:val="en-US"/>
        </w:rPr>
        <w:t>.</w:t>
      </w:r>
      <w:r w:rsidR="009637C2">
        <w:rPr>
          <w:lang w:val="en-US"/>
        </w:rPr>
        <w:t xml:space="preserve"> </w:t>
      </w:r>
      <w:r w:rsidR="00FD1D92">
        <w:rPr>
          <w:lang w:val="en-US"/>
        </w:rPr>
        <w:t>S</w:t>
      </w:r>
      <w:r w:rsidR="00C9129E">
        <w:rPr>
          <w:lang w:val="en-US"/>
        </w:rPr>
        <w:t xml:space="preserve">o far, it has remained 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 xml:space="preserve">co-evolve.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friendships</w:t>
      </w:r>
      <w:r w:rsidR="009637C2">
        <w:rPr>
          <w:lang w:val="en-US"/>
        </w:rPr>
        <w:t xml:space="preserve"> (i.e.</w:t>
      </w:r>
      <w:r w:rsidR="00B74927">
        <w:rPr>
          <w:lang w:val="en-US"/>
        </w:rPr>
        <w:t>,</w:t>
      </w:r>
      <w:r w:rsidR="009637C2">
        <w:rPr>
          <w:lang w:val="en-US"/>
        </w:rPr>
        <w:t xml:space="preserve"> 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w:t>
      </w:r>
      <w:r w:rsidR="00AD3C1E" w:rsidRPr="00B909A2">
        <w:rPr>
          <w:lang w:val="en-US"/>
        </w:rPr>
        <w:lastRenderedPageBreak/>
        <w:t xml:space="preserve">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of </w:t>
      </w:r>
      <w:proofErr w:type="spellStart"/>
      <w:r w:rsidR="005B797D" w:rsidRPr="006F7F34">
        <w:rPr>
          <w:lang w:val="en-US"/>
        </w:rPr>
        <w:t>t</w:t>
      </w:r>
      <w:r w:rsidR="00F30D36" w:rsidRPr="006F7F34">
        <w:rPr>
          <w:lang w:val="en-US"/>
        </w:rPr>
        <w:t>wittersphere</w:t>
      </w:r>
      <w:proofErr w:type="spellEnd"/>
      <w:r w:rsidR="006D5361" w:rsidRPr="006F7F34">
        <w:rPr>
          <w:lang w:val="en-US"/>
        </w:rPr>
        <w:t xml:space="preserve">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w:t>
      </w:r>
      <w:r w:rsidR="00ED52D0">
        <w:rPr>
          <w:lang w:val="en-US"/>
        </w:rPr>
        <w:t>T</w:t>
      </w:r>
      <w:r w:rsidR="006D5361" w:rsidRPr="006F7F34">
        <w:rPr>
          <w:lang w:val="en-US"/>
        </w:rPr>
        <w:t xml:space="preserve">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DA7868" w:rsidRPr="006F7F34">
        <w:rPr>
          <w:lang w:val="en-US"/>
        </w:rPr>
        <w:t>, i.e.</w:t>
      </w:r>
      <w:r w:rsidR="00B74927" w:rsidRPr="006F7F34">
        <w:rPr>
          <w:lang w:val="en-US"/>
        </w:rPr>
        <w:t>,</w:t>
      </w:r>
      <w:r w:rsidR="00DA7868" w:rsidRPr="006F7F34">
        <w:rPr>
          <w:lang w:val="en-US"/>
        </w:rPr>
        <w:t xml:space="preserve"> how the different elements of the digital architecture are in</w:t>
      </w:r>
      <w:r w:rsidR="00E11BDA" w:rsidRPr="006F7F34">
        <w:rPr>
          <w:lang w:val="en-US"/>
        </w:rPr>
        <w:t>ter</w:t>
      </w:r>
      <w:r w:rsidR="00DA7868" w:rsidRPr="006F7F34">
        <w:rPr>
          <w:lang w:val="en-US"/>
        </w:rPr>
        <w:t>related</w:t>
      </w:r>
      <w:r w:rsidR="00C27303">
        <w:rPr>
          <w:lang w:val="en-US"/>
        </w:rPr>
        <w:t xml:space="preserve"> and may reinforce each other</w:t>
      </w:r>
      <w:r w:rsidR="00B909A2" w:rsidRPr="006F7F34">
        <w:rPr>
          <w:lang w:val="en-US"/>
        </w:rPr>
        <w:t>.</w:t>
      </w:r>
      <w:r w:rsidR="00B909A2" w:rsidRPr="00B909A2">
        <w:rPr>
          <w:lang w:val="en-US"/>
        </w:rPr>
        <w:t xml:space="preserve"> </w:t>
      </w:r>
    </w:p>
    <w:p w14:paraId="6DEB3CCB" w14:textId="5DF3339F" w:rsidR="00D26EE7" w:rsidRDefault="00D26EE7" w:rsidP="00D26EE7">
      <w:pPr>
        <w:ind w:firstLine="0"/>
        <w:jc w:val="both"/>
        <w:rPr>
          <w:lang w:val="en-US"/>
        </w:rPr>
      </w:pPr>
    </w:p>
    <w:p w14:paraId="6A9C71B3" w14:textId="2E04A325" w:rsidR="00D26EE7" w:rsidRPr="00A47350" w:rsidRDefault="005C3871" w:rsidP="00D26EE7">
      <w:pPr>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12FF7134" w:rsidR="00D26EE7" w:rsidRDefault="00DA7868" w:rsidP="00D26EE7">
      <w:pPr>
        <w:autoSpaceDE w:val="0"/>
        <w:autoSpaceDN w:val="0"/>
        <w:adjustRightInd w:val="0"/>
        <w:ind w:firstLine="0"/>
        <w:jc w:val="both"/>
        <w:rPr>
          <w:lang w:val="en-US"/>
        </w:rPr>
      </w:pPr>
      <w:r>
        <w:rPr>
          <w:lang w:val="en-US"/>
        </w:rPr>
        <w:t>Finally, w</w:t>
      </w:r>
      <w:r w:rsidR="00D26EE7" w:rsidRPr="00B909A2">
        <w:rPr>
          <w:lang w:val="en-US"/>
        </w:rPr>
        <w:t xml:space="preserve">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Pr>
          <w:lang w:val="en-US"/>
        </w:rPr>
        <w:t xml:space="preserve">over-time </w:t>
      </w:r>
      <w:r w:rsidR="00F30D36">
        <w:rPr>
          <w:lang w:val="en-US"/>
        </w:rPr>
        <w:t>(co-)</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26EE7">
        <w:rPr>
          <w:lang w:val="en-US"/>
        </w:rPr>
        <w:t>More concretely,</w:t>
      </w:r>
      <w:r w:rsidR="00D26EE7" w:rsidRPr="00B909A2">
        <w:rPr>
          <w:lang w:val="en-US"/>
        </w:rPr>
        <w:t xml:space="preserve"> we </w:t>
      </w:r>
      <w:r w:rsidR="00D26EE7">
        <w:rPr>
          <w:lang w:val="en-US"/>
        </w:rPr>
        <w:t xml:space="preserve">will </w:t>
      </w:r>
      <w:r w:rsidR="00D26EE7" w:rsidRPr="00B909A2">
        <w:rPr>
          <w:lang w:val="en-US"/>
        </w:rPr>
        <w:t xml:space="preserve">investigate how the Twitter networks among Dutch MPs have </w:t>
      </w:r>
      <w:r w:rsidR="00D26EE7">
        <w:rPr>
          <w:lang w:val="en-US"/>
        </w:rPr>
        <w:t>evolved</w:t>
      </w:r>
      <w:r w:rsidR="00D26EE7" w:rsidRPr="00B909A2">
        <w:rPr>
          <w:lang w:val="en-US"/>
        </w:rPr>
        <w:t xml:space="preserve"> between May 2017 and October 2017. In May 2017 a new, 13-party, parliament was installed following the elections of March 2017. In October 2017, a new government was formed after more than 200 days of fierce negotiations among different potential coalition partner</w:t>
      </w:r>
      <w:r w:rsidR="00D26EE7">
        <w:rPr>
          <w:lang w:val="en-US"/>
        </w:rPr>
        <w:t>s</w:t>
      </w:r>
      <w:r w:rsidR="00D26EE7" w:rsidRPr="00B909A2">
        <w:rPr>
          <w:lang w:val="en-US"/>
        </w:rPr>
        <w:t xml:space="preserve">. </w:t>
      </w:r>
    </w:p>
    <w:p w14:paraId="06F16C83" w14:textId="6D426D15" w:rsidR="00010409" w:rsidRDefault="00D26EE7" w:rsidP="00D26EE7">
      <w:pPr>
        <w:autoSpaceDE w:val="0"/>
        <w:autoSpaceDN w:val="0"/>
        <w:adjustRightInd w:val="0"/>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 </w:t>
      </w:r>
      <w:r w:rsidR="00700CD7">
        <w:rPr>
          <w:lang w:val="en-US"/>
        </w:rPr>
        <w:fldChar w:fldCharType="begin"/>
      </w:r>
      <w:r w:rsidR="00C50B44">
        <w:rPr>
          <w:lang w:val="en-US"/>
        </w:rPr>
        <w:instrText xml:space="preserve"> ADDIN ZOTERO_ITEM CSL_CITATION {"citationID":"QiftGckG","properties":{"formattedCitation":"(Feld 1981)","plainCitation":"(Feld 1981)","noteIndex":0},"citationItems":[{"id":21,"uris":["http://zotero.org/users/6814611/items/MGB7ECNV"],"uri":["http://zotero.org/users/6814611/items/MGB7ECNV"],"itemData":{"id":21,"type":"article-journal","container-title":"American journal of sociology","issue":"5","note":"publisher: University of Chicago Press","page":"1015–1035","title":"The focused organization of social ties","volume":"86","author":[{"family":"Feld","given":"Scott L"}],"issued":{"date-parts":[["1981"]]}}}],"schema":"https://github.com/citation-style-language/schema/raw/master/csl-citation.json"} </w:instrText>
      </w:r>
      <w:r w:rsidR="00700CD7">
        <w:rPr>
          <w:lang w:val="en-US"/>
        </w:rPr>
        <w:fldChar w:fldCharType="separate"/>
      </w:r>
      <w:r w:rsidR="00700CD7" w:rsidRPr="00B74927">
        <w:rPr>
          <w:rFonts w:ascii="Calibri" w:hAnsi="Calibri" w:cs="Calibri"/>
          <w:lang w:val="en-GB"/>
        </w:rPr>
        <w:t>(Feld 1981)</w:t>
      </w:r>
      <w:r w:rsidR="00700CD7">
        <w:rPr>
          <w:lang w:val="en-US"/>
        </w:rPr>
        <w:fldChar w:fldCharType="end"/>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C50B44">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2001)","noteIndex":0},"citationItems":[{"id":20,"uris":["http://zotero.org/users/6814611/items/HF8D8D9X"],"uri":["http://zotero.org/users/6814611/items/HF8D8D9X"],"itemData":{"id":20,"type":"article-journal","container-title":"Journal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Borge"}],"issued":{"date-parts":[["2018"]]}}},{"id":27,"uris":["http://zotero.org/users/6814611/items/88QPJEQV"],"uri":["http://zotero.org/users/6814611/items/88QPJEQV"],"itemData":{"id":27,"type":"article-journal","container-title":"Annual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(Colleoni, Rozza, and Arvidsson 2014; Del Valle and Bravo 2018; McPherson et al. 2001)</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2C3982A5" w:rsidR="00D26EE7" w:rsidRPr="00B909A2" w:rsidRDefault="00D26EE7" w:rsidP="00D26EE7">
      <w:pPr>
        <w:autoSpaceDE w:val="0"/>
        <w:autoSpaceDN w:val="0"/>
        <w:adjustRightInd w:val="0"/>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r w:rsidRPr="00B909A2">
        <w:rPr>
          <w:lang w:val="en-US"/>
        </w:rPr>
        <w:t xml:space="preserve">. On the other hand, the presumed initial segregation in </w:t>
      </w:r>
      <w:proofErr w:type="spellStart"/>
      <w:r w:rsidR="00430F5D">
        <w:rPr>
          <w:lang w:val="en-US"/>
        </w:rPr>
        <w:t>t</w:t>
      </w:r>
      <w:r w:rsidRPr="00B909A2">
        <w:rPr>
          <w:lang w:val="en-US"/>
        </w:rPr>
        <w:t>witt</w:t>
      </w:r>
      <w:r w:rsidR="00D76115">
        <w:rPr>
          <w:lang w:val="en-US"/>
        </w:rPr>
        <w:t>e</w:t>
      </w:r>
      <w:r w:rsidR="006F7F34">
        <w:rPr>
          <w:lang w:val="en-US"/>
        </w:rPr>
        <w:t>r</w:t>
      </w:r>
      <w:r w:rsidRPr="00B909A2">
        <w:rPr>
          <w:lang w:val="en-US"/>
        </w:rPr>
        <w:t>shpere</w:t>
      </w:r>
      <w:proofErr w:type="spellEnd"/>
      <w:r w:rsidRPr="00B909A2">
        <w:rPr>
          <w:lang w:val="en-US"/>
        </w:rPr>
        <w:t xml:space="preserve"> may be overcome merely because offline contact and exposure to </w:t>
      </w:r>
      <w:r>
        <w:rPr>
          <w:lang w:val="en-US"/>
        </w:rPr>
        <w:t>dissimilar</w:t>
      </w:r>
      <w:r w:rsidRPr="00B909A2">
        <w:rPr>
          <w:lang w:val="en-US"/>
        </w:rPr>
        <w:t xml:space="preserve"> MPs in </w:t>
      </w:r>
      <w:r w:rsidR="002F09BF">
        <w:rPr>
          <w:lang w:val="en-US"/>
        </w:rPr>
        <w:t>the actual parliament</w:t>
      </w:r>
      <w:r w:rsidRPr="00074DA2">
        <w:rPr>
          <w:lang w:val="en-US"/>
        </w:rPr>
        <w:t xml:space="preserve"> increases. </w:t>
      </w:r>
      <w:r w:rsidR="00DA7868">
        <w:rPr>
          <w:lang w:val="en-US"/>
        </w:rPr>
        <w:t xml:space="preserve">Such a process was argued for among the public’s political discussion network by </w:t>
      </w:r>
      <w:r w:rsidR="000C3B4A">
        <w:rPr>
          <w:lang w:val="en-US"/>
        </w:rPr>
        <w:t xml:space="preserve">Brundidge </w:t>
      </w:r>
      <w:r w:rsidR="00700CD7">
        <w:rPr>
          <w:lang w:val="en-US"/>
        </w:rPr>
        <w:fldChar w:fldCharType="begin"/>
      </w:r>
      <w:r w:rsidR="00C50B44">
        <w:rPr>
          <w:lang w:val="en-US"/>
        </w:rPr>
        <w:instrText xml:space="preserve"> ADDIN ZOTERO_ITEM CSL_CITATION {"citationID":"ahFFrQ3G","properties":{"formattedCitation":"(2010)","plainCitation":"(2010)","noteIndex":0},"citationItems":[{"id":19,"uris":["http://zotero.org/users/6814611/items/BWUWRCY2"],"uri":["http://zotero.org/users/6814611/items/BWUWRCY2"],"itemData":{"id":19,"type":"article-journal","container-title":"Journal of communication","issue":"4","note":"publisher: Oxford University Press","page":"680–700","title":"Encountering “difference” in the contemporary public sphere: The contribution of the Internet to the heterogeneity of political discussion networks","volume":"60","author":[{"family":"Brundidge","given":"Jennifer"}],"issued":{"date-parts":[["2010"]]}},"suppress-author":true}],"schema":"https://github.com/citation-style-language/schema/raw/master/csl-citation.json"} </w:instrText>
      </w:r>
      <w:r w:rsidR="00700CD7">
        <w:rPr>
          <w:lang w:val="en-US"/>
        </w:rPr>
        <w:fldChar w:fldCharType="separate"/>
      </w:r>
      <w:r w:rsidR="000C3B4A" w:rsidRPr="000C3B4A">
        <w:rPr>
          <w:rFonts w:ascii="Calibri" w:hAnsi="Calibri" w:cs="Calibri"/>
          <w:lang w:val="en-GB"/>
        </w:rPr>
        <w:t>(2010)</w:t>
      </w:r>
      <w:r w:rsidR="00700CD7">
        <w:rPr>
          <w:lang w:val="en-US"/>
        </w:rPr>
        <w:fldChar w:fldCharType="end"/>
      </w:r>
      <w:r w:rsidR="00DA7868">
        <w:rPr>
          <w:rFonts w:cs="Verdana"/>
          <w:lang w:val="en-US"/>
        </w:rPr>
        <w:t>,</w:t>
      </w:r>
      <w:r w:rsidRPr="0029623B">
        <w:rPr>
          <w:rFonts w:cs="Verdana"/>
          <w:lang w:val="en-US"/>
        </w:rPr>
        <w:t xml:space="preserve"> who found evidence that through inadvertent exposure, the Internet increased the heterogeneity of political discussion networks, and thus people’s exposure to political difference.</w:t>
      </w:r>
      <w:r w:rsidR="00DA7868">
        <w:rPr>
          <w:rFonts w:cs="Verdana"/>
          <w:lang w:val="en-US"/>
        </w:rPr>
        <w:t xml:space="preserve"> </w:t>
      </w:r>
      <w:r w:rsidR="009E798D">
        <w:rPr>
          <w:rFonts w:cs="Verdana"/>
          <w:lang w:val="en-US"/>
        </w:rPr>
        <w:t>C</w:t>
      </w:r>
      <w:r w:rsidR="00DA7868">
        <w:rPr>
          <w:rFonts w:cs="Verdana"/>
          <w:lang w:val="en-US"/>
        </w:rPr>
        <w:t>ontrasting</w:t>
      </w:r>
      <w:r>
        <w:rPr>
          <w:rFonts w:cs="Verdana"/>
          <w:lang w:val="en-US"/>
        </w:rPr>
        <w:t xml:space="preserve"> the often alluded to </w:t>
      </w:r>
      <w:r w:rsidRPr="00074DA2">
        <w:rPr>
          <w:lang w:val="en-US"/>
        </w:rPr>
        <w:t>echo chamber</w:t>
      </w:r>
      <w:r>
        <w:rPr>
          <w:lang w:val="en-US"/>
        </w:rPr>
        <w:t xml:space="preserve"> effect</w:t>
      </w:r>
      <w:r w:rsidRPr="00074DA2">
        <w:rPr>
          <w:lang w:val="en-US"/>
        </w:rPr>
        <w:t xml:space="preserve">, </w:t>
      </w:r>
      <w:r>
        <w:rPr>
          <w:lang w:val="en-US"/>
        </w:rPr>
        <w:t xml:space="preserve">interview-based studies have shown that </w:t>
      </w:r>
      <w:r w:rsidRPr="00074DA2">
        <w:rPr>
          <w:lang w:val="en-US"/>
        </w:rPr>
        <w:t xml:space="preserve">Twitter </w:t>
      </w:r>
      <w:r>
        <w:rPr>
          <w:lang w:val="en-US"/>
        </w:rPr>
        <w:t>is</w:t>
      </w:r>
      <w:r w:rsidRPr="00074DA2">
        <w:rPr>
          <w:lang w:val="en-US"/>
        </w:rPr>
        <w:t xml:space="preserve"> </w:t>
      </w:r>
      <w:r w:rsidR="000E5814">
        <w:rPr>
          <w:lang w:val="en-US"/>
        </w:rPr>
        <w:t>used</w:t>
      </w:r>
      <w:r>
        <w:rPr>
          <w:lang w:val="en-US"/>
        </w:rPr>
        <w:t xml:space="preserve"> </w:t>
      </w:r>
      <w:r w:rsidR="00DA7868">
        <w:rPr>
          <w:lang w:val="en-US"/>
        </w:rPr>
        <w:t xml:space="preserve">by politicians </w:t>
      </w:r>
      <w:r>
        <w:rPr>
          <w:lang w:val="en-US"/>
        </w:rPr>
        <w:t>as</w:t>
      </w:r>
      <w:r w:rsidRPr="00074DA2">
        <w:rPr>
          <w:lang w:val="en-US"/>
        </w:rPr>
        <w:t xml:space="preserve"> a political </w:t>
      </w:r>
      <w:r>
        <w:rPr>
          <w:lang w:val="en-US"/>
        </w:rPr>
        <w:t>instrument</w:t>
      </w:r>
      <w:r w:rsidRPr="00074DA2">
        <w:rPr>
          <w:lang w:val="en-US"/>
        </w:rPr>
        <w:t xml:space="preserve"> to be </w:t>
      </w:r>
      <w:r w:rsidRPr="00162F28">
        <w:rPr>
          <w:lang w:val="en-US"/>
        </w:rPr>
        <w:t>aware of what opponents think and say</w:t>
      </w:r>
      <w:r>
        <w:rPr>
          <w:lang w:val="en-US"/>
        </w:rPr>
        <w:t xml:space="preserve"> </w:t>
      </w:r>
      <w:r w:rsidR="00700CD7">
        <w:rPr>
          <w:lang w:val="en-US"/>
        </w:rPr>
        <w:fldChar w:fldCharType="begin"/>
      </w:r>
      <w:r w:rsidR="00C50B44">
        <w:rPr>
          <w:lang w:val="en-US"/>
        </w:rPr>
        <w:instrText xml:space="preserve"> ADDIN ZOTERO_ITEM CSL_CITATION {"citationID":"epmBItcG","properties":{"formattedCitation":"(Jacobs and Spierings 2016)","plainCitation":"(Jacobs and Spierings 2016)","noteIndex":0},"citationItems":[{"id":26,"uris":["http://zotero.org/users/6814611/items/U4ZTHVAE"],"uri":["http://zotero.org/users/6814611/items/U4ZTHVAE"],"itemData":{"id":26,"type":"book","publisher":"Springer","title":"Social media, parties, and political inequalities","author":[{"family":"Jacobs","given":"Kristof"},{"family":"Spierings","given":"Niels"}],"issued":{"date-parts":[["2016"]]}}}],"schema":"https://github.com/citation-style-language/schema/raw/master/csl-citation.json"} </w:instrText>
      </w:r>
      <w:r w:rsidR="00700CD7">
        <w:rPr>
          <w:lang w:val="en-US"/>
        </w:rPr>
        <w:fldChar w:fldCharType="separate"/>
      </w:r>
      <w:r w:rsidR="00700CD7" w:rsidRPr="00700CD7">
        <w:rPr>
          <w:rFonts w:ascii="Calibri" w:hAnsi="Calibri" w:cs="Calibri"/>
          <w:lang w:val="en-GB"/>
        </w:rPr>
        <w:t>(Jacobs and Spierings 2016)</w:t>
      </w:r>
      <w:r w:rsidR="00700CD7">
        <w:rPr>
          <w:lang w:val="en-US"/>
        </w:rPr>
        <w:fldChar w:fldCharType="end"/>
      </w:r>
      <w:r>
        <w:rPr>
          <w:lang w:val="en-US"/>
        </w:rPr>
        <w:t>, which actually</w:t>
      </w:r>
      <w:r w:rsidRPr="00162F28">
        <w:rPr>
          <w:lang w:val="en-US"/>
        </w:rPr>
        <w:t xml:space="preserve"> facilitate</w:t>
      </w:r>
      <w:r>
        <w:rPr>
          <w:lang w:val="en-US"/>
        </w:rPr>
        <w:t>s</w:t>
      </w:r>
      <w:r w:rsidRPr="00162F28">
        <w:rPr>
          <w:lang w:val="en-US"/>
        </w:rPr>
        <w:t xml:space="preserve"> cross-ideological contacts</w:t>
      </w:r>
      <w:r w:rsidRPr="00B909A2">
        <w:rPr>
          <w:lang w:val="en-US"/>
        </w:rPr>
        <w:t xml:space="preserve">. Our unique time window enables us to assess the development of </w:t>
      </w:r>
      <w:r>
        <w:rPr>
          <w:lang w:val="en-US"/>
        </w:rPr>
        <w:t>segregation</w:t>
      </w:r>
      <w:r w:rsidRPr="00B909A2">
        <w:rPr>
          <w:lang w:val="en-US"/>
        </w:rPr>
        <w:t xml:space="preserve"> in </w:t>
      </w:r>
      <w:r>
        <w:rPr>
          <w:lang w:val="en-US"/>
        </w:rPr>
        <w:t>Twitters</w:t>
      </w:r>
      <w:r w:rsidRPr="00B909A2">
        <w:rPr>
          <w:lang w:val="en-US"/>
        </w:rPr>
        <w:t>p</w:t>
      </w:r>
      <w:r>
        <w:rPr>
          <w:lang w:val="en-US"/>
        </w:rPr>
        <w:t>h</w:t>
      </w:r>
      <w:r w:rsidRPr="00B909A2">
        <w:rPr>
          <w:lang w:val="en-US"/>
        </w:rPr>
        <w:t>ere over time</w:t>
      </w:r>
      <w:r>
        <w:rPr>
          <w:lang w:val="en-US"/>
        </w:rPr>
        <w:t>, showing how it increases or decreases</w:t>
      </w:r>
      <w:r w:rsidRPr="00B909A2">
        <w:rPr>
          <w:lang w:val="en-US"/>
        </w:rPr>
        <w:t xml:space="preserve">. </w:t>
      </w:r>
    </w:p>
    <w:p w14:paraId="5FA57C3F" w14:textId="77777777" w:rsidR="00D26EE7" w:rsidRDefault="00D26EE7" w:rsidP="00D26EE7">
      <w:pPr>
        <w:ind w:firstLine="0"/>
        <w:jc w:val="both"/>
        <w:rPr>
          <w:lang w:val="en-US"/>
        </w:rPr>
      </w:pPr>
    </w:p>
    <w:p w14:paraId="1457E81B" w14:textId="05400DEE" w:rsidR="00D13E73" w:rsidRPr="00A47350" w:rsidRDefault="00AE7FE4" w:rsidP="008C201B">
      <w:pPr>
        <w:ind w:firstLine="0"/>
        <w:jc w:val="both"/>
        <w:rPr>
          <w:b/>
          <w:i/>
          <w:iCs/>
          <w:lang w:val="en-US"/>
        </w:rPr>
      </w:pPr>
      <w:r w:rsidRPr="00A47350">
        <w:rPr>
          <w:b/>
          <w:i/>
          <w:iCs/>
          <w:lang w:val="en-US"/>
        </w:rPr>
        <w:t>Expectations</w:t>
      </w:r>
    </w:p>
    <w:p w14:paraId="36ED0232" w14:textId="4278FCDA" w:rsidR="00056AC3" w:rsidRDefault="00AE7FE4" w:rsidP="008C201B">
      <w:pPr>
        <w:ind w:firstLine="0"/>
        <w:jc w:val="both"/>
        <w:rPr>
          <w:lang w:val="en-US"/>
        </w:rPr>
      </w:pPr>
      <w:r>
        <w:rPr>
          <w:lang w:val="en-US"/>
        </w:rPr>
        <w:lastRenderedPageBreak/>
        <w:t xml:space="preserve">Given the rationale outlined above and based on previous research on segregation in Twitter networks </w:t>
      </w:r>
      <w:r w:rsidR="00981CE1">
        <w:rPr>
          <w:lang w:val="en-US"/>
        </w:rPr>
        <w:fldChar w:fldCharType="begin"/>
      </w:r>
      <w:r w:rsidR="00C50B44">
        <w:rPr>
          <w:lang w:val="en-US"/>
        </w:rPr>
        <w:instrText xml:space="preserve"> ADDIN ZOTERO_ITEM CSL_CITATION {"citationID":"jBHlTYER","properties":{"formattedCitation":"(Colleoni et al. 2014; Del Valle and Bravo 2018; Hsu and Park 2012)","plainCitation":"(Colleoni et al. 2014; Del Valle and Bravo 2018; Hsu and Park 2012)","noteIndex":0},"citationItems":[{"id":20,"uris":["http://zotero.org/users/6814611/items/HF8D8D9X"],"uri":["http://zotero.org/users/6814611/items/HF8D8D9X"],"itemData":{"id":20,"type":"article-journal","container-title":"Journal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81CE1">
        <w:rPr>
          <w:lang w:val="en-US"/>
        </w:rPr>
        <w:fldChar w:fldCharType="separate"/>
      </w:r>
      <w:r w:rsidR="00981CE1" w:rsidRPr="00981CE1">
        <w:rPr>
          <w:rFonts w:ascii="Calibri" w:hAnsi="Calibri" w:cs="Calibri"/>
          <w:lang w:val="en-GB"/>
        </w:rPr>
        <w:t>(Colleoni et al. 2014; Del Valle and Bravo 2018; Hsu and Park 2012)</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2F09BF">
        <w:rPr>
          <w:lang w:val="en-US"/>
        </w:rPr>
        <w:t xml:space="preserve">into account </w:t>
      </w:r>
      <w:r w:rsidR="000104DB">
        <w:rPr>
          <w:lang w:val="en-US"/>
        </w:rPr>
        <w:t>structurally induced network segregation</w:t>
      </w:r>
      <w:r w:rsidR="009E798D">
        <w:rPr>
          <w:lang w:val="en-US"/>
        </w:rPr>
        <w:t xml:space="preserve"> resulting from differences in opportunity structures and structural network dynamics </w:t>
      </w:r>
      <w:r w:rsidR="00501717">
        <w:rPr>
          <w:lang w:val="en-US"/>
        </w:rPr>
        <w:t>(Hypothesis 1)</w:t>
      </w:r>
      <w:r>
        <w:rPr>
          <w:lang w:val="en-US"/>
        </w:rPr>
        <w:t xml:space="preserve">. </w:t>
      </w:r>
    </w:p>
    <w:p w14:paraId="4FC548AA" w14:textId="37CB3986" w:rsidR="00B9355F" w:rsidRDefault="00056AC3" w:rsidP="00C9129E">
      <w:pPr>
        <w:ind w:firstLine="708"/>
        <w:jc w:val="both"/>
        <w:rPr>
          <w:lang w:val="en-US"/>
        </w:rPr>
      </w:pPr>
      <w:r>
        <w:rPr>
          <w:lang w:val="en-US"/>
        </w:rPr>
        <w:t xml:space="preserve">Since political parties have different social compositions </w:t>
      </w:r>
      <w:r w:rsidR="00A70EA0">
        <w:rPr>
          <w:lang w:val="en-US"/>
        </w:rPr>
        <w:t xml:space="preserve">(see Appendix A1) </w:t>
      </w:r>
      <w:r>
        <w:rPr>
          <w:lang w:val="en-US"/>
        </w:rPr>
        <w:t xml:space="preserve">and inbreeding homophily has been </w:t>
      </w:r>
      <w:r w:rsidR="00F30D36">
        <w:rPr>
          <w:lang w:val="en-US"/>
        </w:rPr>
        <w:t>observed</w:t>
      </w:r>
      <w:r>
        <w:rPr>
          <w:lang w:val="en-US"/>
        </w:rPr>
        <w:t xml:space="preserve"> previously across a wide array of social dimensions, among which </w:t>
      </w:r>
      <w:r w:rsidR="00890A67">
        <w:rPr>
          <w:lang w:val="en-US"/>
        </w:rPr>
        <w:t xml:space="preserve">sex, </w:t>
      </w:r>
      <w:r>
        <w:rPr>
          <w:lang w:val="en-US"/>
        </w:rPr>
        <w:t>age</w:t>
      </w:r>
      <w:r w:rsidR="00890A67">
        <w:rPr>
          <w:lang w:val="en-US"/>
        </w:rPr>
        <w:t xml:space="preserve"> and</w:t>
      </w:r>
      <w:r>
        <w:rPr>
          <w:lang w:val="en-US"/>
        </w:rPr>
        <w:t xml:space="preserve"> ethnicity,  for different type of </w:t>
      </w:r>
      <w:r w:rsidR="00890A67">
        <w:rPr>
          <w:lang w:val="en-US"/>
        </w:rPr>
        <w:t xml:space="preserve">offline and online </w:t>
      </w:r>
      <w:r>
        <w:rPr>
          <w:lang w:val="en-US"/>
        </w:rPr>
        <w:t xml:space="preserve">networks, we 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inbreeding homophily in these social dimensions</w:t>
      </w:r>
      <w:r w:rsidR="00501717">
        <w:rPr>
          <w:lang w:val="en-US"/>
        </w:rPr>
        <w:t xml:space="preserve"> (Hypothesis 2b)</w:t>
      </w:r>
      <w:r>
        <w:rPr>
          <w:lang w:val="en-US"/>
        </w:rPr>
        <w:t xml:space="preserve">. </w:t>
      </w:r>
    </w:p>
    <w:p w14:paraId="4B1402FE" w14:textId="45583EEE" w:rsidR="00C9129E" w:rsidRDefault="002F09BF" w:rsidP="00C9129E">
      <w:pPr>
        <w:ind w:firstLine="708"/>
        <w:jc w:val="both"/>
        <w:rPr>
          <w:lang w:val="en-US"/>
        </w:rPr>
      </w:pPr>
      <w:r>
        <w:rPr>
          <w:lang w:val="en-US"/>
        </w:rPr>
        <w:t>Moreover, w</w:t>
      </w:r>
      <w:r w:rsidR="00DE08C9">
        <w:rPr>
          <w:lang w:val="en-US"/>
        </w:rPr>
        <w:t>e</w:t>
      </w:r>
      <w:r w:rsidR="00C9129E">
        <w:rPr>
          <w:lang w:val="en-US"/>
        </w:rPr>
        <w:t xml:space="preserve"> </w:t>
      </w:r>
      <w:r w:rsidR="00DE08C9">
        <w:rPr>
          <w:lang w:val="en-US"/>
        </w:rPr>
        <w:t xml:space="preserve">expect that segregation </w:t>
      </w:r>
      <w:r w:rsidR="00C9129E">
        <w:rPr>
          <w:lang w:val="en-US"/>
        </w:rPr>
        <w:t>will be</w:t>
      </w:r>
      <w:r w:rsidR="00DE08C9">
        <w:rPr>
          <w:lang w:val="en-US"/>
        </w:rPr>
        <w:t xml:space="preserve"> most pronounced in the retweet layer of the twitter network, as this type of relation is of the three most likely to be formed between MPs who evaluate each other positively</w:t>
      </w:r>
      <w:r w:rsidR="00501717">
        <w:rPr>
          <w:lang w:val="en-US"/>
        </w:rPr>
        <w:t xml:space="preserve"> (Hypothesis 3a)</w:t>
      </w:r>
      <w:r w:rsidR="00DE08C9">
        <w:rPr>
          <w:lang w:val="en-US"/>
        </w:rPr>
        <w:t>. In a similar vein, the @mention relation will</w:t>
      </w:r>
      <w:r w:rsidR="00C9129E">
        <w:rPr>
          <w:lang w:val="en-US"/>
        </w:rPr>
        <w:t xml:space="preserve">, in contrast, </w:t>
      </w:r>
      <w:r w:rsidR="00DE08C9">
        <w:rPr>
          <w:lang w:val="en-US"/>
        </w:rPr>
        <w:t xml:space="preserve">be formed </w:t>
      </w:r>
      <w:r>
        <w:rPr>
          <w:lang w:val="en-US"/>
        </w:rPr>
        <w:t xml:space="preserve">relatively </w:t>
      </w:r>
      <w:r w:rsidR="00430F5D">
        <w:rPr>
          <w:lang w:val="en-US"/>
        </w:rPr>
        <w:t xml:space="preserve">more </w:t>
      </w:r>
      <w:r w:rsidR="00DE08C9">
        <w:rPr>
          <w:lang w:val="en-US"/>
        </w:rPr>
        <w:t xml:space="preserve">between political foes </w:t>
      </w:r>
      <w:r w:rsidR="00430F5D">
        <w:rPr>
          <w:lang w:val="en-US"/>
        </w:rPr>
        <w:t xml:space="preserve">as </w:t>
      </w:r>
      <w:r w:rsidR="00DE08C9">
        <w:rPr>
          <w:lang w:val="en-US"/>
        </w:rPr>
        <w:t>the</w:t>
      </w:r>
      <w:r w:rsidR="00850EDE">
        <w:rPr>
          <w:lang w:val="en-US"/>
        </w:rPr>
        <w:t>y</w:t>
      </w:r>
      <w:r w:rsidR="00DE08C9">
        <w:rPr>
          <w:lang w:val="en-US"/>
        </w:rPr>
        <w:t xml:space="preserve"> debate each other on twitter. Hence</w:t>
      </w:r>
      <w:r w:rsidR="00871D73">
        <w:rPr>
          <w:lang w:val="en-US"/>
        </w:rPr>
        <w:t>,</w:t>
      </w:r>
      <w:r w:rsidR="00DE08C9">
        <w:rPr>
          <w:lang w:val="en-US"/>
        </w:rPr>
        <w:t xml:space="preserve"> of the three layers, we expect to observe the lowest degree of </w:t>
      </w:r>
      <w:r w:rsidR="00C9129E">
        <w:rPr>
          <w:lang w:val="en-US"/>
        </w:rPr>
        <w:t xml:space="preserve">political </w:t>
      </w:r>
      <w:r w:rsidR="00DE08C9">
        <w:rPr>
          <w:lang w:val="en-US"/>
        </w:rPr>
        <w:t>segregation</w:t>
      </w:r>
      <w:r w:rsidR="00430F5D">
        <w:rPr>
          <w:lang w:val="en-US"/>
        </w:rPr>
        <w:t xml:space="preserve"> in the @mention layer</w:t>
      </w:r>
      <w:r w:rsidR="00501717">
        <w:rPr>
          <w:lang w:val="en-US"/>
        </w:rPr>
        <w:t xml:space="preserve"> (Hypothesis 3b)</w:t>
      </w:r>
      <w:r w:rsidR="00DE08C9">
        <w:rPr>
          <w:lang w:val="en-US"/>
        </w:rPr>
        <w:t xml:space="preserve">. </w:t>
      </w:r>
      <w:r w:rsidR="00430F5D">
        <w:rPr>
          <w:lang w:val="en-US"/>
        </w:rPr>
        <w:t xml:space="preserve">Regarding the third layer, one </w:t>
      </w:r>
      <w:r w:rsidR="00DE08C9">
        <w:rPr>
          <w:lang w:val="en-US"/>
        </w:rPr>
        <w:t>may follow MPs on Twitter because of positive reasons</w:t>
      </w:r>
      <w:r w:rsidR="00A21807">
        <w:rPr>
          <w:lang w:val="en-US"/>
        </w:rPr>
        <w:t xml:space="preserve">, for example MPs may like </w:t>
      </w:r>
      <w:r w:rsidR="00DE08C9">
        <w:rPr>
          <w:lang w:val="en-US"/>
        </w:rPr>
        <w:t>the follower</w:t>
      </w:r>
      <w:r w:rsidR="00A21807">
        <w:rPr>
          <w:lang w:val="en-US"/>
        </w:rPr>
        <w:t xml:space="preserve"> and/or want to </w:t>
      </w:r>
      <w:r w:rsidR="00DE08C9">
        <w:rPr>
          <w:lang w:val="en-US"/>
        </w:rPr>
        <w:t xml:space="preserve">increase </w:t>
      </w:r>
      <w:r w:rsidR="00A21807">
        <w:rPr>
          <w:lang w:val="en-US"/>
        </w:rPr>
        <w:t xml:space="preserve">the Twitter </w:t>
      </w:r>
      <w:r w:rsidR="00DE08C9">
        <w:rPr>
          <w:lang w:val="en-US"/>
        </w:rPr>
        <w:t xml:space="preserve">visibility of </w:t>
      </w:r>
      <w:r w:rsidR="00A21807">
        <w:rPr>
          <w:lang w:val="en-US"/>
        </w:rPr>
        <w:t xml:space="preserve">the </w:t>
      </w:r>
      <w:r w:rsidR="00DE08C9">
        <w:rPr>
          <w:lang w:val="en-US"/>
        </w:rPr>
        <w:t>follower</w:t>
      </w:r>
      <w:r w:rsidR="00A21807">
        <w:rPr>
          <w:lang w:val="en-US"/>
        </w:rPr>
        <w:t xml:space="preserve">, </w:t>
      </w:r>
      <w:r w:rsidR="00DE08C9">
        <w:rPr>
          <w:lang w:val="en-US"/>
        </w:rPr>
        <w:t>o</w:t>
      </w:r>
      <w:r w:rsidR="00A21807">
        <w:rPr>
          <w:lang w:val="en-US"/>
        </w:rPr>
        <w:t>r</w:t>
      </w:r>
      <w:r w:rsidR="00DE08C9">
        <w:rPr>
          <w:lang w:val="en-US"/>
        </w:rPr>
        <w:t xml:space="preserve"> for negative reasons</w:t>
      </w:r>
      <w:r w:rsidR="00A21807">
        <w:rPr>
          <w:lang w:val="en-US"/>
        </w:rPr>
        <w:t xml:space="preserve"> when MPs </w:t>
      </w:r>
      <w:r w:rsidR="00DE08C9">
        <w:rPr>
          <w:lang w:val="en-US"/>
        </w:rPr>
        <w:t>want to be infor</w:t>
      </w:r>
      <w:r w:rsidR="00C9129E">
        <w:rPr>
          <w:lang w:val="en-US"/>
        </w:rPr>
        <w:t>m</w:t>
      </w:r>
      <w:r w:rsidR="00DE08C9">
        <w:rPr>
          <w:lang w:val="en-US"/>
        </w:rPr>
        <w:t>ed what political foe tweets</w:t>
      </w:r>
      <w:r w:rsidR="00A21807">
        <w:rPr>
          <w:lang w:val="en-US"/>
        </w:rPr>
        <w:t xml:space="preserve">. Hence, </w:t>
      </w:r>
      <w:r w:rsidR="00DE08C9">
        <w:rPr>
          <w:lang w:val="en-US"/>
        </w:rPr>
        <w:t xml:space="preserve">we expect the degree of </w:t>
      </w:r>
      <w:r w:rsidR="00C9129E">
        <w:rPr>
          <w:lang w:val="en-US"/>
        </w:rPr>
        <w:t xml:space="preserve">political </w:t>
      </w:r>
      <w:r w:rsidR="00DE08C9">
        <w:rPr>
          <w:lang w:val="en-US"/>
        </w:rPr>
        <w:t>segregation in th</w:t>
      </w:r>
      <w:r w:rsidR="00C9129E">
        <w:rPr>
          <w:lang w:val="en-US"/>
        </w:rPr>
        <w:t>is</w:t>
      </w:r>
      <w:r w:rsidR="00DE08C9">
        <w:rPr>
          <w:lang w:val="en-US"/>
        </w:rPr>
        <w:t xml:space="preserve"> layer will </w:t>
      </w:r>
      <w:r w:rsidR="00D0198E">
        <w:rPr>
          <w:lang w:val="en-US"/>
        </w:rPr>
        <w:t xml:space="preserve">fall between the retweet and </w:t>
      </w:r>
      <w:r w:rsidR="00C9129E">
        <w:rPr>
          <w:lang w:val="en-US"/>
        </w:rPr>
        <w:t>@</w:t>
      </w:r>
      <w:r w:rsidR="00D0198E">
        <w:rPr>
          <w:lang w:val="en-US"/>
        </w:rPr>
        <w:t>menti</w:t>
      </w:r>
      <w:r w:rsidR="00C9129E">
        <w:rPr>
          <w:lang w:val="en-US"/>
        </w:rPr>
        <w:t>o</w:t>
      </w:r>
      <w:r w:rsidR="00D0198E">
        <w:rPr>
          <w:lang w:val="en-US"/>
        </w:rPr>
        <w:t>n layer</w:t>
      </w:r>
      <w:r w:rsidR="00501717">
        <w:rPr>
          <w:lang w:val="en-US"/>
        </w:rPr>
        <w:t xml:space="preserve"> (Hypothesis 3c)</w:t>
      </w:r>
      <w:r w:rsidR="00D0198E">
        <w:rPr>
          <w:lang w:val="en-US"/>
        </w:rPr>
        <w:t xml:space="preserve">. </w:t>
      </w:r>
    </w:p>
    <w:p w14:paraId="0DE7AC37" w14:textId="368BD7BF" w:rsidR="00DE08C9" w:rsidRDefault="00F53275" w:rsidP="00C9129E">
      <w:pPr>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C50B44">
        <w:rPr>
          <w:lang w:val="en-US"/>
        </w:rPr>
        <w:instrText xml:space="preserve"> ADDIN ZOTERO_ITEM CSL_CITATION {"citationID":"R7pyL7sU","properties":{"formattedCitation":"(Rivera, Soderstrom, and Uzzi 2010)","plainCitation":"(Rivera, Soderstrom, and Uzzi 2010)","noteIndex":0},"citationItems":[{"id":17,"uris":["http://zotero.org/users/6814611/items/W5DU3CRX"],"uri":["http://zotero.org/users/6814611/items/W5DU3CRX"],"itemData":{"id":17,"type":"article-journal","container-title":"annual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(Rivera, Soderstrom, and Uzzi 2010)</w:t>
      </w:r>
      <w:r w:rsidR="00981CE1">
        <w:rPr>
          <w:lang w:val="en-US"/>
        </w:rPr>
        <w:fldChar w:fldCharType="end"/>
      </w:r>
      <w:r>
        <w:rPr>
          <w:lang w:val="en-US"/>
        </w:rPr>
        <w:t xml:space="preserve">. </w:t>
      </w:r>
      <w:r w:rsidR="00BF0C07">
        <w:rPr>
          <w:lang w:val="en-US"/>
        </w:rPr>
        <w:t xml:space="preserve">Once you follow someone on </w:t>
      </w:r>
      <w:r w:rsidR="00F068B5">
        <w:rPr>
          <w:lang w:val="en-US"/>
        </w:rPr>
        <w:t>T</w:t>
      </w:r>
      <w:r w:rsidR="00BF0C07">
        <w:rPr>
          <w:lang w:val="en-US"/>
        </w:rPr>
        <w:t xml:space="preserve">witter or are followed by someone, the tweets of this </w:t>
      </w:r>
      <w:proofErr w:type="spellStart"/>
      <w:r w:rsidR="00BF0C07">
        <w:rPr>
          <w:lang w:val="en-US"/>
        </w:rPr>
        <w:t>followee</w:t>
      </w:r>
      <w:proofErr w:type="spellEnd"/>
      <w:r w:rsidR="00BF0C07">
        <w:rPr>
          <w:lang w:val="en-US"/>
        </w:rPr>
        <w:t xml:space="preserv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w:t>
      </w:r>
      <w:r w:rsidR="00F068B5">
        <w:rPr>
          <w:lang w:val="en-US"/>
        </w:rPr>
        <w:t>T</w:t>
      </w:r>
      <w:r>
        <w:rPr>
          <w:lang w:val="en-US"/>
        </w:rPr>
        <w: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Pr>
          <w:lang w:val="en-US"/>
        </w:rPr>
        <w:t>@</w:t>
      </w:r>
      <w:r w:rsidR="00D0198E">
        <w:rPr>
          <w:lang w:val="en-US"/>
        </w:rPr>
        <w:t xml:space="preserve">mentions. Consequently, we expect follow relations to increase retweet and </w:t>
      </w:r>
      <w:r>
        <w:rPr>
          <w:lang w:val="en-US"/>
        </w:rPr>
        <w:t>@</w:t>
      </w:r>
      <w:r w:rsidR="00D0198E">
        <w:rPr>
          <w:lang w:val="en-US"/>
        </w:rPr>
        <w:t>mention relation</w:t>
      </w:r>
      <w:r>
        <w:rPr>
          <w:lang w:val="en-US"/>
        </w:rPr>
        <w:t>s</w:t>
      </w:r>
      <w:r w:rsidR="00D0198E">
        <w:rPr>
          <w:lang w:val="en-US"/>
        </w:rPr>
        <w:t xml:space="preserve"> and thus that the degree of segregation in the retweet and </w:t>
      </w:r>
      <w:r>
        <w:rPr>
          <w:lang w:val="en-US"/>
        </w:rPr>
        <w:t>@</w:t>
      </w:r>
      <w:r w:rsidR="00D0198E">
        <w:rPr>
          <w:lang w:val="en-US"/>
        </w:rPr>
        <w:t>mention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 xml:space="preserve">another MPs </w:t>
      </w:r>
      <w:r w:rsidR="00315E9D">
        <w:rPr>
          <w:lang w:val="en-US"/>
        </w:rPr>
        <w:t>tweet or @</w:t>
      </w:r>
      <w:r w:rsidR="00D0198E">
        <w:rPr>
          <w:lang w:val="en-US"/>
        </w:rPr>
        <w:t>menti</w:t>
      </w:r>
      <w:r w:rsidR="00315E9D">
        <w:rPr>
          <w:lang w:val="en-US"/>
        </w:rPr>
        <w:t>o</w:t>
      </w:r>
      <w:r w:rsidR="00D0198E">
        <w:rPr>
          <w:lang w:val="en-US"/>
        </w:rPr>
        <w:t xml:space="preserve">ns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segregation in the friendship network will also be</w:t>
      </w:r>
      <w:r w:rsidR="00315E9D">
        <w:rPr>
          <w:lang w:val="en-US"/>
        </w:rPr>
        <w:t xml:space="preserve"> in part</w:t>
      </w:r>
      <w:r w:rsidR="00D0198E">
        <w:rPr>
          <w:lang w:val="en-US"/>
        </w:rPr>
        <w:t xml:space="preserve"> the result of segregation in the </w:t>
      </w:r>
      <w:r>
        <w:rPr>
          <w:lang w:val="en-US"/>
        </w:rPr>
        <w:t>retweet and @</w:t>
      </w:r>
      <w:r w:rsidR="00D0198E">
        <w:rPr>
          <w:lang w:val="en-US"/>
        </w:rPr>
        <w:t>mention network</w:t>
      </w:r>
      <w:r w:rsidR="00501717">
        <w:rPr>
          <w:lang w:val="en-US"/>
        </w:rPr>
        <w:t xml:space="preserve"> (Hypothesis 4c and 4d)</w:t>
      </w:r>
      <w:r w:rsidR="00D0198E">
        <w:rPr>
          <w:lang w:val="en-US"/>
        </w:rPr>
        <w:t xml:space="preserve">. </w:t>
      </w:r>
    </w:p>
    <w:p w14:paraId="6518B53C" w14:textId="3FA1A7F3" w:rsidR="00AE7FE4" w:rsidRDefault="00F17970" w:rsidP="00B9355F">
      <w:pPr>
        <w:ind w:firstLine="708"/>
        <w:jc w:val="both"/>
        <w:rPr>
          <w:lang w:val="en-US"/>
        </w:rPr>
      </w:pPr>
      <w:r>
        <w:rPr>
          <w:lang w:val="en-US"/>
        </w:rPr>
        <w:lastRenderedPageBreak/>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r w:rsidR="00391243">
        <w:rPr>
          <w:lang w:val="en-US"/>
        </w:rPr>
        <w:t>in line with the idea of the development of political echo chambers</w:t>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 xml:space="preserve">discussions with political opponents on </w:t>
      </w:r>
      <w:r w:rsidR="00DC611A">
        <w:rPr>
          <w:lang w:val="en-US"/>
        </w:rPr>
        <w:t>T</w:t>
      </w:r>
      <w:r w:rsidR="00391243">
        <w:rPr>
          <w:lang w:val="en-US"/>
        </w:rPr>
        <w: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From a theoretical perspective of network dynamics and digital architectures, both mechanisms are likely to 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segregation in Twitter over time</w:t>
      </w:r>
      <w:r>
        <w:rPr>
          <w:lang w:val="en-US"/>
        </w:rPr>
        <w:t>: To what extent do the different forms of segregation in the different layers of Twitter networks among MPs deepen or ease over time? (Research question 1)</w:t>
      </w:r>
    </w:p>
    <w:p w14:paraId="2928A667" w14:textId="77777777" w:rsidR="00B9355F" w:rsidRPr="00AE7FE4" w:rsidRDefault="00B9355F" w:rsidP="008C201B">
      <w:pPr>
        <w:ind w:firstLine="0"/>
        <w:jc w:val="both"/>
        <w:rPr>
          <w:lang w:val="en-US"/>
        </w:rPr>
      </w:pPr>
    </w:p>
    <w:p w14:paraId="698C5576" w14:textId="21880B80" w:rsidR="00D13E73" w:rsidRDefault="00A47350" w:rsidP="008C201B">
      <w:pPr>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751EB91F" w:rsidR="00315E9D" w:rsidRDefault="00F5486E" w:rsidP="008C201B">
      <w:pPr>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Before the elections of</w:t>
      </w:r>
      <w:r w:rsidR="00182966">
        <w:rPr>
          <w:bCs/>
          <w:lang w:val="en-US"/>
        </w:rPr>
        <w:t xml:space="preserve"> 15 March</w:t>
      </w:r>
      <w:r w:rsidR="00315E9D">
        <w:rPr>
          <w:bCs/>
          <w:lang w:val="en-US"/>
        </w:rPr>
        <w:t xml:space="preserve"> 2017, we searched for relevant </w:t>
      </w:r>
      <w:r w:rsidR="00DC611A">
        <w:rPr>
          <w:bCs/>
          <w:lang w:val="en-US"/>
        </w:rPr>
        <w:t>T</w:t>
      </w:r>
      <w:r w:rsidR="00315E9D">
        <w:rPr>
          <w:bCs/>
          <w:lang w:val="en-US"/>
        </w:rPr>
        <w:t xml:space="preserve">witter handles for all persons on election lists. Of </w:t>
      </w:r>
      <w:r w:rsidR="00DF07A8">
        <w:rPr>
          <w:bCs/>
          <w:lang w:val="en-US"/>
        </w:rPr>
        <w:t xml:space="preserve">the </w:t>
      </w:r>
      <w:r w:rsidR="00315E9D">
        <w:rPr>
          <w:bCs/>
          <w:lang w:val="en-US"/>
        </w:rPr>
        <w:t xml:space="preserve">150 politicians who eventually entered </w:t>
      </w:r>
      <w:r w:rsidR="00DF07A8">
        <w:rPr>
          <w:bCs/>
          <w:lang w:val="en-US"/>
        </w:rPr>
        <w:t>p</w:t>
      </w:r>
      <w:r w:rsidR="00315E9D">
        <w:rPr>
          <w:bCs/>
          <w:lang w:val="en-US"/>
        </w:rPr>
        <w:t>arliament we have 147 twitter handles</w:t>
      </w:r>
      <w:r w:rsidR="00DF07A8">
        <w:rPr>
          <w:bCs/>
          <w:lang w:val="en-US"/>
        </w:rPr>
        <w:t>; the other three did not have a known Twitter account</w:t>
      </w:r>
      <w:r w:rsidR="00315E9D">
        <w:rPr>
          <w:bCs/>
          <w:lang w:val="en-US"/>
        </w:rPr>
        <w:t xml:space="preserve"> (Tony van Dijck</w:t>
      </w:r>
      <w:r w:rsidR="002000D1">
        <w:rPr>
          <w:bCs/>
          <w:lang w:val="en-US"/>
        </w:rPr>
        <w:t xml:space="preserve"> (</w:t>
      </w:r>
      <w:r w:rsidR="000C3B4A">
        <w:rPr>
          <w:bCs/>
          <w:lang w:val="en-US"/>
        </w:rPr>
        <w:t>‘</w:t>
      </w:r>
      <w:r w:rsidR="002000D1">
        <w:rPr>
          <w:bCs/>
          <w:lang w:val="en-US"/>
        </w:rPr>
        <w:t>PVV</w:t>
      </w:r>
      <w:r w:rsidR="000C3B4A">
        <w:rPr>
          <w:bCs/>
          <w:lang w:val="en-US"/>
        </w:rPr>
        <w:t>’</w:t>
      </w:r>
      <w:r w:rsidR="002000D1">
        <w:rPr>
          <w:bCs/>
          <w:lang w:val="en-US"/>
        </w:rPr>
        <w:t>)</w:t>
      </w:r>
      <w:r w:rsidR="00315E9D">
        <w:rPr>
          <w:bCs/>
          <w:lang w:val="en-US"/>
        </w:rPr>
        <w:t xml:space="preserve">, </w:t>
      </w:r>
      <w:proofErr w:type="spellStart"/>
      <w:r w:rsidR="00315E9D">
        <w:rPr>
          <w:bCs/>
          <w:lang w:val="en-US"/>
        </w:rPr>
        <w:t>Sietse</w:t>
      </w:r>
      <w:proofErr w:type="spellEnd"/>
      <w:r w:rsidR="00315E9D">
        <w:rPr>
          <w:bCs/>
          <w:lang w:val="en-US"/>
        </w:rPr>
        <w:t xml:space="preserve"> </w:t>
      </w:r>
      <w:proofErr w:type="spellStart"/>
      <w:r w:rsidR="00315E9D">
        <w:rPr>
          <w:bCs/>
          <w:lang w:val="en-US"/>
        </w:rPr>
        <w:t>Fitsma</w:t>
      </w:r>
      <w:proofErr w:type="spellEnd"/>
      <w:r w:rsidR="00315E9D">
        <w:rPr>
          <w:bCs/>
          <w:lang w:val="en-US"/>
        </w:rPr>
        <w:t xml:space="preserve"> </w:t>
      </w:r>
      <w:r w:rsidR="002000D1">
        <w:rPr>
          <w:bCs/>
          <w:lang w:val="en-US"/>
        </w:rPr>
        <w:t>(</w:t>
      </w:r>
      <w:r w:rsidR="000C3B4A">
        <w:rPr>
          <w:bCs/>
          <w:lang w:val="en-US"/>
        </w:rPr>
        <w:t>‘</w:t>
      </w:r>
      <w:r w:rsidR="002000D1">
        <w:rPr>
          <w:bCs/>
          <w:lang w:val="en-US"/>
        </w:rPr>
        <w:t>PVV</w:t>
      </w:r>
      <w:r w:rsidR="000C3B4A">
        <w:rPr>
          <w:bCs/>
          <w:lang w:val="en-US"/>
        </w:rPr>
        <w:t>’</w:t>
      </w:r>
      <w:r w:rsidR="002000D1">
        <w:rPr>
          <w:bCs/>
          <w:lang w:val="en-US"/>
        </w:rPr>
        <w:t xml:space="preserve">) </w:t>
      </w:r>
      <w:r w:rsidR="00315E9D">
        <w:rPr>
          <w:bCs/>
          <w:lang w:val="en-US"/>
        </w:rPr>
        <w:t>and Albert van den Bosch</w:t>
      </w:r>
      <w:r w:rsidR="002000D1">
        <w:rPr>
          <w:bCs/>
          <w:lang w:val="en-US"/>
        </w:rPr>
        <w:t xml:space="preserve"> (</w:t>
      </w:r>
      <w:r w:rsidR="000C3B4A">
        <w:rPr>
          <w:bCs/>
          <w:lang w:val="en-US"/>
        </w:rPr>
        <w:t>‘</w:t>
      </w:r>
      <w:r w:rsidR="002000D1">
        <w:rPr>
          <w:bCs/>
          <w:lang w:val="en-US"/>
        </w:rPr>
        <w:t>VVD</w:t>
      </w:r>
      <w:r w:rsidR="000C3B4A">
        <w:rPr>
          <w:bCs/>
          <w:lang w:val="en-US"/>
        </w:rPr>
        <w:t>’</w:t>
      </w:r>
      <w:r w:rsidR="002000D1">
        <w:rPr>
          <w:bCs/>
          <w:lang w:val="en-US"/>
        </w:rPr>
        <w:t>)</w:t>
      </w:r>
      <w:r w:rsidR="00315E9D">
        <w:rPr>
          <w:bCs/>
          <w:lang w:val="en-US"/>
        </w:rPr>
        <w:t>).</w:t>
      </w:r>
      <w:r w:rsidR="00EF7F1F">
        <w:rPr>
          <w:bCs/>
          <w:lang w:val="en-US"/>
        </w:rPr>
        <w:t xml:space="preserve"> </w:t>
      </w:r>
      <w:r w:rsidR="00DC611A">
        <w:rPr>
          <w:bCs/>
          <w:lang w:val="en-US"/>
        </w:rPr>
        <w:t>Via t</w:t>
      </w:r>
      <w:r w:rsidR="00EF7F1F">
        <w:rPr>
          <w:bCs/>
          <w:lang w:val="en-US"/>
        </w:rPr>
        <w:t xml:space="preserve">he Twitter REST API follower and retweet relations </w:t>
      </w:r>
      <w:r w:rsidR="00DC611A">
        <w:rPr>
          <w:bCs/>
          <w:lang w:val="en-US"/>
        </w:rPr>
        <w:t xml:space="preserve">were mapped </w:t>
      </w:r>
      <w:r w:rsidR="00EF7F1F">
        <w:rPr>
          <w:bCs/>
          <w:lang w:val="en-US"/>
        </w:rPr>
        <w:t xml:space="preserve">and </w:t>
      </w:r>
      <w:r w:rsidR="00DC611A">
        <w:rPr>
          <w:bCs/>
          <w:lang w:val="en-US"/>
        </w:rPr>
        <w:t xml:space="preserve">via </w:t>
      </w:r>
      <w:r w:rsidR="00EF7F1F">
        <w:rPr>
          <w:bCs/>
          <w:lang w:val="en-US"/>
        </w:rPr>
        <w:t>the Twitter SEARCH API @</w:t>
      </w:r>
      <w:r w:rsidR="00A616D8">
        <w:rPr>
          <w:bCs/>
          <w:lang w:val="en-US"/>
        </w:rPr>
        <w:t>-</w:t>
      </w:r>
      <w:r w:rsidR="00EF7F1F">
        <w:rPr>
          <w:bCs/>
          <w:lang w:val="en-US"/>
        </w:rPr>
        <w:t>mention relations</w:t>
      </w:r>
      <w:r w:rsidR="00DC611A">
        <w:rPr>
          <w:bCs/>
          <w:lang w:val="en-US"/>
        </w:rPr>
        <w:t xml:space="preserve"> were mapped,</w:t>
      </w:r>
      <w:r w:rsidR="00EF7F1F">
        <w:rPr>
          <w:bCs/>
          <w:lang w:val="en-US"/>
        </w:rPr>
        <w:t xml:space="preserve"> at three time-points (</w:t>
      </w:r>
      <w:r w:rsidR="00150FAE">
        <w:rPr>
          <w:bCs/>
          <w:lang w:val="en-US"/>
        </w:rPr>
        <w:t>April</w:t>
      </w:r>
      <w:r w:rsidR="00EF7F1F">
        <w:rPr>
          <w:bCs/>
          <w:lang w:val="en-US"/>
        </w:rPr>
        <w:t xml:space="preserve"> 2017,</w:t>
      </w:r>
      <w:r w:rsidR="00150FAE">
        <w:rPr>
          <w:bCs/>
          <w:lang w:val="en-US"/>
        </w:rPr>
        <w:t xml:space="preserve"> June 2017 and September 2017; two</w:t>
      </w:r>
      <w:r w:rsidR="00DC611A">
        <w:rPr>
          <w:bCs/>
          <w:lang w:val="en-US"/>
        </w:rPr>
        <w:t xml:space="preserve"> spells</w:t>
      </w:r>
      <w:r w:rsidR="00150FAE">
        <w:rPr>
          <w:bCs/>
          <w:lang w:val="en-US"/>
        </w:rPr>
        <w:t xml:space="preserve"> of 85 days</w:t>
      </w:r>
      <w:r w:rsidR="00DC611A">
        <w:rPr>
          <w:bCs/>
          <w:lang w:val="en-US"/>
        </w:rPr>
        <w:t xml:space="preserve"> in between</w:t>
      </w:r>
      <w:r w:rsidR="00EF7F1F">
        <w:rPr>
          <w:bCs/>
          <w:lang w:val="en-US"/>
        </w:rPr>
        <w:t xml:space="preserve">). </w:t>
      </w:r>
    </w:p>
    <w:p w14:paraId="5CF61BAE" w14:textId="48F2C42D" w:rsidR="00075CC7" w:rsidRDefault="00150FAE" w:rsidP="00942531">
      <w:pPr>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taken from</w:t>
      </w:r>
      <w:r>
        <w:rPr>
          <w:bCs/>
          <w:lang w:val="en-US"/>
        </w:rPr>
        <w:t xml:space="preserve"> the election lists</w:t>
      </w:r>
      <w:r w:rsidR="00DF07A8">
        <w:rPr>
          <w:bCs/>
          <w:lang w:val="en-US"/>
        </w:rPr>
        <w:t>, which provides this for all candidates</w:t>
      </w:r>
      <w:r>
        <w:rPr>
          <w:bCs/>
          <w:lang w:val="en-US"/>
        </w:rPr>
        <w:t xml:space="preserve">. The </w:t>
      </w:r>
      <w:r w:rsidRPr="00D76115">
        <w:rPr>
          <w:bCs/>
          <w:i/>
          <w:iCs/>
          <w:lang w:val="en-US"/>
        </w:rPr>
        <w:t>age</w:t>
      </w:r>
      <w:r>
        <w:rPr>
          <w:bCs/>
          <w:lang w:val="en-US"/>
        </w:rPr>
        <w:t xml:space="preserve"> </w:t>
      </w:r>
      <w:r w:rsidR="00B46417">
        <w:rPr>
          <w:bCs/>
          <w:lang w:val="en-US"/>
        </w:rPr>
        <w:t xml:space="preserve">(or more precisely birth year) </w:t>
      </w:r>
      <w:r>
        <w:rPr>
          <w:bCs/>
          <w:lang w:val="en-US"/>
        </w:rPr>
        <w:t>of the MPs was collected via the official website of the House of Parliament (</w:t>
      </w:r>
      <w:hyperlink r:id="rId15" w:history="1">
        <w:r w:rsidRPr="00CE1134">
          <w:rPr>
            <w:rStyle w:val="Hyperlink"/>
            <w:bCs/>
            <w:lang w:val="en-US"/>
          </w:rPr>
          <w:t>www.tweedekamer.nl</w:t>
        </w:r>
      </w:hyperlink>
      <w:r>
        <w:rPr>
          <w:bCs/>
          <w:lang w:val="en-US"/>
        </w:rPr>
        <w:t xml:space="preserve">).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075CC7" w:rsidRPr="00D76115">
        <w:rPr>
          <w:noProof/>
          <w:lang w:val="en-US"/>
        </w:rPr>
        <w:t xml:space="preserve">MPs as having a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C50B44">
        <w:rPr>
          <w:noProof/>
          <w:lang w:val="en-US"/>
        </w:rPr>
        <w:instrText xml:space="preserve"> ADDIN ZOTERO_ITEM CSL_CITATION {"citationID":"FuCV90Wx","properties":{"formattedCitation":"(Bird 2005; Bloemraad and Sch\\uc0\\u246{}nw\\uc0\\u228{}lder 2013)","plainCitation":"(Bird 2005; Bloemraad and Schönwälder 2013)","noteIndex":0},"citationItems":[{"id":16,"uris":["http://zotero.org/users/6814611/items/CV7RHEKC"],"uri":["http://zotero.org/users/6814611/items/CV7RHEKC"],"itemData":{"id":16,"type":"article-journal","container-title":"Nationalism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15,"uris":["http://zotero.org/users/6814611/items/IUIICKES"],"uri":["http://zotero.org/users/6814611/items/IUIICKES"],"itemData":{"id":15,"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(Bird 2005; Bloemraad and Schönwälder 2013)</w:t>
      </w:r>
      <w:r w:rsidR="00760995">
        <w:rPr>
          <w:noProof/>
          <w:lang w:val="en-US"/>
        </w:rPr>
        <w:fldChar w:fldCharType="end"/>
      </w:r>
      <w:r w:rsidR="0023218E" w:rsidRPr="00D76115">
        <w:rPr>
          <w:noProof/>
          <w:lang w:val="en-US"/>
        </w:rPr>
        <w:t>. This approaches avoids issues of how to define ‘non-Western migration background’, which i</w:t>
      </w:r>
      <w:r w:rsidR="00632CBD">
        <w:rPr>
          <w:noProof/>
          <w:lang w:val="en-US"/>
        </w:rPr>
        <w:t>n</w:t>
      </w:r>
      <w:r w:rsidR="0023218E" w:rsidRPr="00D76115">
        <w:rPr>
          <w:noProof/>
          <w:lang w:val="en-US"/>
        </w:rPr>
        <w:t xml:space="preserve"> the Dutch case for instance excludes MPs with an Indonesian roots even though they are likely to identify and be treated as ethnic minority in terms of segregation. For instance, prominent MP Vera Bergkamp</w:t>
      </w:r>
      <w:r w:rsidR="003A61D3">
        <w:rPr>
          <w:noProof/>
          <w:lang w:val="en-US"/>
        </w:rPr>
        <w:t xml:space="preserve"> of the Liberal Democratic Party</w:t>
      </w:r>
      <w:r w:rsidR="0023218E" w:rsidRPr="00D76115">
        <w:rPr>
          <w:noProof/>
          <w:lang w:val="en-US"/>
        </w:rPr>
        <w:t xml:space="preserve"> </w:t>
      </w:r>
      <w:r w:rsidR="000C3B4A">
        <w:rPr>
          <w:noProof/>
          <w:lang w:val="en-US"/>
        </w:rPr>
        <w:t xml:space="preserve">(‘VVD’) </w:t>
      </w:r>
      <w:r w:rsidR="0023218E" w:rsidRPr="00D76115">
        <w:rPr>
          <w:noProof/>
          <w:lang w:val="en-US"/>
        </w:rPr>
        <w:t>has a Moroccan father but this is not wellknown and she hardly ever brings it up or makes it part of her politics. Given her appearance, it is also highly unlikely that she is treated as such in the streets.</w:t>
      </w:r>
      <w:r w:rsidR="00837A6B">
        <w:rPr>
          <w:noProof/>
          <w:lang w:val="en-US"/>
        </w:rPr>
        <w:t xml:space="preserve"> In our data she is not considered ‘ethnic minority’.</w:t>
      </w:r>
      <w:r w:rsidR="0023218E" w:rsidRPr="00D76115">
        <w:rPr>
          <w:noProof/>
          <w:lang w:val="en-US"/>
        </w:rPr>
        <w:t xml:space="preserve"> In terms of measurement, we used the </w:t>
      </w:r>
      <w:r w:rsidR="00837A6B">
        <w:rPr>
          <w:noProof/>
          <w:lang w:val="en-US"/>
        </w:rPr>
        <w:t>categorization</w:t>
      </w:r>
      <w:r w:rsidR="0023218E" w:rsidRPr="00D76115">
        <w:rPr>
          <w:noProof/>
          <w:lang w:val="en-US"/>
        </w:rPr>
        <w:t xml:space="preserve"> of MP</w:t>
      </w:r>
      <w:r w:rsidR="00837A6B">
        <w:rPr>
          <w:noProof/>
          <w:lang w:val="en-US"/>
        </w:rPr>
        <w:t>s</w:t>
      </w:r>
      <w:r w:rsidR="0023218E" w:rsidRPr="00D76115">
        <w:rPr>
          <w:noProof/>
          <w:lang w:val="en-US"/>
        </w:rPr>
        <w:t xml:space="preserve"> as underlying prior work on the Netherlands </w:t>
      </w:r>
      <w:r w:rsidR="00760995">
        <w:rPr>
          <w:noProof/>
          <w:lang w:val="en-US"/>
        </w:rPr>
        <w:fldChar w:fldCharType="begin"/>
      </w:r>
      <w:r w:rsidR="00C50B44">
        <w:rPr>
          <w:noProof/>
          <w:lang w:val="en-US"/>
        </w:rPr>
        <w:instrText xml:space="preserve"> ADDIN ZOTERO_ITEM CSL_CITATION {"citationID":"xzXfr4lq","properties":{"formattedCitation":"(Jacobs and Spierings 2019; Spierings et al. 2019)","plainCitation":"(Jacobs and Spierings 2019; Spierings et al. 2019)","noteIndex":0},"citationItems":[{"id":35,"uris":["http://zotero.org/users/6814611/items/X65GPBZA"],"uri":["http://zotero.org/users/6814611/items/X65GPBZA"],"itemData":{"id":35,"type":"article-journal","container-title":"Information, Communication &amp; Society","issue":"12","note":"publisher: Taylor &amp; Francis","page":"1681–1696","title":"A populist paradise? Examining populists’ Twitter adoption and use","volume":"22","author":[{"family":"Jacobs","given":"Kristof"},{"family":"Spierings","given":"Niels"}],"issued":{"date-parts":[["2019"]]}}},{"id":36,"uris":["http://zotero.org/users/6814611/items/3DHQGZC8"],"uri":["http://zotero.org/users/6814611/items/3DHQGZC8"],"itemData":{"id":36,"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(Jacobs and Spierings 2019; Spierings et al. 2019)</w:t>
      </w:r>
      <w:r w:rsidR="00760995">
        <w:rPr>
          <w:noProof/>
          <w:lang w:val="en-US"/>
        </w:rPr>
        <w:fldChar w:fldCharType="end"/>
      </w:r>
      <w:r w:rsidR="0023218E" w:rsidRPr="00D76115">
        <w:rPr>
          <w:noProof/>
          <w:lang w:val="en-US"/>
        </w:rPr>
        <w:t xml:space="preserve">. </w:t>
      </w:r>
      <w:r w:rsidR="00632CBD">
        <w:rPr>
          <w:noProof/>
          <w:lang w:val="en-US"/>
        </w:rPr>
        <w:t>T</w:t>
      </w:r>
      <w:r w:rsidR="0023218E" w:rsidRPr="00D76115">
        <w:rPr>
          <w:noProof/>
          <w:lang w:val="en-US"/>
        </w:rPr>
        <w:t xml:space="preserve">he MPs </w:t>
      </w:r>
      <w:r w:rsidR="0023218E" w:rsidRPr="00D76115">
        <w:rPr>
          <w:noProof/>
          <w:lang w:val="en-US"/>
        </w:rPr>
        <w:lastRenderedPageBreak/>
        <w:t xml:space="preserve">who where not listed in previous elections (which </w:t>
      </w:r>
      <w:r w:rsidR="00837A6B">
        <w:rPr>
          <w:noProof/>
          <w:lang w:val="en-US"/>
        </w:rPr>
        <w:t xml:space="preserve">were studied by </w:t>
      </w:r>
      <w:r w:rsidR="0023218E" w:rsidRPr="00D76115">
        <w:rPr>
          <w:noProof/>
          <w:lang w:val="en-US"/>
        </w:rPr>
        <w:t>those prior studies), we coded ourselves, using the same criterions. Consequently</w:t>
      </w:r>
      <w:r w:rsidR="00484914" w:rsidRPr="00D76115">
        <w:rPr>
          <w:noProof/>
          <w:lang w:val="en-US"/>
        </w:rPr>
        <w:t>, we consider</w:t>
      </w:r>
      <w:r w:rsidR="0023218E" w:rsidRPr="00D76115">
        <w:rPr>
          <w:noProof/>
          <w:lang w:val="en-US"/>
        </w:rPr>
        <w:t xml:space="preserve"> 16 MPs </w:t>
      </w:r>
      <w:r w:rsidR="00484914" w:rsidRPr="00D76115">
        <w:rPr>
          <w:noProof/>
          <w:lang w:val="en-US"/>
        </w:rPr>
        <w:t xml:space="preserve">(11%) </w:t>
      </w:r>
      <w:r w:rsidR="0023218E" w:rsidRPr="00D76115">
        <w:rPr>
          <w:noProof/>
          <w:lang w:val="en-US"/>
        </w:rPr>
        <w:t>as</w:t>
      </w:r>
      <w:r w:rsidR="00484914" w:rsidRPr="00D76115">
        <w:rPr>
          <w:noProof/>
          <w:lang w:val="en-US"/>
        </w:rPr>
        <w:t xml:space="preserve"> belonging to a</w:t>
      </w:r>
      <w:r w:rsidR="0023218E" w:rsidRPr="00D76115">
        <w:rPr>
          <w:noProof/>
          <w:lang w:val="en-US"/>
        </w:rPr>
        <w:t xml:space="preserve"> ‘visible ethnic</w:t>
      </w:r>
      <w:r w:rsidR="00837A6B">
        <w:rPr>
          <w:noProof/>
          <w:lang w:val="en-US"/>
        </w:rPr>
        <w:t xml:space="preserve"> </w:t>
      </w:r>
      <w:r w:rsidR="0023218E" w:rsidRPr="00D76115">
        <w:rPr>
          <w:noProof/>
          <w:lang w:val="en-US"/>
        </w:rPr>
        <w:t xml:space="preserve">minority’. </w:t>
      </w:r>
    </w:p>
    <w:p w14:paraId="2D460AE0" w14:textId="412510FC" w:rsidR="00AE3ABD" w:rsidRPr="00AE3ABD" w:rsidRDefault="00F36FE9" w:rsidP="00422C15">
      <w:pPr>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several control variables at the ego,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w:t>
      </w:r>
      <w:r w:rsidR="00837A6B">
        <w:rPr>
          <w:bCs/>
          <w:lang w:val="en-US"/>
        </w:rPr>
        <w:t>by</w:t>
      </w:r>
      <w:r w:rsidR="00632CBD">
        <w:rPr>
          <w:bCs/>
          <w:lang w:val="en-US"/>
        </w:rPr>
        <w:t xml:space="preserv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parliament</w:t>
      </w:r>
      <w:r w:rsidR="00837A6B">
        <w:rPr>
          <w:bCs/>
          <w:lang w:val="en-US"/>
        </w:rPr>
        <w:t xml:space="preserve"> is</w:t>
      </w:r>
      <w:r w:rsidR="008A3F1C">
        <w:rPr>
          <w:bCs/>
          <w:lang w:val="en-US"/>
        </w:rPr>
        <w:t xml:space="preserve"> </w:t>
      </w:r>
      <w:r w:rsidR="00A4031B">
        <w:rPr>
          <w:bCs/>
          <w:lang w:val="en-US"/>
        </w:rPr>
        <w:t xml:space="preserve">based on the </w:t>
      </w:r>
      <w:r>
        <w:rPr>
          <w:bCs/>
          <w:lang w:val="en-US"/>
        </w:rPr>
        <w:t>seating positions of MPs in April 2017</w:t>
      </w:r>
      <w:r w:rsidR="004100C5">
        <w:rPr>
          <w:bCs/>
          <w:lang w:val="en-US"/>
        </w:rPr>
        <w:t xml:space="preserve"> as published </w:t>
      </w:r>
      <w:r w:rsidR="00837A6B">
        <w:rPr>
          <w:bCs/>
          <w:lang w:val="en-US"/>
        </w:rPr>
        <w:t>in the ‘</w:t>
      </w:r>
      <w:proofErr w:type="spellStart"/>
      <w:r w:rsidR="00837A6B">
        <w:rPr>
          <w:bCs/>
          <w:lang w:val="en-US"/>
        </w:rPr>
        <w:t>Debat</w:t>
      </w:r>
      <w:proofErr w:type="spellEnd"/>
      <w:r w:rsidR="00837A6B">
        <w:rPr>
          <w:bCs/>
          <w:lang w:val="en-US"/>
        </w:rPr>
        <w:t xml:space="preserve"> Direct’ app (debate directly) present via the official website of the parliament (</w:t>
      </w:r>
      <w:hyperlink r:id="rId16" w:history="1">
        <w:r w:rsidR="00837A6B" w:rsidRPr="00B808DA">
          <w:rPr>
            <w:rStyle w:val="Hyperlink"/>
            <w:bCs/>
            <w:lang w:val="en-US"/>
          </w:rPr>
          <w:t>https://www.tweedekamer.nl/debat-direct</w:t>
        </w:r>
      </w:hyperlink>
      <w:r w:rsidR="00837A6B">
        <w:rPr>
          <w:bCs/>
          <w:lang w:val="en-US"/>
        </w:rPr>
        <w:t>)</w:t>
      </w:r>
      <w:r w:rsidR="00837A6B" w:rsidRPr="00837A6B">
        <w:rPr>
          <w:rStyle w:val="Verwijzingopmerking"/>
          <w:lang w:val="en-US"/>
        </w:rPr>
        <w:t>.</w:t>
      </w:r>
      <w:r w:rsidR="00A4031B">
        <w:rPr>
          <w:bCs/>
          <w:lang w:val="en-US"/>
        </w:rPr>
        <w:t xml:space="preserve"> The dataset on</w:t>
      </w:r>
      <w:r w:rsidR="002000D1">
        <w:rPr>
          <w:bCs/>
          <w:lang w:val="en-US"/>
        </w:rPr>
        <w:t xml:space="preserve"> all 150</w:t>
      </w:r>
      <w:r w:rsidR="00A4031B">
        <w:rPr>
          <w:bCs/>
          <w:lang w:val="en-US"/>
        </w:rPr>
        <w:t xml:space="preserve"> MPs is accessible via our </w:t>
      </w:r>
      <w:r w:rsidR="00156D44">
        <w:rPr>
          <w:bCs/>
          <w:lang w:val="en-US"/>
        </w:rPr>
        <w:t>G</w:t>
      </w:r>
      <w:r w:rsidR="00A4031B">
        <w:rPr>
          <w:bCs/>
          <w:lang w:val="en-US"/>
        </w:rPr>
        <w:t>it</w:t>
      </w:r>
      <w:r w:rsidR="00156D44">
        <w:rPr>
          <w:bCs/>
          <w:lang w:val="en-US"/>
        </w:rPr>
        <w:t>H</w:t>
      </w:r>
      <w:r w:rsidR="00A4031B">
        <w:rPr>
          <w:bCs/>
          <w:lang w:val="en-US"/>
        </w:rPr>
        <w:t xml:space="preserve">ub </w:t>
      </w:r>
      <w:r w:rsidR="00850028">
        <w:rPr>
          <w:bCs/>
          <w:lang w:val="en-US"/>
        </w:rPr>
        <w:t xml:space="preserve">repository and </w:t>
      </w:r>
      <w:r w:rsidR="00A4031B">
        <w:rPr>
          <w:bCs/>
          <w:lang w:val="en-US"/>
        </w:rPr>
        <w:t>replication website (***</w:t>
      </w:r>
      <w:r>
        <w:rPr>
          <w:bCs/>
          <w:lang w:val="en-US"/>
        </w:rPr>
        <w:t>)</w:t>
      </w:r>
      <w:r w:rsidR="00A4031B">
        <w:rPr>
          <w:bCs/>
          <w:lang w:val="en-US"/>
        </w:rPr>
        <w:t>.</w:t>
      </w:r>
      <w:r w:rsidR="00422C15">
        <w:rPr>
          <w:bCs/>
          <w:lang w:val="en-US"/>
        </w:rPr>
        <w:t xml:space="preserve"> </w:t>
      </w:r>
    </w:p>
    <w:p w14:paraId="3F25FD9A" w14:textId="4E93C0A3" w:rsidR="00217834" w:rsidRDefault="00217834" w:rsidP="008C201B">
      <w:pPr>
        <w:ind w:firstLine="0"/>
        <w:jc w:val="both"/>
        <w:rPr>
          <w:b/>
          <w:lang w:val="en-US"/>
        </w:rPr>
      </w:pPr>
    </w:p>
    <w:p w14:paraId="0FAD7BAB" w14:textId="59B36C0E" w:rsidR="00A47350" w:rsidRPr="00A47350" w:rsidRDefault="00C27303" w:rsidP="00A47350">
      <w:pPr>
        <w:ind w:firstLine="0"/>
        <w:jc w:val="both"/>
        <w:rPr>
          <w:b/>
          <w:bCs/>
          <w:i/>
          <w:lang w:val="en-GB"/>
        </w:rPr>
      </w:pPr>
      <w:commentRangeStart w:id="3"/>
      <w:r>
        <w:rPr>
          <w:b/>
          <w:bCs/>
          <w:i/>
          <w:lang w:val="en-GB"/>
        </w:rPr>
        <w:t>Analytical</w:t>
      </w:r>
      <w:r w:rsidR="00A47350" w:rsidRPr="00A47350">
        <w:rPr>
          <w:b/>
          <w:bCs/>
          <w:i/>
          <w:lang w:val="en-GB"/>
        </w:rPr>
        <w:t xml:space="preserve"> </w:t>
      </w:r>
      <w:commentRangeEnd w:id="3"/>
      <w:r w:rsidR="000E2706">
        <w:rPr>
          <w:rStyle w:val="Verwijzingopmerking"/>
        </w:rPr>
        <w:commentReference w:id="3"/>
      </w:r>
      <w:r w:rsidR="00A47350" w:rsidRPr="00A47350">
        <w:rPr>
          <w:b/>
          <w:bCs/>
          <w:i/>
          <w:lang w:val="en-GB"/>
        </w:rPr>
        <w:t>strategy</w:t>
      </w:r>
    </w:p>
    <w:p w14:paraId="16C1BEF4" w14:textId="75217487" w:rsidR="002F4582" w:rsidRPr="003330F9" w:rsidRDefault="00A47350" w:rsidP="00A47350">
      <w:pPr>
        <w:ind w:firstLine="0"/>
        <w:jc w:val="both"/>
        <w:rPr>
          <w:lang w:val="en-GB"/>
        </w:rPr>
      </w:pPr>
      <w:r>
        <w:rPr>
          <w:lang w:val="en-US"/>
        </w:rPr>
        <w:t xml:space="preserve">We will start with a visual inspection of </w:t>
      </w:r>
      <w:r w:rsidR="00E3122C">
        <w:rPr>
          <w:lang w:val="en-US"/>
        </w:rPr>
        <w:t xml:space="preserve">the directed and reciprocated ties present in the three </w:t>
      </w:r>
      <w:r>
        <w:rPr>
          <w:lang w:val="en-US"/>
        </w:rPr>
        <w:t>network</w:t>
      </w:r>
      <w:r w:rsidR="00E3122C">
        <w:rPr>
          <w:lang w:val="en-US"/>
        </w:rPr>
        <w:t xml:space="preserve"> layers</w:t>
      </w:r>
      <w:r>
        <w:rPr>
          <w:lang w:val="en-US"/>
        </w:rPr>
        <w:t>. We then move on to a description of the extent of segregation by formal statistics.</w:t>
      </w:r>
      <w:r w:rsidR="00E3122C">
        <w:rPr>
          <w:lang w:val="en-US"/>
        </w:rPr>
        <w:t xml:space="preserve"> There are many ways to measure segregation in social networks </w:t>
      </w:r>
      <w:r w:rsidR="00E3122C">
        <w:rPr>
          <w:lang w:val="en-US"/>
        </w:rPr>
        <w:fldChar w:fldCharType="begin"/>
      </w:r>
      <w:r w:rsidR="00C50B44">
        <w:rPr>
          <w:lang w:val="en-US"/>
        </w:rPr>
        <w:instrText xml:space="preserve"> ADDIN ZOTERO_ITEM CSL_CITATION {"citationID":"bpbBk1Li","properties":{"formattedCitation":"(Bojanowski and Corten 2014)","plainCitation":"(Bojanowski and Corten 2014)","noteIndex":0},"citationItems":[{"id":1,"uris":["http://zotero.org/users/6814611/items/Z6Q4JJKJ"],"uri":["http://zotero.org/users/6814611/items/Z6Q4JJKJ"],"itemData":{"id":1,"type":"article-journal","container-title":"Social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2F4582">
        <w:rPr>
          <w:lang w:val="en-US"/>
        </w:rPr>
        <w:t>Network density is easy to interpret, but it take</w:t>
      </w:r>
      <w:r w:rsidR="00302C9C">
        <w:rPr>
          <w:lang w:val="en-US"/>
        </w:rPr>
        <w:t>s</w:t>
      </w:r>
      <w:r w:rsidR="002F4582">
        <w:rPr>
          <w:lang w:val="en-US"/>
        </w:rPr>
        <w:t xml:space="preserve"> into account </w:t>
      </w:r>
      <w:r w:rsidR="00302C9C">
        <w:rPr>
          <w:lang w:val="en-US"/>
        </w:rPr>
        <w:t xml:space="preserve">neither </w:t>
      </w:r>
      <w:r w:rsidR="002F4582">
        <w:rPr>
          <w:lang w:val="en-US"/>
        </w:rPr>
        <w:t>relative groups sizes</w:t>
      </w:r>
      <w:r w:rsidR="00302C9C">
        <w:rPr>
          <w:lang w:val="en-US"/>
        </w:rPr>
        <w:t>,</w:t>
      </w:r>
      <w:r w:rsidR="002F4582">
        <w:rPr>
          <w:lang w:val="en-US"/>
        </w:rPr>
        <w:t xml:space="preserve"> nor that MPs differ in activity (number of outdegrees) and popularity (number of indegrees), while </w:t>
      </w:r>
      <w:r w:rsidR="00302C9C">
        <w:rPr>
          <w:lang w:val="en-US"/>
        </w:rPr>
        <w:t xml:space="preserve">such </w:t>
      </w:r>
      <w:r w:rsidR="002F4582">
        <w:rPr>
          <w:lang w:val="en-US"/>
        </w:rPr>
        <w:t xml:space="preserve">differences in group sizes and unequal degree distributions alone may already cause structurally induced differences in inter- and intra-group densities. A measure of segregation that ‘controls for’ relative group sizes and degree distributions is </w:t>
      </w:r>
      <w:r w:rsidR="003C1A68">
        <w:rPr>
          <w:lang w:val="en-US"/>
        </w:rPr>
        <w:t xml:space="preserve">the network-level version of </w:t>
      </w:r>
      <w:r w:rsidR="002F4582">
        <w:rPr>
          <w:lang w:val="en-US"/>
        </w:rPr>
        <w:t>Coleman’s Homophily Index. In this measure a value of 0 would indicate that the observed number of within-group ties is the same as would be expected under random choice by MPs. A value of 1 would indicate maximum</w:t>
      </w:r>
      <w:r w:rsidR="004100C5">
        <w:rPr>
          <w:lang w:val="en-US"/>
        </w:rPr>
        <w:t xml:space="preserve"> segregation</w:t>
      </w:r>
      <w:r w:rsidR="002F4582">
        <w:rPr>
          <w:lang w:val="en-US"/>
        </w:rPr>
        <w:t xml:space="preserve"> and a value of -1 indicates the unlikely case that MPs maximally avoid within</w:t>
      </w:r>
      <w:r w:rsidR="00302C9C">
        <w:rPr>
          <w:lang w:val="en-US"/>
        </w:rPr>
        <w:t>-</w:t>
      </w:r>
      <w:r w:rsidR="002F4582">
        <w:rPr>
          <w:lang w:val="en-US"/>
        </w:rPr>
        <w:t>group relations.</w:t>
      </w:r>
      <w:r w:rsidR="00302C9C">
        <w:rPr>
          <w:lang w:val="en-US"/>
        </w:rPr>
        <w:t xml:space="preserve"> Unfortunately,</w:t>
      </w:r>
      <w:r w:rsidR="006C3AF6">
        <w:rPr>
          <w:lang w:val="en-US"/>
        </w:rPr>
        <w:t xml:space="preserve"> </w:t>
      </w:r>
      <w:r w:rsidR="00965ED8">
        <w:rPr>
          <w:lang w:val="en-US"/>
        </w:rPr>
        <w:t xml:space="preserve">Coleman’s </w:t>
      </w:r>
      <w:r w:rsidR="00D75A47">
        <w:rPr>
          <w:lang w:val="en-US"/>
        </w:rPr>
        <w:t>H</w:t>
      </w:r>
      <w:r w:rsidR="00965ED8">
        <w:rPr>
          <w:lang w:val="en-US"/>
        </w:rPr>
        <w:t xml:space="preserve">omophily </w:t>
      </w:r>
      <w:r w:rsidR="00D75A47">
        <w:rPr>
          <w:lang w:val="en-US"/>
        </w:rPr>
        <w:t>I</w:t>
      </w:r>
      <w:r w:rsidR="00965ED8">
        <w:rPr>
          <w:lang w:val="en-US"/>
        </w:rPr>
        <w:t xml:space="preserve">ndex does not measure the level of homophily or segregation along a social dimension that is measured at the interval-scale, such as age. The third measure of network segregation we will use </w:t>
      </w:r>
      <w:r w:rsidR="003C1A68">
        <w:rPr>
          <w:lang w:val="en-US"/>
        </w:rPr>
        <w:t xml:space="preserve">is </w:t>
      </w:r>
      <w:r w:rsidR="00965ED8">
        <w:rPr>
          <w:lang w:val="en-US"/>
        </w:rPr>
        <w:t xml:space="preserve">Newman’s </w:t>
      </w:r>
      <w:proofErr w:type="spellStart"/>
      <w:r w:rsidR="00230A99">
        <w:rPr>
          <w:lang w:val="en-US"/>
        </w:rPr>
        <w:t>A</w:t>
      </w:r>
      <w:r w:rsidR="00965ED8">
        <w:rPr>
          <w:lang w:val="en-US"/>
        </w:rPr>
        <w:t>ssortativity</w:t>
      </w:r>
      <w:proofErr w:type="spellEnd"/>
      <w:r w:rsidR="00965ED8">
        <w:rPr>
          <w:lang w:val="en-US"/>
        </w:rPr>
        <w:t xml:space="preserve"> </w:t>
      </w:r>
      <w:r w:rsidR="00230A99">
        <w:rPr>
          <w:lang w:val="en-US"/>
        </w:rPr>
        <w:t>C</w:t>
      </w:r>
      <w:r w:rsidR="00965ED8">
        <w:rPr>
          <w:lang w:val="en-US"/>
        </w:rPr>
        <w:t xml:space="preserve">oefficient. </w:t>
      </w:r>
      <w:r w:rsidR="00302C9C">
        <w:rPr>
          <w:lang w:val="en-US"/>
        </w:rPr>
        <w:t>This c</w:t>
      </w:r>
      <w:r w:rsidR="00965ED8">
        <w:rPr>
          <w:lang w:val="en-US"/>
        </w:rPr>
        <w:t xml:space="preserve">oefficient takes the maximum value 1 if all connected dyads are within-group dyads. When the probability to observe a within group dyad is </w:t>
      </w:r>
      <w:r w:rsidR="00BF49DC">
        <w:rPr>
          <w:lang w:val="en-US"/>
        </w:rPr>
        <w:t>solely the result of proportionate mixing</w:t>
      </w:r>
      <w:r w:rsidR="00EC4DD1">
        <w:rPr>
          <w:lang w:val="en-US"/>
        </w:rPr>
        <w:t xml:space="preserve"> (i.e., just depends on the proportions of in- and out-degree for each involved group)</w:t>
      </w:r>
      <w:r w:rsidR="00BF49DC">
        <w:rPr>
          <w:lang w:val="en-US"/>
        </w:rPr>
        <w:t xml:space="preserve">, </w:t>
      </w:r>
      <w:r w:rsidR="00965ED8">
        <w:rPr>
          <w:lang w:val="en-US"/>
        </w:rPr>
        <w:t xml:space="preserve">it takes the value 0. </w:t>
      </w:r>
      <w:r w:rsidR="00EC4DD1">
        <w:rPr>
          <w:lang w:val="en-US"/>
        </w:rPr>
        <w:t xml:space="preserve">Coleman’s Homophily Index and Newman’s </w:t>
      </w:r>
      <w:proofErr w:type="spellStart"/>
      <w:r w:rsidR="00EC4DD1">
        <w:rPr>
          <w:lang w:val="en-US"/>
        </w:rPr>
        <w:t>Assortativity</w:t>
      </w:r>
      <w:proofErr w:type="spellEnd"/>
      <w:r w:rsidR="00EC4DD1">
        <w:rPr>
          <w:lang w:val="en-US"/>
        </w:rPr>
        <w:t xml:space="preserve"> Coefficient fulfill different ideal properties of segregation measures as proposed by Bojanowski and Corten (2014). </w:t>
      </w:r>
      <w:r w:rsidR="00302C9C">
        <w:rPr>
          <w:lang w:val="en-US"/>
        </w:rPr>
        <w:t>Most crucially for the goals of this study</w:t>
      </w:r>
      <w:r w:rsidR="00EC4DD1">
        <w:rPr>
          <w:lang w:val="en-US"/>
        </w:rPr>
        <w:t xml:space="preserve">, </w:t>
      </w:r>
      <w:proofErr w:type="spellStart"/>
      <w:r w:rsidR="00EC4DD1">
        <w:rPr>
          <w:lang w:val="en-US"/>
        </w:rPr>
        <w:t>i</w:t>
      </w:r>
      <w:proofErr w:type="spellEnd"/>
      <w:r w:rsidR="006C3AF6" w:rsidRPr="006C3AF6">
        <w:rPr>
          <w:lang w:val="en-GB"/>
        </w:rPr>
        <w:t>f our descriptive results are stable across</w:t>
      </w:r>
      <w:r w:rsidR="00EC4DD1">
        <w:rPr>
          <w:lang w:val="en-GB"/>
        </w:rPr>
        <w:t xml:space="preserve"> our three</w:t>
      </w:r>
      <w:r w:rsidR="006C3AF6" w:rsidRPr="006C3AF6">
        <w:rPr>
          <w:lang w:val="en-GB"/>
        </w:rPr>
        <w:t xml:space="preserve"> differe</w:t>
      </w:r>
      <w:r w:rsidR="006C3AF6">
        <w:rPr>
          <w:lang w:val="en-GB"/>
        </w:rPr>
        <w:t>nt measures of segregation</w:t>
      </w:r>
      <w:r w:rsidR="00617F77">
        <w:rPr>
          <w:lang w:val="en-GB"/>
        </w:rPr>
        <w:t>,</w:t>
      </w:r>
      <w:r w:rsidR="006C3AF6">
        <w:rPr>
          <w:lang w:val="en-GB"/>
        </w:rPr>
        <w:t xml:space="preserve"> we </w:t>
      </w:r>
      <w:r w:rsidR="00302C9C">
        <w:rPr>
          <w:lang w:val="en-GB"/>
        </w:rPr>
        <w:t>are</w:t>
      </w:r>
      <w:r w:rsidR="006C3AF6">
        <w:rPr>
          <w:lang w:val="en-GB"/>
        </w:rPr>
        <w:t xml:space="preserve"> able to view results as reliable</w:t>
      </w:r>
      <w:r w:rsidR="008C72E1">
        <w:rPr>
          <w:lang w:val="en-GB"/>
        </w:rPr>
        <w:t xml:space="preserve">. </w:t>
      </w:r>
      <w:r w:rsidR="002F4582" w:rsidRPr="003330F9">
        <w:rPr>
          <w:lang w:val="en-GB"/>
        </w:rPr>
        <w:t xml:space="preserve"> </w:t>
      </w:r>
    </w:p>
    <w:p w14:paraId="0D6DFA22" w14:textId="0206F14B" w:rsidR="00A47350" w:rsidRDefault="00A47350" w:rsidP="00E3122C">
      <w:pPr>
        <w:ind w:firstLine="708"/>
        <w:jc w:val="both"/>
        <w:rPr>
          <w:lang w:val="en-US"/>
        </w:rPr>
      </w:pPr>
      <w:r>
        <w:rPr>
          <w:lang w:val="en-US"/>
        </w:rPr>
        <w:t xml:space="preserve">Although the descriptive part will inform us about the actual segregation in the network layers, they do not provide explanations for the found segregation. For that we need take into account how </w:t>
      </w:r>
      <w:r>
        <w:rPr>
          <w:lang w:val="en-US"/>
        </w:rPr>
        <w:lastRenderedPageBreak/>
        <w:t xml:space="preserve">Twitter relations are formed and broken, how forming and breaking connections may depend on structural network effects </w:t>
      </w:r>
      <w:r>
        <w:rPr>
          <w:iCs/>
          <w:lang w:val="en-GB"/>
        </w:rPr>
        <w:t>(i.e., how the network structure at time T influences the network structure at time T + 1)</w:t>
      </w:r>
      <w:r>
        <w:rPr>
          <w:lang w:val="en-US"/>
        </w:rPr>
        <w:t xml:space="preserve"> and on ego, alter and dyad covariate effects </w:t>
      </w:r>
      <w:r>
        <w:rPr>
          <w:iCs/>
          <w:lang w:val="en-GB"/>
        </w:rPr>
        <w:t>(i.e., the extent to which ego, alter and dyad characteristics influence the likelihood that a tie is present)</w:t>
      </w:r>
      <w:r>
        <w:rPr>
          <w:lang w:val="en-US"/>
        </w:rPr>
        <w:t>. Our data refers to</w:t>
      </w:r>
      <w:r w:rsidR="00B83A4E">
        <w:rPr>
          <w:lang w:val="en-US"/>
        </w:rPr>
        <w:t xml:space="preserve"> three snap-shots of </w:t>
      </w:r>
      <w:r>
        <w:rPr>
          <w:lang w:val="en-US"/>
        </w:rPr>
        <w:t>complete networks on a fixed node set (the MPs).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Simulation Investigation for Empirical Network Analysis</w:t>
      </w:r>
      <w:r>
        <w:rPr>
          <w:lang w:val="en-GB"/>
        </w:rPr>
        <w:t>), which we will estimate in R</w:t>
      </w:r>
      <w:r w:rsidR="00E3122C">
        <w:rPr>
          <w:lang w:val="en-GB"/>
        </w:rPr>
        <w:t xml:space="preserve"> </w:t>
      </w:r>
      <w:r w:rsidR="00E3122C">
        <w:rPr>
          <w:lang w:val="en-GB"/>
        </w:rPr>
        <w:fldChar w:fldCharType="begin"/>
      </w:r>
      <w:r w:rsidR="00C50B44">
        <w:rPr>
          <w:lang w:val="en-GB"/>
        </w:rPr>
        <w:instrText xml:space="preserve"> ADDIN ZOTERO_ITEM CSL_CITATION {"citationID":"GzdjyTqJ","properties":{"formattedCitation":"(R Core Team 2021)","plainCitation":"(R Core Team 2021)","noteIndex":0},"citationItems":[{"id":2,"uris":["http://zotero.org/users/6814611/items/VNM2ATXG"],"uri":["http://zotero.org/users/6814611/items/VNM2ATXG"],"itemData":{"id":2,"type":"book","event-place":"Vienna,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sidR="00D15107">
        <w:rPr>
          <w:lang w:val="en-GB"/>
        </w:rPr>
        <w:t xml:space="preserve"> with the package </w:t>
      </w:r>
      <w:proofErr w:type="spellStart"/>
      <w:r w:rsidR="00D15107">
        <w:rPr>
          <w:lang w:val="en-GB"/>
        </w:rPr>
        <w:t>RSiena</w:t>
      </w:r>
      <w:proofErr w:type="spellEnd"/>
      <w:r w:rsidR="00D15107">
        <w:rPr>
          <w:lang w:val="en-GB"/>
        </w:rPr>
        <w:t xml:space="preserve"> </w:t>
      </w:r>
      <w:r w:rsidR="00D15107">
        <w:rPr>
          <w:lang w:val="en-GB"/>
        </w:rPr>
        <w:fldChar w:fldCharType="begin"/>
      </w:r>
      <w:r w:rsidR="00C50B44">
        <w:rPr>
          <w:lang w:val="en-GB"/>
        </w:rPr>
        <w:instrText xml:space="preserve"> ADDIN ZOTERO_ITEM CSL_CITATION {"citationID":"Rmz54FZP","properties":{"formattedCitation":"(Ripley et al. 2021)","plainCitation":"(Ripley et al. 2021)","noteIndex":0},"citationItems":[{"id":18,"uris":["http://zotero.org/users/6814611/items/H98HZKXT"],"uri":["http://zotero.org/users/6814611/items/H98HZKXT"],"itemData":{"id":18,"type":"report","publisher":"Oxford: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D15107">
        <w:rPr>
          <w:lang w:val="en-GB"/>
        </w:rPr>
        <w:fldChar w:fldCharType="separate"/>
      </w:r>
      <w:r w:rsidR="00D15107" w:rsidRPr="00E3122C">
        <w:rPr>
          <w:rFonts w:ascii="Calibri" w:hAnsi="Calibri" w:cs="Calibri"/>
          <w:lang w:val="en-GB"/>
        </w:rPr>
        <w:t>(Ripley et al. 2021)</w:t>
      </w:r>
      <w:r w:rsidR="00D15107">
        <w:rPr>
          <w:lang w:val="en-GB"/>
        </w:rPr>
        <w:fldChar w:fldCharType="end"/>
      </w:r>
      <w:r>
        <w:rPr>
          <w:lang w:val="en-US"/>
        </w:rPr>
        <w:t xml:space="preserve">. </w:t>
      </w:r>
    </w:p>
    <w:p w14:paraId="4F21A7DE" w14:textId="5D34CCA5" w:rsidR="00A47350" w:rsidRDefault="00A21807" w:rsidP="00A47350">
      <w:pPr>
        <w:ind w:firstLine="708"/>
        <w:jc w:val="both"/>
        <w:rPr>
          <w:lang w:val="en-US"/>
        </w:rPr>
      </w:pPr>
      <w:r>
        <w:rPr>
          <w:rFonts w:ascii="CMSS10" w:hAnsi="CMSS10" w:cs="CMSS10"/>
          <w:lang w:val="en-GB"/>
        </w:rPr>
        <w:t xml:space="preserve">With </w:t>
      </w:r>
      <w:proofErr w:type="spellStart"/>
      <w:r>
        <w:rPr>
          <w:rFonts w:ascii="CMSS10" w:hAnsi="CMSS10" w:cs="CMSS10"/>
          <w:lang w:val="en-GB"/>
        </w:rPr>
        <w:t>RSiena</w:t>
      </w:r>
      <w:proofErr w:type="spellEnd"/>
      <w:r w:rsidR="00A47350">
        <w:rPr>
          <w:rFonts w:ascii="CMSS10" w:hAnsi="CMSS10" w:cs="CMSS10"/>
          <w:lang w:val="en-GB"/>
        </w:rPr>
        <w:t xml:space="preserve">, tie changes are modelled as resulting from actions by actors (or agents). An important </w:t>
      </w:r>
      <w:r w:rsidR="00A47350">
        <w:rPr>
          <w:lang w:val="en-US"/>
        </w:rPr>
        <w:t xml:space="preserve">assumption of the implemented SAOM is that of the so-called </w:t>
      </w:r>
      <w:proofErr w:type="spellStart"/>
      <w:r w:rsidR="00A47350">
        <w:rPr>
          <w:i/>
          <w:iCs/>
          <w:lang w:val="en-US"/>
        </w:rPr>
        <w:t>ministep</w:t>
      </w:r>
      <w:proofErr w:type="spellEnd"/>
      <w:r w:rsidR="00A47350">
        <w:rPr>
          <w:i/>
          <w:iCs/>
          <w:lang w:val="en-US"/>
        </w:rPr>
        <w:t xml:space="preserve">. </w:t>
      </w:r>
      <w:r w:rsidR="00A47350">
        <w:rPr>
          <w:lang w:val="en-US"/>
        </w:rPr>
        <w:t>Only one actor per time is allowed to make a tie change, and this actor can change only one tie at a time.</w:t>
      </w:r>
      <w:r w:rsidR="00A47350">
        <w:rPr>
          <w:rStyle w:val="Eindnootmarkering"/>
          <w:lang w:val="en-US"/>
        </w:rPr>
        <w:endnoteReference w:id="2"/>
      </w:r>
      <w:r w:rsidR="00A47350">
        <w:rPr>
          <w:lang w:val="en-US"/>
        </w:rPr>
        <w:t xml:space="preserve"> 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
    <w:p w14:paraId="5931CE5B" w14:textId="77777777" w:rsidR="00A47350" w:rsidRDefault="00A47350" w:rsidP="00A47350">
      <w:pPr>
        <w:ind w:firstLine="708"/>
        <w:jc w:val="both"/>
        <w:rPr>
          <w:lang w:val="en-US"/>
        </w:rPr>
      </w:pPr>
    </w:p>
    <w:p w14:paraId="66C669AC" w14:textId="77777777" w:rsidR="00A47350" w:rsidRDefault="00A47350" w:rsidP="00A47350">
      <w:pPr>
        <w:ind w:firstLine="708"/>
        <w:jc w:val="both"/>
        <w:rPr>
          <w:lang w:val="en-US"/>
        </w:rPr>
      </w:pP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) = </w:t>
      </w:r>
      <w:r>
        <w:rPr>
          <w:rStyle w:val="Nadruk"/>
        </w:rPr>
        <w:t>Σ</w:t>
      </w:r>
      <w:r w:rsidRPr="007F3504">
        <w:rPr>
          <w:rStyle w:val="Nadruk"/>
          <w:vertAlign w:val="subscript"/>
          <w:lang w:val="en-GB"/>
        </w:rPr>
        <w:t>k</w:t>
      </w:r>
      <w:r>
        <w:rPr>
          <w:rStyle w:val="Nadruk"/>
        </w:rPr>
        <w:t>β</w:t>
      </w:r>
      <w:proofErr w:type="spellStart"/>
      <w:r w:rsidRPr="007F3504">
        <w:rPr>
          <w:rStyle w:val="Nadruk"/>
          <w:vertAlign w:val="subscript"/>
          <w:lang w:val="en-GB"/>
        </w:rPr>
        <w:t>k</w:t>
      </w:r>
      <w:r w:rsidRPr="007F3504">
        <w:rPr>
          <w:rStyle w:val="Nadruk"/>
          <w:vertAlign w:val="superscript"/>
          <w:lang w:val="en-GB"/>
        </w:rPr>
        <w:t>net</w:t>
      </w:r>
      <w:r w:rsidRPr="007F3504">
        <w:rPr>
          <w:rStyle w:val="Nadruk"/>
          <w:lang w:val="en-GB"/>
        </w:rPr>
        <w:t>s</w:t>
      </w:r>
      <w:r w:rsidRPr="007F3504">
        <w:rPr>
          <w:rStyle w:val="Nadruk"/>
          <w:vertAlign w:val="subscript"/>
          <w:lang w:val="en-GB"/>
        </w:rPr>
        <w:t>ik</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p>
    <w:p w14:paraId="64D0EBE9" w14:textId="77777777" w:rsidR="00A47350" w:rsidRDefault="00A47350" w:rsidP="00A47350">
      <w:pPr>
        <w:ind w:firstLine="0"/>
        <w:jc w:val="both"/>
        <w:rPr>
          <w:lang w:val="en-US"/>
        </w:rPr>
      </w:pPr>
    </w:p>
    <w:p w14:paraId="3DF73039" w14:textId="72EE746B" w:rsidR="00A47350" w:rsidRDefault="00A47350" w:rsidP="00A47350">
      <w:pPr>
        <w:ind w:firstLine="0"/>
        <w:jc w:val="both"/>
        <w:rPr>
          <w:rStyle w:val="Nadruk"/>
          <w:lang w:val="en-GB"/>
        </w:rPr>
      </w:pPr>
      <w:r w:rsidRPr="005112E8">
        <w:rPr>
          <w:lang w:val="en-GB"/>
        </w:rPr>
        <w:t>Thus</w:t>
      </w:r>
      <w:r>
        <w:rPr>
          <w:lang w:val="en-GB"/>
        </w:rPr>
        <w:t>,</w:t>
      </w:r>
      <w:r w:rsidRPr="005112E8">
        <w:rPr>
          <w:lang w:val="en-GB"/>
        </w:rPr>
        <w:t xml:space="preserve"> </w:t>
      </w: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r w:rsidRPr="005112E8">
        <w:rPr>
          <w:lang w:val="en-GB"/>
        </w:rPr>
        <w:t xml:space="preserve"> is the evaluation function. And it </w:t>
      </w:r>
      <w:r>
        <w:rPr>
          <w:lang w:val="en-GB"/>
        </w:rPr>
        <w:t>maps</w:t>
      </w:r>
      <w:r w:rsidRPr="005112E8">
        <w:rPr>
          <w:lang w:val="en-GB"/>
        </w:rPr>
        <w:t xml:space="preserve"> a value to the </w:t>
      </w:r>
      <w:r w:rsidRPr="005112E8">
        <w:rPr>
          <w:rStyle w:val="Nadruk"/>
          <w:lang w:val="en-GB"/>
        </w:rPr>
        <w:t>attractiveness</w:t>
      </w:r>
      <w:r w:rsidRPr="005112E8">
        <w:rPr>
          <w:lang w:val="en-GB"/>
        </w:rPr>
        <w:t xml:space="preserve"> of the network, </w:t>
      </w:r>
      <w:r w:rsidRPr="005112E8">
        <w:rPr>
          <w:rStyle w:val="Nadruk"/>
          <w:lang w:val="en-GB"/>
        </w:rPr>
        <w:t>x</w:t>
      </w:r>
      <w:r w:rsidRPr="005112E8">
        <w:rPr>
          <w:lang w:val="en-GB"/>
        </w:rPr>
        <w:t xml:space="preserve">. </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sidRPr="005112E8">
        <w:rPr>
          <w:lang w:val="en-GB"/>
        </w:rPr>
        <w:t xml:space="preserve"> refers to </w:t>
      </w:r>
      <w:r>
        <w:rPr>
          <w:lang w:val="en-GB"/>
        </w:rPr>
        <w:t xml:space="preserve">the </w:t>
      </w:r>
      <w:r w:rsidRPr="005112E8">
        <w:rPr>
          <w:lang w:val="en-GB"/>
        </w:rPr>
        <w:t>estimated parameters</w:t>
      </w:r>
      <w:r>
        <w:rPr>
          <w:lang w:val="en-GB"/>
        </w:rPr>
        <w:t xml:space="preserve"> of the model and these parameters of the evaluation function are what we are interested in</w:t>
      </w:r>
      <w:r w:rsidRPr="005112E8">
        <w:rPr>
          <w:lang w:val="en-GB"/>
        </w:rPr>
        <w:t xml:space="preserve">. </w:t>
      </w:r>
      <w:r>
        <w:rPr>
          <w:lang w:val="en-GB"/>
        </w:rPr>
        <w:t>F</w:t>
      </w:r>
      <w:r w:rsidRPr="005112E8">
        <w:rPr>
          <w:lang w:val="en-GB"/>
        </w:rPr>
        <w:t xml:space="preserve">or each network effect </w:t>
      </w:r>
      <w:r w:rsidRPr="005112E8">
        <w:rPr>
          <w:rStyle w:val="Nadruk"/>
          <w:lang w:val="en-GB"/>
        </w:rPr>
        <w:t>k</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sidRPr="005112E8">
        <w:rPr>
          <w:lang w:val="en-GB"/>
        </w:rPr>
        <w:t xml:space="preserve">, </w:t>
      </w:r>
      <w:r>
        <w:rPr>
          <w:lang w:val="en-GB"/>
        </w:rPr>
        <w:t xml:space="preserve">(also called a network statistic) </w:t>
      </w:r>
      <w:r w:rsidRPr="005112E8">
        <w:rPr>
          <w:lang w:val="en-GB"/>
        </w:rPr>
        <w:t xml:space="preserve">we will obtain a separate </w:t>
      </w:r>
      <w:r>
        <w:rPr>
          <w:lang w:val="en-GB"/>
        </w:rPr>
        <w:t xml:space="preserve">parameter </w:t>
      </w:r>
      <w:r w:rsidRPr="005112E8">
        <w:rPr>
          <w:lang w:val="en-GB"/>
        </w:rPr>
        <w:t>estimate</w:t>
      </w:r>
      <w:r>
        <w:rPr>
          <w:lang w:val="en-GB"/>
        </w:rPr>
        <w:t xml:space="preserve"> indicating the strength of the network effect</w:t>
      </w:r>
      <w:r w:rsidRPr="005112E8">
        <w:rPr>
          <w:lang w:val="en-GB"/>
        </w:rPr>
        <w:t>. Each agent evaluates the attractiveness of its</w:t>
      </w:r>
      <w:r w:rsidR="00156D44">
        <w:rPr>
          <w:lang w:val="en-GB"/>
        </w:rPr>
        <w:t xml:space="preserve"> own</w:t>
      </w:r>
      <w:r w:rsidRPr="005112E8">
        <w:rPr>
          <w:lang w:val="en-GB"/>
        </w:rPr>
        <w:t xml:space="preserve"> local network environment. This is why </w:t>
      </w:r>
      <w:proofErr w:type="spellStart"/>
      <w:r w:rsidRPr="005112E8">
        <w:rPr>
          <w:rStyle w:val="Nadruk"/>
          <w:lang w:val="en-GB"/>
        </w:rPr>
        <w:t>s</w:t>
      </w:r>
      <w:r w:rsidRPr="005112E8">
        <w:rPr>
          <w:rStyle w:val="Nadruk"/>
          <w:vertAlign w:val="subscript"/>
          <w:lang w:val="en-GB"/>
        </w:rPr>
        <w:t>i</w:t>
      </w:r>
      <w:proofErr w:type="spellEnd"/>
      <w:r w:rsidRPr="005112E8">
        <w:rPr>
          <w:lang w:val="en-GB"/>
        </w:rPr>
        <w:t xml:space="preserve"> has a subscript </w:t>
      </w:r>
      <w:proofErr w:type="spellStart"/>
      <w:r w:rsidRPr="005112E8">
        <w:rPr>
          <w:rStyle w:val="Nadruk"/>
          <w:lang w:val="en-GB"/>
        </w:rPr>
        <w:t>i</w:t>
      </w:r>
      <w:proofErr w:type="spellEnd"/>
      <w:r w:rsidRPr="005112E8">
        <w:rPr>
          <w:lang w:val="en-GB"/>
        </w:rPr>
        <w:t>. Based on the mathematical definition</w:t>
      </w:r>
      <w:r>
        <w:rPr>
          <w:lang w:val="en-GB"/>
        </w:rPr>
        <w:t>s</w:t>
      </w:r>
      <w:r w:rsidRPr="005112E8">
        <w:rPr>
          <w:lang w:val="en-GB"/>
        </w:rPr>
        <w:t xml:space="preserve"> of</w:t>
      </w:r>
      <w:r>
        <w:rPr>
          <w:lang w:val="en-GB"/>
        </w:rPr>
        <w:t xml:space="preserve"> the included network effects</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 xml:space="preserve">, agent </w:t>
      </w:r>
      <w:proofErr w:type="spellStart"/>
      <w:r>
        <w:rPr>
          <w:i/>
          <w:iCs/>
          <w:lang w:val="en-GB"/>
        </w:rPr>
        <w:t>i</w:t>
      </w:r>
      <w:proofErr w:type="spellEnd"/>
      <w:r>
        <w:rPr>
          <w:lang w:val="en-GB"/>
        </w:rPr>
        <w:t xml:space="preserve"> will determine </w:t>
      </w:r>
      <w:r w:rsidRPr="005112E8">
        <w:rPr>
          <w:lang w:val="en-GB"/>
        </w:rPr>
        <w:t>the</w:t>
      </w:r>
      <w:r>
        <w:rPr>
          <w:lang w:val="en-GB"/>
        </w:rPr>
        <w:t xml:space="preserve"> attractiveness of </w:t>
      </w:r>
      <w:r w:rsidRPr="005112E8">
        <w:rPr>
          <w:lang w:val="en-GB"/>
        </w:rPr>
        <w:t xml:space="preserve">the possible networks that may result </w:t>
      </w:r>
      <w:r>
        <w:rPr>
          <w:lang w:val="en-GB"/>
        </w:rPr>
        <w:t xml:space="preserve">from </w:t>
      </w:r>
      <w:r w:rsidRPr="005112E8">
        <w:rPr>
          <w:lang w:val="en-GB"/>
        </w:rPr>
        <w:t xml:space="preserve">a </w:t>
      </w:r>
      <w:proofErr w:type="spellStart"/>
      <w:r w:rsidRPr="005112E8">
        <w:rPr>
          <w:lang w:val="en-GB"/>
        </w:rPr>
        <w:t>ministep</w:t>
      </w:r>
      <w:proofErr w:type="spellEnd"/>
      <w:r w:rsidRPr="005112E8">
        <w:rPr>
          <w:lang w:val="en-GB"/>
        </w:rPr>
        <w:t xml:space="preserve">. Agent </w:t>
      </w:r>
      <w:proofErr w:type="spellStart"/>
      <w:r w:rsidRPr="005112E8">
        <w:rPr>
          <w:rStyle w:val="Nadruk"/>
          <w:lang w:val="en-GB"/>
        </w:rPr>
        <w:t>i</w:t>
      </w:r>
      <w:proofErr w:type="spellEnd"/>
      <w:r w:rsidRPr="005112E8">
        <w:rPr>
          <w:lang w:val="en-GB"/>
        </w:rPr>
        <w:t xml:space="preserve"> is most likely to take </w:t>
      </w:r>
      <w:r>
        <w:rPr>
          <w:lang w:val="en-GB"/>
        </w:rPr>
        <w:t>the</w:t>
      </w:r>
      <w:r w:rsidRPr="005112E8">
        <w:rPr>
          <w:lang w:val="en-GB"/>
        </w:rPr>
        <w:t xml:space="preserve"> </w:t>
      </w:r>
      <w:proofErr w:type="spellStart"/>
      <w:r w:rsidRPr="005112E8">
        <w:rPr>
          <w:lang w:val="en-GB"/>
        </w:rPr>
        <w:t>ministep</w:t>
      </w:r>
      <w:proofErr w:type="spellEnd"/>
      <w:r w:rsidRPr="005112E8">
        <w:rPr>
          <w:lang w:val="en-GB"/>
        </w:rPr>
        <w:t xml:space="preserve"> that will result in the network with the highest attractiveness value</w:t>
      </w:r>
      <w:r>
        <w:rPr>
          <w:lang w:val="en-GB"/>
        </w:rPr>
        <w:t>, thus higher values of the evaluation function indicate the preferred direction of change</w:t>
      </w:r>
      <w:r w:rsidRPr="005112E8">
        <w:rPr>
          <w:lang w:val="en-GB"/>
        </w:rPr>
        <w:t>.</w:t>
      </w:r>
      <w:r>
        <w:rPr>
          <w:lang w:val="en-GB"/>
        </w:rPr>
        <w:t xml:space="preserve"> Suppose that actor </w:t>
      </w:r>
      <w:proofErr w:type="spellStart"/>
      <w:r>
        <w:rPr>
          <w:i/>
          <w:iCs/>
          <w:lang w:val="en-GB"/>
        </w:rPr>
        <w:t>i</w:t>
      </w:r>
      <w:proofErr w:type="spellEnd"/>
      <w:r>
        <w:rPr>
          <w:i/>
          <w:iCs/>
          <w:lang w:val="en-GB"/>
        </w:rPr>
        <w:t xml:space="preserve"> </w:t>
      </w:r>
      <w:r>
        <w:rPr>
          <w:lang w:val="en-GB"/>
        </w:rPr>
        <w:t>who is allowed to make a tie change can choose between t</w:t>
      </w:r>
      <w:r w:rsidR="000C3B4A">
        <w:rPr>
          <w:lang w:val="en-GB"/>
        </w:rPr>
        <w:t>h</w:t>
      </w:r>
      <w:r>
        <w:rPr>
          <w:lang w:val="en-GB"/>
        </w:rPr>
        <w:t xml:space="preserve">ree possible future </w:t>
      </w:r>
      <w:r w:rsidR="006B5DAF">
        <w:rPr>
          <w:lang w:val="en-GB"/>
        </w:rPr>
        <w:t xml:space="preserve">network </w:t>
      </w:r>
      <w:r>
        <w:rPr>
          <w:lang w:val="en-GB"/>
        </w:rPr>
        <w:t xml:space="preserve">states: </w:t>
      </w:r>
      <w:proofErr w:type="spellStart"/>
      <w:r w:rsidRPr="008A0CFB">
        <w:rPr>
          <w:i/>
          <w:iCs/>
          <w:lang w:val="en-GB"/>
        </w:rPr>
        <w:t>x</w:t>
      </w:r>
      <w:r w:rsidRPr="008A0CFB">
        <w:rPr>
          <w:i/>
          <w:iCs/>
          <w:vertAlign w:val="subscript"/>
          <w:lang w:val="en-GB"/>
        </w:rPr>
        <w:t>a</w:t>
      </w:r>
      <w:proofErr w:type="spellEnd"/>
      <w:r>
        <w:rPr>
          <w:lang w:val="en-GB"/>
        </w:rPr>
        <w:t xml:space="preserve">, </w:t>
      </w:r>
      <w:proofErr w:type="spellStart"/>
      <w:r w:rsidRPr="008A0CFB">
        <w:rPr>
          <w:i/>
          <w:iCs/>
          <w:lang w:val="en-GB"/>
        </w:rPr>
        <w:t>x</w:t>
      </w:r>
      <w:r>
        <w:rPr>
          <w:i/>
          <w:iCs/>
          <w:vertAlign w:val="subscript"/>
          <w:lang w:val="en-GB"/>
        </w:rPr>
        <w:t>b</w:t>
      </w:r>
      <w:proofErr w:type="spellEnd"/>
      <w:r>
        <w:rPr>
          <w:i/>
          <w:iCs/>
          <w:vertAlign w:val="subscript"/>
          <w:lang w:val="en-GB"/>
        </w:rPr>
        <w:t xml:space="preserve"> </w:t>
      </w:r>
      <w:r>
        <w:rPr>
          <w:lang w:val="en-GB"/>
        </w:rPr>
        <w:t>and</w:t>
      </w:r>
      <w:r>
        <w:rPr>
          <w:i/>
          <w:iCs/>
          <w:vertAlign w:val="subscript"/>
          <w:lang w:val="en-GB"/>
        </w:rPr>
        <w:t xml:space="preserve"> </w:t>
      </w:r>
      <w:r w:rsidRPr="008A0CFB">
        <w:rPr>
          <w:i/>
          <w:iCs/>
          <w:lang w:val="en-GB"/>
        </w:rPr>
        <w:t>x</w:t>
      </w:r>
      <w:r>
        <w:rPr>
          <w:i/>
          <w:iCs/>
          <w:vertAlign w:val="subscript"/>
          <w:lang w:val="en-GB"/>
        </w:rPr>
        <w:t>c</w:t>
      </w:r>
      <w:r>
        <w:rPr>
          <w:lang w:val="en-GB"/>
        </w:rPr>
        <w:t xml:space="preserve">. The probability that the tie change that will result in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is then given by: </w:t>
      </w:r>
    </w:p>
    <w:p w14:paraId="4F01C7BC" w14:textId="77777777" w:rsidR="00A47350" w:rsidRDefault="00A47350" w:rsidP="00A47350">
      <w:pPr>
        <w:ind w:firstLine="0"/>
        <w:jc w:val="both"/>
        <w:rPr>
          <w:rStyle w:val="Nadruk"/>
          <w:lang w:val="en-GB"/>
        </w:rPr>
      </w:pPr>
    </w:p>
    <w:p w14:paraId="125846A6" w14:textId="57672582" w:rsidR="00A47350" w:rsidRPr="00547021" w:rsidRDefault="00A47350" w:rsidP="00A47350">
      <w:pPr>
        <w:ind w:firstLine="0"/>
        <w:jc w:val="both"/>
        <w:rPr>
          <w:rStyle w:val="Nadruk"/>
          <w:rFonts w:eastAsiaTheme="minorEastAsia"/>
          <w:iCs w:val="0"/>
          <w:lang w:val="en-GB"/>
        </w:rPr>
      </w:pPr>
      <m:oMathPara>
        <m:oMath>
          <m:r>
            <m:rPr>
              <m:sty m:val="p"/>
            </m:rPr>
            <w:rPr>
              <w:rStyle w:val="Nadruk"/>
              <w:rFonts w:ascii="Cambria Math" w:hAnsi="Cambria Math"/>
              <w:lang w:val="en-GB"/>
            </w:rPr>
            <m:t>P</m:t>
          </m:r>
          <m:d>
            <m:dPr>
              <m:ctrlPr>
                <w:rPr>
                  <w:rStyle w:val="Nadruk"/>
                  <w:rFonts w:ascii="Cambria Math" w:hAnsi="Cambria Math"/>
                  <w:i w:val="0"/>
                  <w:iCs w:val="0"/>
                  <w:lang w:val="en-GB"/>
                </w:rPr>
              </m:ctrlPr>
            </m:dPr>
            <m:e>
              <m:r>
                <m:rPr>
                  <m:sty m:val="p"/>
                </m:rPr>
                <w:rPr>
                  <w:rStyle w:val="Nadruk"/>
                  <w:rFonts w:ascii="Cambria Math" w:hAnsi="Cambria Math"/>
                  <w:lang w:val="en-GB"/>
                </w:rPr>
                <m:t>X=</m:t>
              </m:r>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r>
            <m:rPr>
              <m:sty m:val="p"/>
            </m:rPr>
            <w:rPr>
              <w:rStyle w:val="Nadruk"/>
              <w:rFonts w:ascii="Cambria Math" w:hAnsi="Cambria Math"/>
              <w:lang w:val="en-GB"/>
            </w:rPr>
            <m:t xml:space="preserve">= </m:t>
          </m:r>
          <m:f>
            <m:fPr>
              <m:ctrlPr>
                <w:rPr>
                  <w:rStyle w:val="Nadruk"/>
                  <w:rFonts w:ascii="Cambria Math" w:hAnsi="Cambria Math"/>
                  <w:i w:val="0"/>
                  <w:iCs w:val="0"/>
                  <w:lang w:val="en-GB"/>
                </w:rPr>
              </m:ctrlPr>
            </m:fPr>
            <m:num>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num>
            <m:den>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b</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c</m:t>
                              </m:r>
                            </m:sub>
                          </m:sSub>
                        </m:e>
                      </m:d>
                    </m:e>
                  </m:d>
                </m:e>
              </m:func>
            </m:den>
          </m:f>
        </m:oMath>
      </m:oMathPara>
    </w:p>
    <w:p w14:paraId="5F9B0F7E" w14:textId="77777777" w:rsidR="00A47350" w:rsidRDefault="00A47350" w:rsidP="00A47350">
      <w:pPr>
        <w:ind w:firstLine="0"/>
        <w:jc w:val="both"/>
        <w:rPr>
          <w:rStyle w:val="Nadruk"/>
          <w:lang w:val="en-GB"/>
        </w:rPr>
      </w:pPr>
    </w:p>
    <w:p w14:paraId="5AAE2FA9" w14:textId="77777777" w:rsidR="00A47350" w:rsidRPr="00CA7A94" w:rsidRDefault="00A47350" w:rsidP="00A47350">
      <w:pPr>
        <w:ind w:firstLine="0"/>
        <w:jc w:val="both"/>
        <w:rPr>
          <w:lang w:val="en-GB"/>
        </w:rPr>
      </w:pPr>
      <w:r w:rsidRPr="008A0CFB">
        <w:rPr>
          <w:lang w:val="en-GB"/>
        </w:rPr>
        <w:t xml:space="preserve">The interpretation of the parameters </w:t>
      </w:r>
      <w:r>
        <w:rPr>
          <w:lang w:val="en-GB"/>
        </w:rPr>
        <w:t xml:space="preserve">of the evaluation function </w:t>
      </w:r>
      <w:r w:rsidRPr="008A0CFB">
        <w:rPr>
          <w:lang w:val="en-GB"/>
        </w:rPr>
        <w:t>resembles the interpretation of a logistic regression</w:t>
      </w:r>
      <w:r>
        <w:rPr>
          <w:lang w:val="en-GB"/>
        </w:rPr>
        <w:t>: exp(</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Pr>
          <w:lang w:val="en-GB"/>
        </w:rPr>
        <w:t xml:space="preserve">) is the ratio of the probabilities to observe network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versus </w:t>
      </w:r>
      <w:proofErr w:type="spellStart"/>
      <w:r w:rsidRPr="008A0CFB">
        <w:rPr>
          <w:i/>
          <w:iCs/>
          <w:lang w:val="en-GB"/>
        </w:rPr>
        <w:t>x</w:t>
      </w:r>
      <w:r>
        <w:rPr>
          <w:i/>
          <w:iCs/>
          <w:vertAlign w:val="subscript"/>
          <w:lang w:val="en-GB"/>
        </w:rPr>
        <w:t>b</w:t>
      </w:r>
      <w:proofErr w:type="spellEnd"/>
      <w:r>
        <w:rPr>
          <w:lang w:val="en-GB"/>
        </w:rPr>
        <w:t xml:space="preserve">, under the </w:t>
      </w:r>
      <w:r>
        <w:rPr>
          <w:lang w:val="en-GB"/>
        </w:rPr>
        <w:lastRenderedPageBreak/>
        <w:t xml:space="preserve">ceteris paribus condition that the only difference between these networks is that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sidRPr="008A0CFB">
        <w:rPr>
          <w:i/>
          <w:iCs/>
          <w:vertAlign w:val="subscript"/>
          <w:lang w:val="en-GB"/>
        </w:rPr>
        <w:t>a</w:t>
      </w:r>
      <w:proofErr w:type="spellEnd"/>
      <w:r>
        <w:rPr>
          <w:lang w:val="en-GB"/>
        </w:rPr>
        <w:t xml:space="preserve">) -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Pr>
          <w:i/>
          <w:iCs/>
          <w:vertAlign w:val="subscript"/>
          <w:lang w:val="en-GB"/>
        </w:rPr>
        <w:t>b</w:t>
      </w:r>
      <w:proofErr w:type="spellEnd"/>
      <w:r>
        <w:rPr>
          <w:lang w:val="en-GB"/>
        </w:rPr>
        <w:t>) = 1.</w:t>
      </w:r>
      <w:r>
        <w:rPr>
          <w:rStyle w:val="Eindnootmarkering"/>
          <w:lang w:val="en-GB"/>
        </w:rPr>
        <w:endnoteReference w:id="3"/>
      </w:r>
      <w:r>
        <w:rPr>
          <w:lang w:val="en-GB"/>
        </w:rPr>
        <w:t xml:space="preserve"> </w:t>
      </w:r>
    </w:p>
    <w:p w14:paraId="162DBC9E" w14:textId="7CDC1D20" w:rsidR="00A329CE" w:rsidRDefault="00A47350" w:rsidP="00A329CE">
      <w:pPr>
        <w:ind w:firstLine="708"/>
        <w:jc w:val="both"/>
        <w:rPr>
          <w:iCs/>
          <w:lang w:val="en-GB"/>
        </w:rPr>
      </w:pPr>
      <w:r>
        <w:rPr>
          <w:iCs/>
          <w:lang w:val="en-GB"/>
        </w:rPr>
        <w:t xml:space="preserve">Following the </w:t>
      </w:r>
      <w:proofErr w:type="spellStart"/>
      <w:r>
        <w:rPr>
          <w:iCs/>
          <w:lang w:val="en-GB"/>
        </w:rPr>
        <w:t>R</w:t>
      </w:r>
      <w:r w:rsidR="0089400E">
        <w:rPr>
          <w:iCs/>
          <w:lang w:val="en-GB"/>
        </w:rPr>
        <w:t>S</w:t>
      </w:r>
      <w:r>
        <w:rPr>
          <w:iCs/>
          <w:lang w:val="en-GB"/>
        </w:rPr>
        <w:t>iena</w:t>
      </w:r>
      <w:proofErr w:type="spellEnd"/>
      <w:r>
        <w:rPr>
          <w:iCs/>
          <w:lang w:val="en-GB"/>
        </w:rPr>
        <w:t xml:space="preserve"> manual</w:t>
      </w:r>
      <w:r w:rsidR="006B5DAF">
        <w:rPr>
          <w:iCs/>
          <w:lang w:val="en-GB"/>
        </w:rPr>
        <w:t xml:space="preserve"> </w:t>
      </w:r>
      <w:r w:rsidR="006B5DAF">
        <w:rPr>
          <w:iCs/>
          <w:lang w:val="en-GB"/>
        </w:rPr>
        <w:fldChar w:fldCharType="begin"/>
      </w:r>
      <w:r w:rsidR="00C50B44">
        <w:rPr>
          <w:iCs/>
          <w:lang w:val="en-GB"/>
        </w:rPr>
        <w:instrText xml:space="preserve"> ADDIN ZOTERO_ITEM CSL_CITATION {"citationID":"Y3Ua6GjE","properties":{"formattedCitation":"(Ripley et al. 2021)","plainCitation":"(Ripley et al. 2021)","noteIndex":0},"citationItems":[{"id":18,"uris":["http://zotero.org/users/6814611/items/H98HZKXT"],"uri":["http://zotero.org/users/6814611/items/H98HZKXT"],"itemData":{"id":18,"type":"report","publisher":"Oxford: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w:t>
      </w:r>
      <w:r w:rsidR="00025D0A">
        <w:rPr>
          <w:iCs/>
          <w:lang w:val="en-GB"/>
        </w:rPr>
        <w:t>, Model 0,</w:t>
      </w:r>
      <w:r>
        <w:rPr>
          <w:iCs/>
          <w:lang w:val="en-GB"/>
        </w:rPr>
        <w:t xml:space="preserve"> for the three dependent network-variables (i.e.</w:t>
      </w:r>
      <w:r w:rsidR="006B5DAF">
        <w:rPr>
          <w:iCs/>
          <w:lang w:val="en-GB"/>
        </w:rPr>
        <w:t>,</w:t>
      </w:r>
      <w:r>
        <w:rPr>
          <w:iCs/>
          <w:lang w:val="en-GB"/>
        </w:rPr>
        <w:t xml:space="preserve"> follower</w:t>
      </w:r>
      <w:r w:rsidR="00E35B26">
        <w:rPr>
          <w:iCs/>
          <w:lang w:val="en-GB"/>
        </w:rPr>
        <w:t>s</w:t>
      </w:r>
      <w:r>
        <w:rPr>
          <w:iCs/>
          <w:lang w:val="en-GB"/>
        </w:rPr>
        <w:t>, retweet</w:t>
      </w:r>
      <w:r w:rsidR="00E35B26">
        <w:rPr>
          <w:iCs/>
          <w:lang w:val="en-GB"/>
        </w:rPr>
        <w:t>s</w:t>
      </w:r>
      <w:r>
        <w:rPr>
          <w:iCs/>
          <w:lang w:val="en-GB"/>
        </w:rPr>
        <w:t>, @</w:t>
      </w:r>
      <w:r w:rsidR="00156D44">
        <w:rPr>
          <w:iCs/>
          <w:lang w:val="en-GB"/>
        </w:rPr>
        <w:t>-</w:t>
      </w:r>
      <w:r>
        <w:rPr>
          <w:iCs/>
          <w:lang w:val="en-GB"/>
        </w:rPr>
        <w:t>mention</w:t>
      </w:r>
      <w:r w:rsidR="00E35B26">
        <w:rPr>
          <w:iCs/>
          <w:lang w:val="en-GB"/>
        </w:rPr>
        <w:t>s</w:t>
      </w:r>
      <w:r>
        <w:rPr>
          <w:iCs/>
          <w:lang w:val="en-GB"/>
        </w:rPr>
        <w:t>) in which we included (</w:t>
      </w:r>
      <w:proofErr w:type="spellStart"/>
      <w:r>
        <w:rPr>
          <w:iCs/>
          <w:lang w:val="en-GB"/>
        </w:rPr>
        <w:t>uniplex</w:t>
      </w:r>
      <w:proofErr w:type="spellEnd"/>
      <w:r>
        <w:rPr>
          <w:iCs/>
          <w:lang w:val="en-GB"/>
        </w:rPr>
        <w:t>) structural network effects</w:t>
      </w:r>
      <w:r w:rsidR="00A329CE">
        <w:rPr>
          <w:iCs/>
          <w:lang w:val="en-GB"/>
        </w:rPr>
        <w:t xml:space="preserve"> (</w:t>
      </w:r>
      <w:r w:rsidRPr="00D85D8B">
        <w:rPr>
          <w:i/>
          <w:lang w:val="en-GB"/>
        </w:rPr>
        <w:t>out-degree</w:t>
      </w:r>
      <w:r>
        <w:rPr>
          <w:iCs/>
          <w:lang w:val="en-GB"/>
        </w:rPr>
        <w:t xml:space="preserve"> and </w:t>
      </w:r>
      <w:r w:rsidRPr="00D85D8B">
        <w:rPr>
          <w:i/>
          <w:lang w:val="en-GB"/>
        </w:rPr>
        <w:t>reciprocity</w:t>
      </w:r>
      <w:r>
        <w:rPr>
          <w:iCs/>
          <w:lang w:val="en-GB"/>
        </w:rPr>
        <w:t xml:space="preserve"> effects, </w:t>
      </w:r>
      <w:r w:rsidRPr="00D85D8B">
        <w:rPr>
          <w:i/>
          <w:lang w:val="en-GB"/>
        </w:rPr>
        <w:t>in-degree popularity</w:t>
      </w:r>
      <w:r>
        <w:rPr>
          <w:iCs/>
          <w:lang w:val="en-GB"/>
        </w:rPr>
        <w:t xml:space="preserve"> (square root version), </w:t>
      </w:r>
      <w:r w:rsidRPr="00D85D8B">
        <w:rPr>
          <w:i/>
          <w:lang w:val="en-GB"/>
        </w:rPr>
        <w:t>out-degree activity</w:t>
      </w:r>
      <w:r>
        <w:rPr>
          <w:iCs/>
          <w:lang w:val="en-GB"/>
        </w:rPr>
        <w:t xml:space="preserve"> (square root version), </w:t>
      </w:r>
      <w:r w:rsidRPr="00D85D8B">
        <w:rPr>
          <w:i/>
          <w:lang w:val="en-GB"/>
        </w:rPr>
        <w:t>out-degree popularity</w:t>
      </w:r>
      <w:r>
        <w:rPr>
          <w:iCs/>
          <w:lang w:val="en-GB"/>
        </w:rPr>
        <w:t xml:space="preserve"> (square root version) and </w:t>
      </w:r>
      <w:r w:rsidRPr="00D85D8B">
        <w:rPr>
          <w:i/>
          <w:lang w:val="en-GB"/>
        </w:rPr>
        <w:t>transitive triplets</w:t>
      </w:r>
      <w:r w:rsidR="00A329CE">
        <w:rPr>
          <w:i/>
          <w:lang w:val="en-GB"/>
        </w:rPr>
        <w:t xml:space="preserve">), </w:t>
      </w:r>
      <w:r w:rsidR="00A329CE">
        <w:rPr>
          <w:iCs/>
          <w:lang w:val="en-GB"/>
        </w:rPr>
        <w:t>time-period specific rate functions, and</w:t>
      </w:r>
      <w:r>
        <w:rPr>
          <w:iCs/>
          <w:lang w:val="en-GB"/>
        </w:rPr>
        <w:t xml:space="preserve"> the </w:t>
      </w:r>
      <w:r w:rsidRPr="00D85D8B">
        <w:rPr>
          <w:i/>
          <w:lang w:val="en-GB"/>
        </w:rPr>
        <w:t>shared popularity</w:t>
      </w:r>
      <w:r>
        <w:rPr>
          <w:iCs/>
          <w:lang w:val="en-GB"/>
        </w:rPr>
        <w:t xml:space="preserve"> effect.</w:t>
      </w:r>
      <w:r w:rsidR="001E3A9D">
        <w:rPr>
          <w:iCs/>
          <w:lang w:val="en-GB"/>
        </w:rPr>
        <w:t xml:space="preserve"> </w:t>
      </w:r>
      <w:r>
        <w:rPr>
          <w:iCs/>
          <w:lang w:val="en-GB"/>
        </w:rPr>
        <w:t xml:space="preserve">The out-degree effect can be seen as a constant, the likelihood to observe a tie. The reciprocity effect assesses the extent to which forming a reciprocated tie is more likely than a non-reciprocated tie. In-degree popularity and out-degree activity take into account the dispersion in degrees, that is, that MPs who receive/send many ties at time T also receive/send many ties at time T + 1. The out-degree popularity effect models the covariance between indegrees and out-degrees. With the transitive triplets effect we test network closure and its interpretation can best be explained by the expression “friends of friends are my friends”. </w:t>
      </w:r>
      <w:r w:rsidR="00764DF5" w:rsidRPr="008C72E1">
        <w:rPr>
          <w:iCs/>
          <w:lang w:val="en-GB"/>
        </w:rPr>
        <w:t xml:space="preserve">With the shared </w:t>
      </w:r>
      <w:r w:rsidRPr="008C72E1">
        <w:rPr>
          <w:iCs/>
          <w:lang w:val="en-GB"/>
        </w:rPr>
        <w:t>popularity effect</w:t>
      </w:r>
      <w:r w:rsidR="00764DF5" w:rsidRPr="008C72E1">
        <w:rPr>
          <w:iCs/>
          <w:lang w:val="en-GB"/>
        </w:rPr>
        <w:t xml:space="preserve"> we aim to capture 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when they observe that other 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C50B44">
        <w:rPr>
          <w:iCs/>
          <w:lang w:val="en-GB"/>
        </w:rPr>
        <w:instrText xml:space="preserve"> ADDIN ZOTERO_ITEM CSL_CITATION {"citationID":"iJb7a0Po","properties":{"formattedCitation":"(Harrigan, Achananuparp, and Lim 2012)","plainCitation":"(Harrigan, Achananuparp, and Lim 2012)","dontUpdate":true,"noteIndex":0},"citationItems":[{"id":87,"uris":["http://zotero.org/users/6814611/items/NCMQFHVX"],"uri":["http://zotero.org/users/6814611/items/NCMQFHVX"],"itemData":{"id":87,"type":"article-journal","abstract":"What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Harrigan, Achananuparp, and Lim 2012)</w:t>
      </w:r>
      <w:r w:rsidR="000E333F">
        <w:rPr>
          <w:iCs/>
          <w:lang w:val="en-GB"/>
        </w:rPr>
        <w:fldChar w:fldCharType="end"/>
      </w:r>
      <w:r w:rsidR="00BD52AD">
        <w:rPr>
          <w:iCs/>
          <w:lang w:val="en-GB"/>
        </w:rPr>
        <w:t xml:space="preserve">. </w:t>
      </w:r>
      <w:r w:rsidR="008C72E1">
        <w:rPr>
          <w:iCs/>
          <w:lang w:val="en-GB"/>
        </w:rPr>
        <w:t xml:space="preserve">For the mathematical definition of each included network statistic we refer to chapter 12 of the </w:t>
      </w:r>
      <w:proofErr w:type="spellStart"/>
      <w:r w:rsidR="008C72E1">
        <w:rPr>
          <w:iCs/>
          <w:lang w:val="en-GB"/>
        </w:rPr>
        <w:t>RSiena</w:t>
      </w:r>
      <w:proofErr w:type="spellEnd"/>
      <w:r w:rsidR="008C72E1">
        <w:rPr>
          <w:iCs/>
          <w:lang w:val="en-GB"/>
        </w:rPr>
        <w:t xml:space="preserve"> manual </w:t>
      </w:r>
      <w:r w:rsidR="008C72E1">
        <w:rPr>
          <w:iCs/>
          <w:lang w:val="en-GB"/>
        </w:rPr>
        <w:fldChar w:fldCharType="begin"/>
      </w:r>
      <w:r w:rsidR="00C50B44">
        <w:rPr>
          <w:iCs/>
          <w:lang w:val="en-GB"/>
        </w:rPr>
        <w:instrText xml:space="preserve"> ADDIN ZOTERO_ITEM CSL_CITATION {"citationID":"jQFg4nCw","properties":{"formattedCitation":"(Ripley et al. 2021)","plainCitation":"(Ripley et al. 2021)","noteIndex":0},"citationItems":[{"id":18,"uris":["http://zotero.org/users/6814611/items/H98HZKXT"],"uri":["http://zotero.org/users/6814611/items/H98HZKXT"],"itemData":{"id":18,"type":"report","publisher":"Oxford: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8C72E1">
        <w:rPr>
          <w:iCs/>
          <w:lang w:val="en-GB"/>
        </w:rPr>
        <w:fldChar w:fldCharType="separate"/>
      </w:r>
      <w:r w:rsidR="008C72E1" w:rsidRPr="008C72E1">
        <w:rPr>
          <w:rFonts w:ascii="Calibri" w:hAnsi="Calibri" w:cs="Calibri"/>
          <w:lang w:val="en-GB"/>
        </w:rPr>
        <w:t>(Ripley et al. 2021)</w:t>
      </w:r>
      <w:r w:rsidR="008C72E1">
        <w:rPr>
          <w:iCs/>
          <w:lang w:val="en-GB"/>
        </w:rPr>
        <w:fldChar w:fldCharType="end"/>
      </w:r>
      <w:r w:rsidR="008C72E1">
        <w:rPr>
          <w:iCs/>
          <w:lang w:val="en-GB"/>
        </w:rPr>
        <w:t>.</w:t>
      </w:r>
      <w:r w:rsidR="00A329CE">
        <w:rPr>
          <w:iCs/>
          <w:lang w:val="en-GB"/>
        </w:rPr>
        <w:t xml:space="preserve"> </w:t>
      </w:r>
      <w:r>
        <w:rPr>
          <w:iCs/>
          <w:lang w:val="en-GB"/>
        </w:rPr>
        <w:t xml:space="preserve">With this structural-effects-only model we reached an acceptable fit (with an overall maximum convergence ratio of .16). </w:t>
      </w:r>
    </w:p>
    <w:p w14:paraId="00FDD99E" w14:textId="1842DD32" w:rsidR="00A47350" w:rsidRDefault="00025D0A" w:rsidP="00A329CE">
      <w:pPr>
        <w:ind w:firstLine="708"/>
        <w:jc w:val="both"/>
        <w:rPr>
          <w:iCs/>
          <w:lang w:val="en-GB"/>
        </w:rPr>
      </w:pPr>
      <w:r>
        <w:rPr>
          <w:iCs/>
          <w:lang w:val="en-GB"/>
        </w:rPr>
        <w:t>In Model 1, w</w:t>
      </w:r>
      <w:r w:rsidR="00A47350">
        <w:rPr>
          <w:iCs/>
          <w:lang w:val="en-GB"/>
        </w:rPr>
        <w:t xml:space="preserve">e subsequently included controls for MPs activity and MPs popularity: </w:t>
      </w:r>
      <w:r w:rsidR="00A47350" w:rsidRPr="00D85D8B">
        <w:rPr>
          <w:i/>
          <w:lang w:val="en-GB"/>
        </w:rPr>
        <w:t>political party</w:t>
      </w:r>
      <w:r w:rsidR="00A47350">
        <w:rPr>
          <w:iCs/>
          <w:lang w:val="en-GB"/>
        </w:rPr>
        <w:t xml:space="preserve">, </w:t>
      </w:r>
      <w:r w:rsidR="00A47350" w:rsidRPr="00D85D8B">
        <w:rPr>
          <w:i/>
          <w:lang w:val="en-GB"/>
        </w:rPr>
        <w:t>party-leadership</w:t>
      </w:r>
      <w:r w:rsidR="00A47350">
        <w:rPr>
          <w:iCs/>
          <w:lang w:val="en-GB"/>
        </w:rPr>
        <w:t xml:space="preserve">, </w:t>
      </w:r>
      <w:r w:rsidR="00A47350" w:rsidRPr="00D85D8B">
        <w:rPr>
          <w:i/>
          <w:lang w:val="en-GB"/>
        </w:rPr>
        <w:t>position on election ballot</w:t>
      </w:r>
      <w:r w:rsidR="00A47350">
        <w:rPr>
          <w:iCs/>
          <w:lang w:val="en-GB"/>
        </w:rPr>
        <w:t xml:space="preserve">, and </w:t>
      </w:r>
      <w:r w:rsidR="00A47350" w:rsidRPr="00D85D8B">
        <w:rPr>
          <w:i/>
          <w:lang w:val="en-GB"/>
        </w:rPr>
        <w:t>incumbency status</w:t>
      </w:r>
      <w:r w:rsidR="00A47350">
        <w:rPr>
          <w:iCs/>
          <w:lang w:val="en-GB"/>
        </w:rPr>
        <w:t xml:space="preserve">. The dyadic control covariates were: </w:t>
      </w:r>
      <w:r w:rsidR="00A47350" w:rsidRPr="00D85D8B">
        <w:rPr>
          <w:iCs/>
          <w:lang w:val="en-GB"/>
        </w:rPr>
        <w:t>MPs</w:t>
      </w:r>
      <w:r w:rsidR="00A47350" w:rsidRPr="00D85D8B">
        <w:rPr>
          <w:i/>
          <w:lang w:val="en-GB"/>
        </w:rPr>
        <w:t xml:space="preserve"> similarity in incumbency status</w:t>
      </w:r>
      <w:r w:rsidR="00A47350">
        <w:rPr>
          <w:iCs/>
          <w:lang w:val="en-GB"/>
        </w:rPr>
        <w:t xml:space="preserve"> and the </w:t>
      </w:r>
      <w:r w:rsidR="00A47350" w:rsidRPr="00D85D8B">
        <w:rPr>
          <w:i/>
          <w:lang w:val="en-GB"/>
        </w:rPr>
        <w:t>seating distance</w:t>
      </w:r>
      <w:r w:rsidR="00A47350">
        <w:rPr>
          <w:iCs/>
          <w:lang w:val="en-GB"/>
        </w:rPr>
        <w:t xml:space="preserve"> between MPs. Moreover, this model also includes our main variable of interest, namely the dyadic covariate MPs </w:t>
      </w:r>
      <w:r w:rsidR="00A47350" w:rsidRPr="00D85D8B">
        <w:rPr>
          <w:i/>
          <w:lang w:val="en-GB"/>
        </w:rPr>
        <w:t>similarity in party membership</w:t>
      </w:r>
      <w:r w:rsidR="00A47350">
        <w:rPr>
          <w:i/>
          <w:lang w:val="en-GB"/>
        </w:rPr>
        <w:t xml:space="preserve"> </w:t>
      </w:r>
      <w:r w:rsidR="00A47350">
        <w:rPr>
          <w:iCs/>
          <w:lang w:val="en-GB"/>
        </w:rPr>
        <w:t xml:space="preserve">with which we intend to test </w:t>
      </w:r>
      <w:r w:rsidR="00A329CE">
        <w:rPr>
          <w:iCs/>
          <w:lang w:val="en-GB"/>
        </w:rPr>
        <w:t>H</w:t>
      </w:r>
      <w:r w:rsidR="00A47350">
        <w:rPr>
          <w:iCs/>
          <w:lang w:val="en-GB"/>
        </w:rPr>
        <w:t xml:space="preserve">ypotheses 1. </w:t>
      </w:r>
      <w:r w:rsidR="007D5915">
        <w:rPr>
          <w:iCs/>
          <w:lang w:val="en-GB"/>
        </w:rPr>
        <w:t xml:space="preserve">Positive values of the corresponding parameter estimate will indicate that MPs are more likely to form ties with co-party members than with MPs from a different political party. </w:t>
      </w:r>
      <w:r w:rsidR="00A47350">
        <w:rPr>
          <w:iCs/>
          <w:lang w:val="en-GB"/>
        </w:rPr>
        <w:t xml:space="preserve">Parameters estimates with a </w:t>
      </w:r>
      <w:r w:rsidR="00A47350" w:rsidRPr="00907CF8">
        <w:rPr>
          <w:i/>
          <w:lang w:val="en-GB"/>
        </w:rPr>
        <w:t>t</w:t>
      </w:r>
      <w:r w:rsidR="00A47350">
        <w:rPr>
          <w:iCs/>
          <w:lang w:val="en-GB"/>
        </w:rPr>
        <w:t xml:space="preserve">-value smaller than one were subsequently dropped to obtain an acceptable fit of the model. </w:t>
      </w:r>
    </w:p>
    <w:p w14:paraId="25922F82" w14:textId="5833C419" w:rsidR="00A47350" w:rsidRDefault="00A47350" w:rsidP="00A47350">
      <w:pPr>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to assess the extent to which segregation along party division lines is a by-product of online social inbreeding homophily (Hypotheses 2a and 2b) we included the relevant dyadic covariates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minority</w:t>
      </w:r>
      <w:r>
        <w:rPr>
          <w:i/>
          <w:lang w:val="en-GB"/>
        </w:rPr>
        <w:t xml:space="preserve"> status</w:t>
      </w:r>
      <w:r w:rsidR="00A329CE">
        <w:rPr>
          <w:iCs/>
          <w:lang w:val="en-GB"/>
        </w:rPr>
        <w:t>) in Model 2</w:t>
      </w:r>
      <w:r>
        <w:rPr>
          <w:iCs/>
          <w:lang w:val="en-GB"/>
        </w:rPr>
        <w:t xml:space="preserve">. </w:t>
      </w:r>
      <w:r w:rsidR="00A329CE">
        <w:rPr>
          <w:iCs/>
          <w:lang w:val="en-GB"/>
        </w:rPr>
        <w:t>In this model, w</w:t>
      </w:r>
      <w:r>
        <w:rPr>
          <w:iCs/>
          <w:lang w:val="en-GB"/>
        </w:rPr>
        <w:t>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visible minority</w:t>
      </w:r>
      <w:r>
        <w:rPr>
          <w:iCs/>
          <w:lang w:val="en-GB"/>
        </w:rPr>
        <w:t xml:space="preserve">), to make sure our segregation estimates are not biased by ego and alter effects. We subsequently dropped the respective estimates at the ego/alter-level with a </w:t>
      </w:r>
      <w:r w:rsidRPr="00907CF8">
        <w:rPr>
          <w:i/>
          <w:lang w:val="en-GB"/>
        </w:rPr>
        <w:t>t</w:t>
      </w:r>
      <w:r>
        <w:rPr>
          <w:iCs/>
          <w:lang w:val="en-GB"/>
        </w:rPr>
        <w:t xml:space="preserve">-value smaller than one to obtain an adequate model fit. With this model, we </w:t>
      </w:r>
      <w:r>
        <w:rPr>
          <w:iCs/>
          <w:lang w:val="en-GB"/>
        </w:rPr>
        <w:lastRenderedPageBreak/>
        <w:t xml:space="preserve">will compare the remaining degree of segregation along the party dimension across the three dependent variables to test hypothesis 3. </w:t>
      </w:r>
    </w:p>
    <w:p w14:paraId="74354F0A" w14:textId="176F3573" w:rsidR="00A47350" w:rsidRDefault="00A47350" w:rsidP="00A47350">
      <w:pPr>
        <w:ind w:firstLine="708"/>
        <w:jc w:val="both"/>
        <w:rPr>
          <w:iCs/>
          <w:lang w:val="en-GB"/>
        </w:rPr>
      </w:pPr>
      <w:r>
        <w:rPr>
          <w:iCs/>
          <w:lang w:val="en-GB"/>
        </w:rPr>
        <w:t xml:space="preserve">In our </w:t>
      </w:r>
      <w:r w:rsidR="00A329CE">
        <w:rPr>
          <w:iCs/>
          <w:lang w:val="en-GB"/>
        </w:rPr>
        <w:t>final</w:t>
      </w:r>
      <w:r>
        <w:rPr>
          <w:iCs/>
          <w:lang w:val="en-GB"/>
        </w:rPr>
        <w:t xml:space="preserve"> model, Model 3, we added the following structural multiplex effects between on the one hand the follow-layer and on the other hand the retweet and @</w:t>
      </w:r>
      <w:r w:rsidR="00EF310A">
        <w:rPr>
          <w:iCs/>
          <w:lang w:val="en-GB"/>
        </w:rPr>
        <w:t>-</w:t>
      </w:r>
      <w:r>
        <w:rPr>
          <w:iCs/>
          <w:lang w:val="en-GB"/>
        </w:rPr>
        <w:t xml:space="preserve">mention layer: </w:t>
      </w:r>
      <w:proofErr w:type="spellStart"/>
      <w:r>
        <w:rPr>
          <w:i/>
          <w:lang w:val="en-GB"/>
        </w:rPr>
        <w:t>crprod</w:t>
      </w:r>
      <w:proofErr w:type="spellEnd"/>
      <w:r>
        <w:rPr>
          <w:i/>
          <w:lang w:val="en-GB"/>
        </w:rPr>
        <w:t xml:space="preserve"> </w:t>
      </w:r>
      <w:r>
        <w:rPr>
          <w:iCs/>
          <w:lang w:val="en-GB"/>
        </w:rPr>
        <w:t xml:space="preserve">and </w:t>
      </w:r>
      <w:proofErr w:type="spellStart"/>
      <w:r w:rsidRPr="00130FAD">
        <w:rPr>
          <w:rFonts w:ascii="CMTT10" w:hAnsi="CMTT10" w:cs="CMTT10"/>
          <w:i/>
          <w:iCs/>
          <w:lang w:val="en-GB"/>
        </w:rPr>
        <w:t>crprodRecip</w:t>
      </w:r>
      <w:proofErr w:type="spellEnd"/>
      <w:r>
        <w:rPr>
          <w:iCs/>
          <w:lang w:val="en-GB"/>
        </w:rPr>
        <w:t xml:space="preserve">. Cross-network effects between the retweet and @mention layer were thus not included. </w:t>
      </w:r>
      <w:r w:rsidR="00EF310A">
        <w:rPr>
          <w:iCs/>
          <w:lang w:val="en-GB"/>
        </w:rPr>
        <w:t xml:space="preserve">With the </w:t>
      </w:r>
      <w:proofErr w:type="spellStart"/>
      <w:r w:rsidR="00EF310A">
        <w:rPr>
          <w:iCs/>
          <w:lang w:val="en-GB"/>
        </w:rPr>
        <w:t>crprod</w:t>
      </w:r>
      <w:proofErr w:type="spellEnd"/>
      <w:r w:rsidR="00EF310A">
        <w:rPr>
          <w:iCs/>
          <w:lang w:val="en-GB"/>
        </w:rPr>
        <w:t xml:space="preserve"> effect we assess the likelihood for an MP who has a specific relation with another MP (e.g., follower) to also ‘send’ a different relation to this MP (e.g., retweet or @-mention relation). The </w:t>
      </w:r>
      <w:proofErr w:type="spellStart"/>
      <w:r w:rsidR="00EF310A">
        <w:rPr>
          <w:iCs/>
          <w:lang w:val="en-GB"/>
        </w:rPr>
        <w:t>crprodRecip</w:t>
      </w:r>
      <w:proofErr w:type="spellEnd"/>
      <w:r w:rsidR="00EF310A">
        <w:rPr>
          <w:iCs/>
          <w:lang w:val="en-GB"/>
        </w:rPr>
        <w:t xml:space="preserve"> effect captures the effect that if an MP has a specific relation with another MP (e.g., follower) this MP will ‘receive’ a different relation from this </w:t>
      </w:r>
      <w:r w:rsidR="001A0F1F">
        <w:rPr>
          <w:iCs/>
          <w:lang w:val="en-GB"/>
        </w:rPr>
        <w:t xml:space="preserve">other </w:t>
      </w:r>
      <w:r w:rsidR="00EF310A">
        <w:rPr>
          <w:iCs/>
          <w:lang w:val="en-GB"/>
        </w:rPr>
        <w:t xml:space="preserve">MP (e.g., retweet or @-mention). </w:t>
      </w:r>
      <w:r>
        <w:rPr>
          <w:iCs/>
          <w:lang w:val="en-GB"/>
        </w:rPr>
        <w:t xml:space="preserve">Once again, we dropped estimates with a </w:t>
      </w:r>
      <w:r w:rsidRPr="00907CF8">
        <w:rPr>
          <w:i/>
          <w:lang w:val="en-GB"/>
        </w:rPr>
        <w:t>t</w:t>
      </w:r>
      <w:r>
        <w:rPr>
          <w:iCs/>
          <w:lang w:val="en-GB"/>
        </w:rPr>
        <w:t xml:space="preserve">-value smaller than one (now also including estimates referring to social inbreeding homophily). With the resulting model we investigate whether segregation in one layer of Twittersphere causes segregation in another layer (hypothesis 4). </w:t>
      </w:r>
    </w:p>
    <w:p w14:paraId="0F116DF2" w14:textId="1957D7A1" w:rsidR="00C25BA0" w:rsidRDefault="00A329CE" w:rsidP="00A47350">
      <w:pPr>
        <w:ind w:firstLine="708"/>
        <w:jc w:val="both"/>
        <w:rPr>
          <w:iCs/>
          <w:lang w:val="en-GB"/>
        </w:rPr>
      </w:pPr>
      <w:r>
        <w:rPr>
          <w:iCs/>
          <w:lang w:val="en-GB"/>
        </w:rPr>
        <w:t>Additionally and finally, w</w:t>
      </w:r>
      <w:r w:rsidR="00A47350">
        <w:rPr>
          <w:iCs/>
          <w:lang w:val="en-GB"/>
        </w:rPr>
        <w:t xml:space="preserve">ith the score test implemented in the </w:t>
      </w:r>
      <w:proofErr w:type="spellStart"/>
      <w:r w:rsidR="00A47350">
        <w:rPr>
          <w:iCs/>
          <w:lang w:val="en-GB"/>
        </w:rPr>
        <w:t>Rsiena</w:t>
      </w:r>
      <w:proofErr w:type="spellEnd"/>
      <w:r w:rsidR="00A47350">
        <w:rPr>
          <w:iCs/>
          <w:lang w:val="en-GB"/>
        </w:rPr>
        <w:t xml:space="preserve"> ‘</w:t>
      </w:r>
      <w:proofErr w:type="spellStart"/>
      <w:r w:rsidR="00A47350">
        <w:rPr>
          <w:iCs/>
          <w:lang w:val="en-GB"/>
        </w:rPr>
        <w:t>sienaTimeTest</w:t>
      </w:r>
      <w:proofErr w:type="spellEnd"/>
      <w:r w:rsidR="00A47350">
        <w:rPr>
          <w:iCs/>
          <w:lang w:val="en-GB"/>
        </w:rPr>
        <w:t xml:space="preserve">’ function we assessed whether there was time heterogeneity present in our parameter values referring to segregation across party lines in Model 3. </w:t>
      </w:r>
    </w:p>
    <w:p w14:paraId="52B499B9" w14:textId="589B4370" w:rsidR="00A47350" w:rsidRPr="00AE3ABD" w:rsidRDefault="00A47350" w:rsidP="00A47350">
      <w:pPr>
        <w:ind w:firstLine="708"/>
        <w:jc w:val="both"/>
        <w:rPr>
          <w:bCs/>
          <w:lang w:val="en-US"/>
        </w:rPr>
      </w:pPr>
      <w:r>
        <w:rPr>
          <w:bCs/>
          <w:lang w:val="en-US"/>
        </w:rPr>
        <w:t>We refer interested reader</w:t>
      </w:r>
      <w:r w:rsidR="00025D0A">
        <w:rPr>
          <w:bCs/>
          <w:lang w:val="en-US"/>
        </w:rPr>
        <w:t>s</w:t>
      </w:r>
      <w:r>
        <w:rPr>
          <w:bCs/>
          <w:lang w:val="en-US"/>
        </w:rPr>
        <w:t xml:space="preserve"> who would like to replicate all reported findings in our manuscript, or who wants to assess how robust our findings are for alternative modelling strategies, to the replication </w:t>
      </w:r>
      <w:r w:rsidR="00C21E2E">
        <w:rPr>
          <w:bCs/>
          <w:lang w:val="en-US"/>
        </w:rPr>
        <w:t>G</w:t>
      </w:r>
      <w:r>
        <w:rPr>
          <w:bCs/>
          <w:lang w:val="en-US"/>
        </w:rPr>
        <w:t>it</w:t>
      </w:r>
      <w:r w:rsidR="00C21E2E">
        <w:rPr>
          <w:bCs/>
          <w:lang w:val="en-US"/>
        </w:rPr>
        <w:t>H</w:t>
      </w:r>
      <w:r>
        <w:rPr>
          <w:bCs/>
          <w:lang w:val="en-US"/>
        </w:rPr>
        <w:t xml:space="preserve">ub website, accompanying this paper (***). </w:t>
      </w:r>
    </w:p>
    <w:p w14:paraId="15521751" w14:textId="365F2F20" w:rsidR="002969BF" w:rsidRDefault="002969BF">
      <w:pPr>
        <w:spacing w:line="276" w:lineRule="auto"/>
        <w:ind w:firstLine="0"/>
        <w:rPr>
          <w:b/>
          <w:lang w:val="en-US"/>
        </w:rPr>
      </w:pPr>
      <w:r>
        <w:rPr>
          <w:b/>
          <w:lang w:val="en-US"/>
        </w:rPr>
        <w:br w:type="page"/>
      </w:r>
    </w:p>
    <w:p w14:paraId="7C9FB65D" w14:textId="77777777" w:rsidR="00A47350" w:rsidRDefault="00A47350" w:rsidP="008C201B">
      <w:pPr>
        <w:ind w:firstLine="0"/>
        <w:jc w:val="both"/>
        <w:rPr>
          <w:b/>
          <w:lang w:val="en-US"/>
        </w:rPr>
      </w:pPr>
    </w:p>
    <w:p w14:paraId="21581D4B" w14:textId="6CA8DFD6" w:rsidR="007114CC" w:rsidRPr="00A47350" w:rsidRDefault="007114CC" w:rsidP="0098613E">
      <w:pPr>
        <w:ind w:firstLine="0"/>
        <w:jc w:val="center"/>
        <w:rPr>
          <w:b/>
          <w:lang w:val="en-US"/>
        </w:rPr>
      </w:pPr>
      <w:r>
        <w:rPr>
          <w:noProof/>
        </w:rPr>
        <w:drawing>
          <wp:inline distT="0" distB="0" distL="0" distR="0" wp14:anchorId="25A00F54" wp14:editId="7D36F13B">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1081" cy="1811361"/>
                    </a:xfrm>
                    <a:prstGeom prst="rect">
                      <a:avLst/>
                    </a:prstGeom>
                  </pic:spPr>
                </pic:pic>
              </a:graphicData>
            </a:graphic>
          </wp:inline>
        </w:drawing>
      </w:r>
    </w:p>
    <w:p w14:paraId="69FA0A61" w14:textId="16CEA2CA" w:rsidR="002969BF" w:rsidRDefault="0098613E" w:rsidP="0098613E">
      <w:pPr>
        <w:ind w:firstLine="0"/>
        <w:jc w:val="center"/>
        <w:rPr>
          <w:lang w:val="en-US"/>
        </w:rPr>
      </w:pPr>
      <w:r>
        <w:rPr>
          <w:b/>
          <w:bCs/>
          <w:lang w:val="en-US"/>
        </w:rPr>
        <w:t>Panel</w:t>
      </w:r>
      <w:r w:rsidR="002969BF">
        <w:rPr>
          <w:b/>
          <w:bCs/>
          <w:lang w:val="en-US"/>
        </w:rPr>
        <w:t xml:space="preserve"> </w:t>
      </w:r>
      <w:r>
        <w:rPr>
          <w:b/>
          <w:bCs/>
          <w:lang w:val="en-US"/>
        </w:rPr>
        <w:t>a</w:t>
      </w:r>
      <w:r w:rsidR="002969BF">
        <w:rPr>
          <w:b/>
          <w:bCs/>
          <w:lang w:val="en-US"/>
        </w:rPr>
        <w:t xml:space="preserve">. </w:t>
      </w:r>
      <w:r w:rsidR="002969BF">
        <w:rPr>
          <w:lang w:val="en-US"/>
        </w:rPr>
        <w:t xml:space="preserve">Follower relations </w:t>
      </w:r>
    </w:p>
    <w:p w14:paraId="1047E19F" w14:textId="77777777" w:rsidR="00DE5DD0" w:rsidRDefault="00DE5DD0" w:rsidP="0098613E">
      <w:pPr>
        <w:ind w:firstLine="0"/>
        <w:jc w:val="center"/>
        <w:rPr>
          <w:i/>
          <w:iCs/>
          <w:sz w:val="20"/>
          <w:szCs w:val="20"/>
          <w:lang w:val="en-US"/>
        </w:rPr>
      </w:pPr>
    </w:p>
    <w:p w14:paraId="4F5EFD44" w14:textId="284175D4" w:rsidR="002969BF" w:rsidRPr="002969BF" w:rsidRDefault="00686B72" w:rsidP="0098613E">
      <w:pPr>
        <w:ind w:firstLine="0"/>
        <w:jc w:val="center"/>
        <w:rPr>
          <w:sz w:val="20"/>
          <w:szCs w:val="20"/>
          <w:lang w:val="en-US"/>
        </w:rPr>
      </w:pPr>
      <w:r>
        <w:rPr>
          <w:noProof/>
        </w:rPr>
        <w:drawing>
          <wp:inline distT="0" distB="0" distL="0" distR="0" wp14:anchorId="72520939" wp14:editId="3FD170C6">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200" cy="1908000"/>
                    </a:xfrm>
                    <a:prstGeom prst="rect">
                      <a:avLst/>
                    </a:prstGeom>
                  </pic:spPr>
                </pic:pic>
              </a:graphicData>
            </a:graphic>
          </wp:inline>
        </w:drawing>
      </w:r>
    </w:p>
    <w:p w14:paraId="33DEB070" w14:textId="30A75A1E" w:rsidR="00686B72" w:rsidRDefault="0098613E" w:rsidP="0098613E">
      <w:pPr>
        <w:ind w:firstLine="0"/>
        <w:jc w:val="center"/>
        <w:rPr>
          <w:lang w:val="en-US"/>
        </w:rPr>
      </w:pPr>
      <w:r>
        <w:rPr>
          <w:b/>
          <w:bCs/>
          <w:lang w:val="en-US"/>
        </w:rPr>
        <w:t>Panel b</w:t>
      </w:r>
      <w:r w:rsidR="00686B72">
        <w:rPr>
          <w:b/>
          <w:bCs/>
          <w:lang w:val="en-US"/>
        </w:rPr>
        <w:t xml:space="preserve">. </w:t>
      </w:r>
      <w:r w:rsidR="00686B72">
        <w:rPr>
          <w:lang w:val="en-US"/>
        </w:rPr>
        <w:t>@-mention</w:t>
      </w:r>
      <w:r>
        <w:rPr>
          <w:lang w:val="en-US"/>
        </w:rPr>
        <w:t>s</w:t>
      </w:r>
    </w:p>
    <w:p w14:paraId="1F390412" w14:textId="77777777" w:rsidR="00DE5DD0" w:rsidRDefault="00DE5DD0" w:rsidP="0098613E">
      <w:pPr>
        <w:ind w:firstLine="0"/>
        <w:jc w:val="center"/>
        <w:rPr>
          <w:i/>
          <w:iCs/>
          <w:sz w:val="20"/>
          <w:szCs w:val="20"/>
          <w:lang w:val="en-US"/>
        </w:rPr>
      </w:pPr>
    </w:p>
    <w:p w14:paraId="5F96A158" w14:textId="19887634" w:rsidR="00686B72" w:rsidRPr="00686B72" w:rsidRDefault="007136A8" w:rsidP="00DE5DD0">
      <w:pPr>
        <w:ind w:firstLine="0"/>
        <w:jc w:val="center"/>
        <w:rPr>
          <w:sz w:val="20"/>
          <w:szCs w:val="20"/>
          <w:lang w:val="en-US"/>
        </w:rPr>
      </w:pPr>
      <w:r>
        <w:rPr>
          <w:noProof/>
        </w:rPr>
        <w:drawing>
          <wp:inline distT="0" distB="0" distL="0" distR="0" wp14:anchorId="232B7B50" wp14:editId="4287CD41">
            <wp:extent cx="3851910" cy="183668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6808" cy="1839024"/>
                    </a:xfrm>
                    <a:prstGeom prst="rect">
                      <a:avLst/>
                    </a:prstGeom>
                  </pic:spPr>
                </pic:pic>
              </a:graphicData>
            </a:graphic>
          </wp:inline>
        </w:drawing>
      </w:r>
    </w:p>
    <w:p w14:paraId="51826015" w14:textId="695DF1D7" w:rsidR="0098613E" w:rsidRDefault="0098613E" w:rsidP="0098613E">
      <w:pPr>
        <w:ind w:firstLine="0"/>
        <w:jc w:val="center"/>
        <w:rPr>
          <w:lang w:val="en-US"/>
        </w:rPr>
      </w:pPr>
      <w:r>
        <w:rPr>
          <w:b/>
          <w:bCs/>
          <w:lang w:val="en-US"/>
        </w:rPr>
        <w:t>Panel c</w:t>
      </w:r>
      <w:r w:rsidR="007136A8">
        <w:rPr>
          <w:b/>
          <w:bCs/>
          <w:lang w:val="en-US"/>
        </w:rPr>
        <w:t xml:space="preserve">. </w:t>
      </w:r>
      <w:r w:rsidR="007136A8">
        <w:rPr>
          <w:lang w:val="en-US"/>
        </w:rPr>
        <w:t>Retweet</w:t>
      </w:r>
      <w:r>
        <w:rPr>
          <w:lang w:val="en-US"/>
        </w:rPr>
        <w:t>s</w:t>
      </w:r>
    </w:p>
    <w:p w14:paraId="13A3F95A" w14:textId="51C25A7D" w:rsidR="0098613E" w:rsidRDefault="0098613E" w:rsidP="00DE5DD0">
      <w:pPr>
        <w:ind w:firstLine="0"/>
        <w:jc w:val="right"/>
        <w:rPr>
          <w:lang w:val="en-US"/>
        </w:rPr>
      </w:pPr>
      <w:r>
        <w:rPr>
          <w:noProof/>
        </w:rPr>
        <w:drawing>
          <wp:inline distT="0" distB="0" distL="0" distR="0" wp14:anchorId="28164B39" wp14:editId="7A508D10">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6425" cy="771525"/>
                    </a:xfrm>
                    <a:prstGeom prst="rect">
                      <a:avLst/>
                    </a:prstGeom>
                  </pic:spPr>
                </pic:pic>
              </a:graphicData>
            </a:graphic>
          </wp:inline>
        </w:drawing>
      </w:r>
    </w:p>
    <w:p w14:paraId="404F1085" w14:textId="181203D6" w:rsidR="007136A8" w:rsidRDefault="0098613E" w:rsidP="007136A8">
      <w:pPr>
        <w:ind w:firstLine="0"/>
        <w:jc w:val="both"/>
        <w:rPr>
          <w:lang w:val="en-US"/>
        </w:rPr>
      </w:pPr>
      <w:commentRangeStart w:id="4"/>
      <w:r w:rsidRPr="0098613E">
        <w:rPr>
          <w:b/>
          <w:bCs/>
          <w:lang w:val="en-US"/>
        </w:rPr>
        <w:t xml:space="preserve">Figure </w:t>
      </w:r>
      <w:commentRangeEnd w:id="4"/>
      <w:r w:rsidR="00A45EEA">
        <w:rPr>
          <w:rStyle w:val="Verwijzingopmerking"/>
        </w:rPr>
        <w:commentReference w:id="4"/>
      </w:r>
      <w:r w:rsidRPr="0098613E">
        <w:rPr>
          <w:b/>
          <w:bCs/>
          <w:lang w:val="en-US"/>
        </w:rPr>
        <w:t>1.</w:t>
      </w:r>
      <w:r>
        <w:rPr>
          <w:lang w:val="en-US"/>
        </w:rPr>
        <w:t xml:space="preserve"> Directed twitter </w:t>
      </w:r>
      <w:r w:rsidR="007136A8">
        <w:rPr>
          <w:lang w:val="en-US"/>
        </w:rPr>
        <w:t>relations between Dutch MPs (2017)</w:t>
      </w:r>
    </w:p>
    <w:p w14:paraId="34399F6D" w14:textId="77777777" w:rsidR="007136A8" w:rsidRDefault="007136A8" w:rsidP="007136A8">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553560BD" w14:textId="0629D81A" w:rsidR="007136A8" w:rsidRDefault="00686B72" w:rsidP="0098613E">
      <w:pPr>
        <w:spacing w:line="276" w:lineRule="auto"/>
        <w:ind w:firstLine="0"/>
        <w:jc w:val="center"/>
        <w:rPr>
          <w:b/>
          <w:lang w:val="en-US"/>
        </w:rPr>
      </w:pPr>
      <w:r>
        <w:rPr>
          <w:i/>
          <w:iCs/>
          <w:sz w:val="20"/>
          <w:szCs w:val="20"/>
          <w:lang w:val="en-US"/>
        </w:rPr>
        <w:br w:type="page"/>
      </w:r>
      <w:r w:rsidR="007136A8">
        <w:rPr>
          <w:noProof/>
        </w:rPr>
        <w:lastRenderedPageBreak/>
        <w:drawing>
          <wp:inline distT="0" distB="0" distL="0" distR="0" wp14:anchorId="20FBCAAA" wp14:editId="15B7CA04">
            <wp:extent cx="3942000" cy="1908000"/>
            <wp:effectExtent l="0" t="0" r="190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2000" cy="1908000"/>
                    </a:xfrm>
                    <a:prstGeom prst="rect">
                      <a:avLst/>
                    </a:prstGeom>
                  </pic:spPr>
                </pic:pic>
              </a:graphicData>
            </a:graphic>
          </wp:inline>
        </w:drawing>
      </w:r>
    </w:p>
    <w:p w14:paraId="5EBB16CF" w14:textId="12ED3740" w:rsidR="0098613E" w:rsidRDefault="0098613E" w:rsidP="0098613E">
      <w:pPr>
        <w:ind w:firstLine="0"/>
        <w:jc w:val="center"/>
        <w:rPr>
          <w:lang w:val="en-US"/>
        </w:rPr>
      </w:pPr>
      <w:r>
        <w:rPr>
          <w:b/>
          <w:bCs/>
          <w:lang w:val="en-US"/>
        </w:rPr>
        <w:t>Panel a</w:t>
      </w:r>
      <w:r w:rsidR="007136A8">
        <w:rPr>
          <w:b/>
          <w:bCs/>
          <w:lang w:val="en-US"/>
        </w:rPr>
        <w:t xml:space="preserve">. </w:t>
      </w:r>
      <w:r w:rsidRPr="0098613E">
        <w:rPr>
          <w:lang w:val="en-US"/>
        </w:rPr>
        <w:t>F</w:t>
      </w:r>
      <w:r w:rsidR="007136A8">
        <w:rPr>
          <w:lang w:val="en-US"/>
        </w:rPr>
        <w:t>ollower relations</w:t>
      </w:r>
    </w:p>
    <w:p w14:paraId="316D3E29" w14:textId="77777777" w:rsidR="00DE5DD0" w:rsidRDefault="00DE5DD0" w:rsidP="0098613E">
      <w:pPr>
        <w:ind w:firstLine="0"/>
        <w:jc w:val="center"/>
        <w:rPr>
          <w:lang w:val="en-US"/>
        </w:rPr>
      </w:pPr>
    </w:p>
    <w:p w14:paraId="4438F457" w14:textId="73796EE6" w:rsidR="002B07F2" w:rsidRDefault="002B07F2" w:rsidP="0098613E">
      <w:pPr>
        <w:ind w:firstLine="0"/>
        <w:jc w:val="center"/>
        <w:rPr>
          <w:b/>
          <w:lang w:val="en-US"/>
        </w:rPr>
      </w:pPr>
      <w:r>
        <w:rPr>
          <w:noProof/>
        </w:rPr>
        <w:drawing>
          <wp:inline distT="0" distB="0" distL="0" distR="0" wp14:anchorId="30763223" wp14:editId="46CDB586">
            <wp:extent cx="3877200" cy="19080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7200" cy="1908000"/>
                    </a:xfrm>
                    <a:prstGeom prst="rect">
                      <a:avLst/>
                    </a:prstGeom>
                  </pic:spPr>
                </pic:pic>
              </a:graphicData>
            </a:graphic>
          </wp:inline>
        </w:drawing>
      </w:r>
    </w:p>
    <w:p w14:paraId="79524F46" w14:textId="2E31AABA" w:rsidR="002B07F2" w:rsidRDefault="0098613E" w:rsidP="0098613E">
      <w:pPr>
        <w:ind w:firstLine="0"/>
        <w:jc w:val="center"/>
        <w:rPr>
          <w:lang w:val="en-US"/>
        </w:rPr>
      </w:pPr>
      <w:r>
        <w:rPr>
          <w:b/>
          <w:bCs/>
          <w:lang w:val="en-US"/>
        </w:rPr>
        <w:t xml:space="preserve">Panel b. </w:t>
      </w:r>
      <w:r w:rsidR="002B07F2">
        <w:rPr>
          <w:lang w:val="en-US"/>
        </w:rPr>
        <w:t>@-mention</w:t>
      </w:r>
      <w:r>
        <w:rPr>
          <w:lang w:val="en-US"/>
        </w:rPr>
        <w:t>s</w:t>
      </w:r>
    </w:p>
    <w:p w14:paraId="707DC4C1" w14:textId="6D649DD1" w:rsidR="002969BF" w:rsidRDefault="002969BF">
      <w:pPr>
        <w:spacing w:line="276" w:lineRule="auto"/>
        <w:ind w:firstLine="0"/>
        <w:rPr>
          <w:b/>
          <w:lang w:val="en-US"/>
        </w:rPr>
      </w:pPr>
    </w:p>
    <w:p w14:paraId="5FDEBAA2" w14:textId="77777777" w:rsidR="002B07F2" w:rsidRDefault="002B07F2" w:rsidP="0098613E">
      <w:pPr>
        <w:spacing w:line="276" w:lineRule="auto"/>
        <w:ind w:firstLine="0"/>
        <w:jc w:val="center"/>
        <w:rPr>
          <w:b/>
          <w:lang w:val="en-US"/>
        </w:rPr>
      </w:pPr>
      <w:r>
        <w:rPr>
          <w:noProof/>
        </w:rPr>
        <w:drawing>
          <wp:inline distT="0" distB="0" distL="0" distR="0" wp14:anchorId="5D8F79E5" wp14:editId="5CB9A6C0">
            <wp:extent cx="4096800" cy="19080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6800" cy="1908000"/>
                    </a:xfrm>
                    <a:prstGeom prst="rect">
                      <a:avLst/>
                    </a:prstGeom>
                  </pic:spPr>
                </pic:pic>
              </a:graphicData>
            </a:graphic>
          </wp:inline>
        </w:drawing>
      </w:r>
    </w:p>
    <w:p w14:paraId="245D7383" w14:textId="46F66F4E" w:rsidR="002B07F2" w:rsidRDefault="0098613E" w:rsidP="0098613E">
      <w:pPr>
        <w:ind w:firstLine="0"/>
        <w:jc w:val="center"/>
        <w:rPr>
          <w:lang w:val="en-US"/>
        </w:rPr>
      </w:pPr>
      <w:r>
        <w:rPr>
          <w:b/>
          <w:bCs/>
          <w:lang w:val="en-US"/>
        </w:rPr>
        <w:t>Panel c</w:t>
      </w:r>
      <w:r w:rsidR="002B07F2">
        <w:rPr>
          <w:b/>
          <w:bCs/>
          <w:lang w:val="en-US"/>
        </w:rPr>
        <w:t xml:space="preserve">. </w:t>
      </w:r>
      <w:r w:rsidRPr="0098613E">
        <w:rPr>
          <w:lang w:val="en-US"/>
        </w:rPr>
        <w:t>R</w:t>
      </w:r>
      <w:r w:rsidR="002B07F2">
        <w:rPr>
          <w:lang w:val="en-US"/>
        </w:rPr>
        <w:t>etweet</w:t>
      </w:r>
      <w:r>
        <w:rPr>
          <w:lang w:val="en-US"/>
        </w:rPr>
        <w:t>s</w:t>
      </w:r>
    </w:p>
    <w:p w14:paraId="00E9A87E" w14:textId="6E205B47" w:rsidR="0098613E" w:rsidRDefault="0098613E" w:rsidP="00DE5DD0">
      <w:pPr>
        <w:ind w:firstLine="0"/>
        <w:jc w:val="right"/>
        <w:rPr>
          <w:lang w:val="en-US"/>
        </w:rPr>
      </w:pPr>
      <w:r>
        <w:rPr>
          <w:noProof/>
        </w:rPr>
        <w:drawing>
          <wp:inline distT="0" distB="0" distL="0" distR="0" wp14:anchorId="6A5A9BCD" wp14:editId="31180A60">
            <wp:extent cx="1876425" cy="7715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6425" cy="771525"/>
                    </a:xfrm>
                    <a:prstGeom prst="rect">
                      <a:avLst/>
                    </a:prstGeom>
                  </pic:spPr>
                </pic:pic>
              </a:graphicData>
            </a:graphic>
          </wp:inline>
        </w:drawing>
      </w:r>
    </w:p>
    <w:p w14:paraId="7B60854C" w14:textId="07D49D5D" w:rsidR="0098613E" w:rsidRPr="00DE5DD0" w:rsidRDefault="0098613E" w:rsidP="002B07F2">
      <w:pPr>
        <w:ind w:firstLine="0"/>
        <w:jc w:val="both"/>
        <w:rPr>
          <w:b/>
          <w:bCs/>
          <w:lang w:val="en-US"/>
        </w:rPr>
      </w:pPr>
      <w:r w:rsidRPr="00DE5DD0">
        <w:rPr>
          <w:b/>
          <w:bCs/>
          <w:lang w:val="en-US"/>
        </w:rPr>
        <w:t xml:space="preserve">Figure 2. </w:t>
      </w:r>
      <w:r w:rsidRPr="00DE5DD0">
        <w:rPr>
          <w:lang w:val="en-US"/>
        </w:rPr>
        <w:t>Reciprocated twitter relations between Dutch MPs (2017)</w:t>
      </w:r>
    </w:p>
    <w:p w14:paraId="30253C23" w14:textId="4ABE2364" w:rsidR="002B07F2" w:rsidRDefault="002B07F2" w:rsidP="002B07F2">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764A50CE" w14:textId="387D82D6" w:rsidR="002B07F2" w:rsidRDefault="002B07F2">
      <w:pPr>
        <w:spacing w:line="276" w:lineRule="auto"/>
        <w:ind w:firstLine="0"/>
        <w:rPr>
          <w:b/>
          <w:lang w:val="en-US"/>
        </w:rPr>
      </w:pPr>
      <w:r>
        <w:rPr>
          <w:b/>
          <w:lang w:val="en-US"/>
        </w:rPr>
        <w:br w:type="page"/>
      </w:r>
    </w:p>
    <w:p w14:paraId="4A7D9BC3" w14:textId="77777777" w:rsidR="00F54381" w:rsidRDefault="00F54381" w:rsidP="008C201B">
      <w:pPr>
        <w:ind w:firstLine="0"/>
        <w:jc w:val="both"/>
        <w:rPr>
          <w:b/>
          <w:lang w:val="en-US"/>
        </w:rPr>
      </w:pPr>
    </w:p>
    <w:p w14:paraId="3A7D7A46" w14:textId="5F454C3F" w:rsidR="0076718F" w:rsidRPr="00333C70" w:rsidRDefault="00A47350" w:rsidP="008C201B">
      <w:pPr>
        <w:ind w:firstLine="0"/>
        <w:jc w:val="both"/>
        <w:rPr>
          <w:b/>
          <w:lang w:val="en-US"/>
        </w:rPr>
      </w:pPr>
      <w:r>
        <w:rPr>
          <w:b/>
          <w:lang w:val="en-US"/>
        </w:rPr>
        <w:t xml:space="preserve">4. </w:t>
      </w:r>
      <w:r w:rsidR="003F0BAF">
        <w:rPr>
          <w:b/>
          <w:lang w:val="en-US"/>
        </w:rPr>
        <w:t>R</w:t>
      </w:r>
      <w:r w:rsidR="0076718F" w:rsidRPr="00333C70">
        <w:rPr>
          <w:b/>
          <w:lang w:val="en-US"/>
        </w:rPr>
        <w:t>esults</w:t>
      </w:r>
    </w:p>
    <w:p w14:paraId="65309B6B" w14:textId="0F3677F6" w:rsidR="003F0BAF" w:rsidRPr="003F0BAF" w:rsidRDefault="003F0BAF" w:rsidP="008C201B">
      <w:pPr>
        <w:ind w:firstLine="0"/>
        <w:jc w:val="both"/>
        <w:rPr>
          <w:b/>
          <w:i/>
          <w:iCs/>
          <w:lang w:val="en-US"/>
        </w:rPr>
      </w:pPr>
      <w:r>
        <w:rPr>
          <w:b/>
          <w:i/>
          <w:iCs/>
          <w:lang w:val="en-US"/>
        </w:rPr>
        <w:t>Observed segregation</w:t>
      </w:r>
    </w:p>
    <w:p w14:paraId="6565709E" w14:textId="28963ED0" w:rsidR="00583601" w:rsidRDefault="00A80EFB" w:rsidP="008C201B">
      <w:pPr>
        <w:ind w:firstLine="0"/>
        <w:jc w:val="both"/>
        <w:rPr>
          <w:lang w:val="en-US"/>
        </w:rPr>
      </w:pPr>
      <w:r>
        <w:rPr>
          <w:bCs/>
          <w:lang w:val="en-US"/>
        </w:rPr>
        <w:t>The networks that existed in April 2017 among the Dutch MPs are summarized in Figure</w:t>
      </w:r>
      <w:r w:rsidR="00DE5DD0">
        <w:rPr>
          <w:bCs/>
          <w:lang w:val="en-US"/>
        </w:rPr>
        <w:t xml:space="preserve"> 1</w:t>
      </w:r>
      <w:r>
        <w:rPr>
          <w:bCs/>
          <w:lang w:val="en-US"/>
        </w:rPr>
        <w:t xml:space="preserve">. </w:t>
      </w:r>
      <w:r w:rsidR="00DE5DD0">
        <w:rPr>
          <w:bCs/>
          <w:lang w:val="en-US"/>
        </w:rPr>
        <w:t>The node positions reflect the actual seating positions within parliament</w:t>
      </w:r>
      <w:r w:rsidR="001A0F1F">
        <w:rPr>
          <w:bCs/>
          <w:lang w:val="en-US"/>
        </w:rPr>
        <w:t xml:space="preserve">, party colors match those used on </w:t>
      </w:r>
      <w:r w:rsidR="00F164C3">
        <w:rPr>
          <w:bCs/>
          <w:lang w:val="en-US"/>
        </w:rPr>
        <w:t xml:space="preserve">the </w:t>
      </w:r>
      <w:r w:rsidR="001A0F1F">
        <w:rPr>
          <w:bCs/>
          <w:lang w:val="en-US"/>
        </w:rPr>
        <w:t>official website of the house of representatives (</w:t>
      </w:r>
      <w:r w:rsidR="00F164C3">
        <w:rPr>
          <w:bCs/>
          <w:lang w:val="en-US"/>
        </w:rPr>
        <w:t>www.tweedekamer.nl)</w:t>
      </w:r>
      <w:r w:rsidR="00DE5DD0">
        <w:rPr>
          <w:bCs/>
          <w:lang w:val="en-US"/>
        </w:rPr>
        <w:t xml:space="preserve">. </w:t>
      </w:r>
      <w:r w:rsidR="001815B6">
        <w:rPr>
          <w:bCs/>
          <w:lang w:val="en-US"/>
        </w:rPr>
        <w:t xml:space="preserve">It becomes apparent immediately that the density </w:t>
      </w:r>
      <w:r w:rsidR="001815B6">
        <w:rPr>
          <w:lang w:val="en-US"/>
        </w:rPr>
        <w:t xml:space="preserve">– the number of observed ties divided by all possible ties – is much higher in the follower network </w:t>
      </w:r>
      <w:r w:rsidR="000E5814" w:rsidRPr="00B828B6">
        <w:rPr>
          <w:lang w:val="en-US"/>
        </w:rPr>
        <w:t>than</w:t>
      </w:r>
      <w:r w:rsidR="001815B6">
        <w:rPr>
          <w:lang w:val="en-US"/>
        </w:rPr>
        <w:t xml:space="preserve"> in the @</w:t>
      </w:r>
      <w:r w:rsidR="00C21E2E">
        <w:rPr>
          <w:lang w:val="en-US"/>
        </w:rPr>
        <w:t>-</w:t>
      </w:r>
      <w:r w:rsidR="001815B6">
        <w:rPr>
          <w:lang w:val="en-US"/>
        </w:rPr>
        <w:t>mention or retweet layer.</w:t>
      </w:r>
      <w:r w:rsidR="00C645A5">
        <w:rPr>
          <w:lang w:val="en-US"/>
        </w:rPr>
        <w:t xml:space="preserve"> This means that MPs are more likely to be connected as follower-</w:t>
      </w:r>
      <w:proofErr w:type="spellStart"/>
      <w:r w:rsidR="00C645A5">
        <w:rPr>
          <w:lang w:val="en-US"/>
        </w:rPr>
        <w:t>followee</w:t>
      </w:r>
      <w:proofErr w:type="spellEnd"/>
      <w:r w:rsidR="00C645A5">
        <w:rPr>
          <w:lang w:val="en-US"/>
        </w:rPr>
        <w:t xml:space="preserve"> than that they </w:t>
      </w:r>
      <w:r w:rsidR="00583601">
        <w:rPr>
          <w:lang w:val="en-US"/>
        </w:rPr>
        <w:t xml:space="preserve">regularly </w:t>
      </w:r>
      <w:r w:rsidR="00C645A5">
        <w:rPr>
          <w:lang w:val="en-US"/>
        </w:rPr>
        <w:t>retweet or @</w:t>
      </w:r>
      <w:r w:rsidR="00C21E2E">
        <w:rPr>
          <w:lang w:val="en-US"/>
        </w:rPr>
        <w:t>-</w:t>
      </w:r>
      <w:r w:rsidR="00C645A5">
        <w:rPr>
          <w:lang w:val="en-US"/>
        </w:rPr>
        <w:t xml:space="preserve">mention </w:t>
      </w:r>
      <w:r w:rsidR="00EC178B">
        <w:rPr>
          <w:lang w:val="en-US"/>
        </w:rPr>
        <w:t>each other</w:t>
      </w:r>
      <w:r w:rsidR="00583601">
        <w:rPr>
          <w:lang w:val="en-US"/>
        </w:rPr>
        <w:t>, which is logical given the architecture of the platform, with the following connections being permanent (unless actively broken)</w:t>
      </w:r>
      <w:r w:rsidR="00C645A5">
        <w:rPr>
          <w:lang w:val="en-US"/>
        </w:rPr>
        <w:t>.</w:t>
      </w:r>
      <w:r w:rsidR="001815B6">
        <w:rPr>
          <w:lang w:val="en-US"/>
        </w:rPr>
        <w:t xml:space="preserve"> </w:t>
      </w:r>
    </w:p>
    <w:p w14:paraId="6A7252DD" w14:textId="3EF1833F" w:rsidR="00DA22B4" w:rsidRPr="003F0BAF" w:rsidRDefault="00E61024" w:rsidP="00583601">
      <w:pPr>
        <w:ind w:firstLine="708"/>
        <w:jc w:val="both"/>
        <w:rPr>
          <w:bCs/>
          <w:lang w:val="en-US"/>
        </w:rPr>
      </w:pPr>
      <w:r>
        <w:rPr>
          <w:lang w:val="en-US"/>
        </w:rPr>
        <w:t>The nodes in the directed networks</w:t>
      </w:r>
      <w:r w:rsidR="00F30D36">
        <w:rPr>
          <w:lang w:val="en-US"/>
        </w:rPr>
        <w:t xml:space="preserve"> of Figure 1</w:t>
      </w:r>
      <w:r>
        <w:rPr>
          <w:lang w:val="en-US"/>
        </w:rPr>
        <w:t xml:space="preserve"> are proportional to their outdegree</w:t>
      </w:r>
      <w:r w:rsidR="00C645A5">
        <w:rPr>
          <w:lang w:val="en-US"/>
        </w:rPr>
        <w:t xml:space="preserve"> (the number of other MPs they follow, retweet or @</w:t>
      </w:r>
      <w:r w:rsidR="00C21E2E">
        <w:rPr>
          <w:lang w:val="en-US"/>
        </w:rPr>
        <w:t>-</w:t>
      </w:r>
      <w:r w:rsidR="00C645A5">
        <w:rPr>
          <w:lang w:val="en-US"/>
        </w:rPr>
        <w:t>mention).</w:t>
      </w:r>
      <w:r>
        <w:rPr>
          <w:lang w:val="en-US"/>
        </w:rPr>
        <w:t xml:space="preserve"> </w:t>
      </w:r>
      <w:r w:rsidR="00C645A5">
        <w:rPr>
          <w:lang w:val="en-US"/>
        </w:rPr>
        <w:t>I</w:t>
      </w:r>
      <w:r>
        <w:rPr>
          <w:lang w:val="en-US"/>
        </w:rPr>
        <w:t>n each layer of the Twitter network</w:t>
      </w:r>
      <w:r w:rsidR="000E5814">
        <w:rPr>
          <w:lang w:val="en-US"/>
        </w:rPr>
        <w:t>,</w:t>
      </w:r>
      <w:r w:rsidR="00F30D36">
        <w:rPr>
          <w:lang w:val="en-US"/>
        </w:rPr>
        <w:t xml:space="preserve"> </w:t>
      </w:r>
      <w:r>
        <w:rPr>
          <w:lang w:val="en-US"/>
        </w:rPr>
        <w:t>we observe quite some variation</w:t>
      </w:r>
      <w:r w:rsidR="004B7D20">
        <w:rPr>
          <w:lang w:val="en-US"/>
        </w:rPr>
        <w:t xml:space="preserve"> across MPs</w:t>
      </w:r>
      <w:r>
        <w:rPr>
          <w:lang w:val="en-US"/>
        </w:rPr>
        <w:t xml:space="preserve"> in outdegree </w:t>
      </w:r>
      <w:r w:rsidR="00F30D36">
        <w:rPr>
          <w:lang w:val="en-US"/>
        </w:rPr>
        <w:t>t</w:t>
      </w:r>
      <w:r>
        <w:rPr>
          <w:lang w:val="en-US"/>
        </w:rPr>
        <w:t xml:space="preserve">o which we already alluded to in the introduction. </w:t>
      </w:r>
      <w:r w:rsidR="00583601">
        <w:rPr>
          <w:lang w:val="en-US"/>
        </w:rPr>
        <w:t>However, the figure also shows that it are</w:t>
      </w:r>
      <w:r w:rsidR="00F4209E">
        <w:rPr>
          <w:lang w:val="en-US"/>
        </w:rPr>
        <w:t xml:space="preserve"> not necessarily the same MPs who have a relative high outdegree in each network layer. For example, </w:t>
      </w:r>
      <w:r w:rsidR="004C36D6">
        <w:rPr>
          <w:lang w:val="en-US"/>
        </w:rPr>
        <w:t xml:space="preserve">Pieter </w:t>
      </w:r>
      <w:proofErr w:type="spellStart"/>
      <w:r w:rsidR="004C36D6">
        <w:rPr>
          <w:lang w:val="en-US"/>
        </w:rPr>
        <w:t>Heerma</w:t>
      </w:r>
      <w:proofErr w:type="spellEnd"/>
      <w:r w:rsidR="00C645A5">
        <w:rPr>
          <w:lang w:val="en-US"/>
        </w:rPr>
        <w:t xml:space="preserve"> (Christian Democrats)</w:t>
      </w:r>
      <w:r w:rsidR="00F4209E">
        <w:rPr>
          <w:lang w:val="en-US"/>
        </w:rPr>
        <w:t xml:space="preserve"> follows most other MPs</w:t>
      </w:r>
      <w:r w:rsidR="004C36D6">
        <w:rPr>
          <w:lang w:val="en-US"/>
        </w:rPr>
        <w:t xml:space="preserve">, Peter </w:t>
      </w:r>
      <w:proofErr w:type="spellStart"/>
      <w:r w:rsidR="004C36D6">
        <w:rPr>
          <w:lang w:val="en-US"/>
        </w:rPr>
        <w:t>Kwint</w:t>
      </w:r>
      <w:proofErr w:type="spellEnd"/>
      <w:r w:rsidR="00F30D36">
        <w:rPr>
          <w:lang w:val="en-US"/>
        </w:rPr>
        <w:t>,</w:t>
      </w:r>
      <w:r w:rsidR="004C36D6">
        <w:rPr>
          <w:lang w:val="en-US"/>
        </w:rPr>
        <w:t xml:space="preserve"> </w:t>
      </w:r>
      <w:r w:rsidR="00C645A5">
        <w:rPr>
          <w:lang w:val="en-US"/>
        </w:rPr>
        <w:t>(Socialist</w:t>
      </w:r>
      <w:r w:rsidR="00583601">
        <w:rPr>
          <w:lang w:val="en-US"/>
        </w:rPr>
        <w:t>s</w:t>
      </w:r>
      <w:r w:rsidR="00C645A5">
        <w:rPr>
          <w:lang w:val="en-US"/>
        </w:rPr>
        <w:t>)</w:t>
      </w:r>
      <w:r w:rsidR="00F4209E">
        <w:rPr>
          <w:lang w:val="en-US"/>
        </w:rPr>
        <w:t xml:space="preserve"> </w:t>
      </w:r>
      <w:r w:rsidR="004C36D6">
        <w:rPr>
          <w:lang w:val="en-US"/>
        </w:rPr>
        <w:t>@</w:t>
      </w:r>
      <w:r w:rsidR="00F4209E">
        <w:rPr>
          <w:lang w:val="en-US"/>
        </w:rPr>
        <w:t>mentions most other MPs</w:t>
      </w:r>
      <w:r w:rsidR="00C645A5">
        <w:rPr>
          <w:lang w:val="en-US"/>
        </w:rPr>
        <w:t>,</w:t>
      </w:r>
      <w:r w:rsidR="004C36D6">
        <w:rPr>
          <w:lang w:val="en-US"/>
        </w:rPr>
        <w:t xml:space="preserve"> and </w:t>
      </w:r>
      <w:r w:rsidR="004C36D6" w:rsidRPr="004C36D6">
        <w:rPr>
          <w:lang w:val="en-US"/>
        </w:rPr>
        <w:t xml:space="preserve">Dilan </w:t>
      </w:r>
      <w:proofErr w:type="spellStart"/>
      <w:r w:rsidR="004C36D6" w:rsidRPr="004C36D6">
        <w:rPr>
          <w:lang w:val="en-US"/>
        </w:rPr>
        <w:t>Yesilgöz-Zegerius</w:t>
      </w:r>
      <w:proofErr w:type="spellEnd"/>
      <w:r w:rsidR="00C645A5">
        <w:rPr>
          <w:lang w:val="en-US"/>
        </w:rPr>
        <w:t xml:space="preserve"> (Conservative Liberals)</w:t>
      </w:r>
      <w:r w:rsidR="004C36D6">
        <w:rPr>
          <w:lang w:val="en-US"/>
        </w:rPr>
        <w:t xml:space="preserve"> retweets other MPs</w:t>
      </w:r>
      <w:r w:rsidR="00C645A5">
        <w:rPr>
          <w:lang w:val="en-US"/>
        </w:rPr>
        <w:t>’ posts most</w:t>
      </w:r>
      <w:r w:rsidR="00F4209E">
        <w:rPr>
          <w:lang w:val="en-US"/>
        </w:rPr>
        <w:t xml:space="preserve">. </w:t>
      </w:r>
      <w:r w:rsidR="00333C70">
        <w:rPr>
          <w:lang w:val="en-US"/>
        </w:rPr>
        <w:t>That MPs hold different network positions in each layer</w:t>
      </w:r>
      <w:r w:rsidR="00583601">
        <w:rPr>
          <w:lang w:val="en-US"/>
        </w:rPr>
        <w:t>, is not just based on anecdotal or visual evidence, it</w:t>
      </w:r>
      <w:r w:rsidR="00333C70">
        <w:rPr>
          <w:lang w:val="en-US"/>
        </w:rPr>
        <w:t xml:space="preserve"> is also evidenced by the </w:t>
      </w:r>
      <w:r w:rsidR="00CD6F0D">
        <w:rPr>
          <w:lang w:val="en-US"/>
        </w:rPr>
        <w:t>modest</w:t>
      </w:r>
      <w:r w:rsidR="00333C70">
        <w:rPr>
          <w:lang w:val="en-US"/>
        </w:rPr>
        <w:t xml:space="preserve"> </w:t>
      </w:r>
      <w:r w:rsidR="00DA22B4">
        <w:rPr>
          <w:lang w:val="en-US"/>
        </w:rPr>
        <w:t xml:space="preserve">Spearman’s </w:t>
      </w:r>
      <w:r w:rsidR="00907CF8">
        <w:rPr>
          <w:lang w:val="en-US"/>
        </w:rPr>
        <w:t>rank order</w:t>
      </w:r>
      <w:r w:rsidR="004C36D6">
        <w:rPr>
          <w:lang w:val="en-US"/>
        </w:rPr>
        <w:t xml:space="preserve"> correlation between </w:t>
      </w:r>
      <w:r w:rsidR="00DA22B4">
        <w:rPr>
          <w:lang w:val="en-US"/>
        </w:rPr>
        <w:t xml:space="preserve">follower </w:t>
      </w:r>
      <w:r w:rsidR="004C36D6">
        <w:rPr>
          <w:lang w:val="en-US"/>
        </w:rPr>
        <w:t xml:space="preserve">outdegree </w:t>
      </w:r>
      <w:r w:rsidR="00DA22B4">
        <w:rPr>
          <w:lang w:val="en-US"/>
        </w:rPr>
        <w:t>and @</w:t>
      </w:r>
      <w:r w:rsidR="00C21E2E">
        <w:rPr>
          <w:lang w:val="en-US"/>
        </w:rPr>
        <w:t>-</w:t>
      </w:r>
      <w:r w:rsidR="00DA22B4">
        <w:rPr>
          <w:lang w:val="en-US"/>
        </w:rPr>
        <w:t xml:space="preserve">mention outdegree </w:t>
      </w:r>
      <w:r w:rsidR="00333C70">
        <w:rPr>
          <w:lang w:val="en-US"/>
        </w:rPr>
        <w:t>(</w:t>
      </w:r>
      <w:r w:rsidR="00DA22B4">
        <w:rPr>
          <w:lang w:val="en-US"/>
        </w:rPr>
        <w:t>.39</w:t>
      </w:r>
      <w:r w:rsidR="00333C70">
        <w:rPr>
          <w:lang w:val="en-US"/>
        </w:rPr>
        <w:t>)</w:t>
      </w:r>
      <w:r w:rsidR="00DA22B4">
        <w:rPr>
          <w:lang w:val="en-US"/>
        </w:rPr>
        <w:t xml:space="preserve"> and between the </w:t>
      </w:r>
      <w:r w:rsidR="00333C70">
        <w:rPr>
          <w:lang w:val="en-US"/>
        </w:rPr>
        <w:t>@</w:t>
      </w:r>
      <w:r w:rsidR="00C21E2E">
        <w:rPr>
          <w:lang w:val="en-US"/>
        </w:rPr>
        <w:t>-</w:t>
      </w:r>
      <w:r w:rsidR="00333C70">
        <w:rPr>
          <w:lang w:val="en-US"/>
        </w:rPr>
        <w:t xml:space="preserve">mention </w:t>
      </w:r>
      <w:r w:rsidR="00DA22B4">
        <w:rPr>
          <w:lang w:val="en-US"/>
        </w:rPr>
        <w:t>outdegree and retweet</w:t>
      </w:r>
      <w:r w:rsidR="00333C70">
        <w:rPr>
          <w:lang w:val="en-US"/>
        </w:rPr>
        <w:t xml:space="preserve"> outdegree</w:t>
      </w:r>
      <w:r w:rsidR="00DA22B4">
        <w:rPr>
          <w:lang w:val="en-US"/>
        </w:rPr>
        <w:t xml:space="preserve"> </w:t>
      </w:r>
      <w:r w:rsidR="00333C70">
        <w:rPr>
          <w:lang w:val="en-US"/>
        </w:rPr>
        <w:t>(</w:t>
      </w:r>
      <w:r w:rsidR="00DA22B4">
        <w:rPr>
          <w:lang w:val="en-US"/>
        </w:rPr>
        <w:t>.53</w:t>
      </w:r>
      <w:r w:rsidR="00333C70">
        <w:rPr>
          <w:lang w:val="en-US"/>
        </w:rPr>
        <w:t>)</w:t>
      </w:r>
      <w:r w:rsidR="00DA22B4">
        <w:rPr>
          <w:lang w:val="en-US"/>
        </w:rPr>
        <w:t xml:space="preserve">. </w:t>
      </w:r>
      <w:r w:rsidR="00496719">
        <w:rPr>
          <w:lang w:val="en-US"/>
        </w:rPr>
        <w:t>These observations under</w:t>
      </w:r>
      <w:r w:rsidR="00CD6F0D">
        <w:rPr>
          <w:lang w:val="en-US"/>
        </w:rPr>
        <w:t>score</w:t>
      </w:r>
      <w:r w:rsidR="00496719">
        <w:rPr>
          <w:lang w:val="en-US"/>
        </w:rPr>
        <w:t xml:space="preserve"> the importance to investigate the degree of segregation and underlying mechanism in the three network layers</w:t>
      </w:r>
      <w:r w:rsidR="00CD6F0D">
        <w:rPr>
          <w:lang w:val="en-US"/>
        </w:rPr>
        <w:t xml:space="preserve"> separately but interdependently</w:t>
      </w:r>
      <w:r w:rsidR="00496719">
        <w:rPr>
          <w:lang w:val="en-US"/>
        </w:rPr>
        <w:t xml:space="preserve">. </w:t>
      </w:r>
    </w:p>
    <w:p w14:paraId="74A23747" w14:textId="04DC393F" w:rsidR="00934140" w:rsidRPr="00333C70" w:rsidRDefault="00DA22B4" w:rsidP="00333C70">
      <w:pPr>
        <w:ind w:firstLine="0"/>
        <w:jc w:val="both"/>
        <w:rPr>
          <w:strike/>
          <w:lang w:val="en-US"/>
        </w:rPr>
      </w:pPr>
      <w:r>
        <w:rPr>
          <w:lang w:val="en-US"/>
        </w:rPr>
        <w:tab/>
      </w:r>
      <w:r w:rsidR="0096542B">
        <w:rPr>
          <w:lang w:val="en-US"/>
        </w:rPr>
        <w:t xml:space="preserve">While </w:t>
      </w:r>
      <w:r w:rsidR="0076718F">
        <w:rPr>
          <w:lang w:val="en-US"/>
        </w:rPr>
        <w:t>Figure 1</w:t>
      </w:r>
      <w:r w:rsidR="0096542B">
        <w:rPr>
          <w:lang w:val="en-US"/>
        </w:rPr>
        <w:t xml:space="preserve"> provide</w:t>
      </w:r>
      <w:r w:rsidR="00DE5DD0">
        <w:rPr>
          <w:lang w:val="en-US"/>
        </w:rPr>
        <w:t>s</w:t>
      </w:r>
      <w:r w:rsidR="0096542B">
        <w:rPr>
          <w:lang w:val="en-US"/>
        </w:rPr>
        <w:t xml:space="preserve"> insight in the layers of the Twitter network, they do not (easily) show whether</w:t>
      </w:r>
      <w:r>
        <w:rPr>
          <w:lang w:val="en-US"/>
        </w:rPr>
        <w:t xml:space="preserve"> twitter </w:t>
      </w:r>
      <w:r w:rsidR="004B7D20">
        <w:rPr>
          <w:lang w:val="en-US"/>
        </w:rPr>
        <w:t>division</w:t>
      </w:r>
      <w:r>
        <w:rPr>
          <w:lang w:val="en-US"/>
        </w:rPr>
        <w:t xml:space="preserve"> lines</w:t>
      </w:r>
      <w:r w:rsidR="004B7D20">
        <w:rPr>
          <w:lang w:val="en-US"/>
        </w:rPr>
        <w:t xml:space="preserve"> run across the different political parties</w:t>
      </w:r>
      <w:r w:rsidR="0076718F">
        <w:rPr>
          <w:lang w:val="en-US"/>
        </w:rPr>
        <w:t xml:space="preserve"> in the House of Parliament. </w:t>
      </w:r>
      <w:r>
        <w:rPr>
          <w:lang w:val="en-US"/>
        </w:rPr>
        <w:t xml:space="preserve">The graphical summary of reciprocated relations in the Twittersphere of MPs </w:t>
      </w:r>
      <w:r w:rsidR="00DE5DD0">
        <w:rPr>
          <w:lang w:val="en-US"/>
        </w:rPr>
        <w:t xml:space="preserve">in </w:t>
      </w:r>
      <w:r>
        <w:rPr>
          <w:lang w:val="en-US"/>
        </w:rPr>
        <w:t xml:space="preserve">Figure </w:t>
      </w:r>
      <w:r w:rsidR="00DE5DD0">
        <w:rPr>
          <w:lang w:val="en-US"/>
        </w:rPr>
        <w:t>2</w:t>
      </w:r>
      <w:r>
        <w:rPr>
          <w:lang w:val="en-US"/>
        </w:rPr>
        <w:t xml:space="preserve"> </w:t>
      </w:r>
      <w:r w:rsidR="00376808">
        <w:rPr>
          <w:lang w:val="en-US"/>
        </w:rPr>
        <w:t>proves</w:t>
      </w:r>
      <w:r>
        <w:rPr>
          <w:lang w:val="en-US"/>
        </w:rPr>
        <w:t xml:space="preserve"> more informative</w:t>
      </w:r>
      <w:r w:rsidR="0076718F">
        <w:rPr>
          <w:lang w:val="en-US"/>
        </w:rPr>
        <w:t xml:space="preserve"> in that respect</w:t>
      </w:r>
      <w:r w:rsidR="000C1B49">
        <w:rPr>
          <w:lang w:val="en-US"/>
        </w:rPr>
        <w:t xml:space="preserve">; the reciprocated intra-party relations become more prominent relative to inter-party relations. </w:t>
      </w:r>
      <w:r>
        <w:rPr>
          <w:lang w:val="en-US"/>
        </w:rPr>
        <w:t xml:space="preserve">It </w:t>
      </w:r>
      <w:r w:rsidR="000C1B49">
        <w:rPr>
          <w:lang w:val="en-US"/>
        </w:rPr>
        <w:t xml:space="preserve">also </w:t>
      </w:r>
      <w:r>
        <w:rPr>
          <w:lang w:val="en-US"/>
        </w:rPr>
        <w:t>seems that, as expected, especially (reciprocated) @</w:t>
      </w:r>
      <w:r w:rsidR="00C21E2E">
        <w:rPr>
          <w:lang w:val="en-US"/>
        </w:rPr>
        <w:t>-</w:t>
      </w:r>
      <w:r>
        <w:rPr>
          <w:lang w:val="en-US"/>
        </w:rPr>
        <w:t xml:space="preserve">mention relations </w:t>
      </w:r>
      <w:r w:rsidR="0024387B">
        <w:rPr>
          <w:lang w:val="en-US"/>
        </w:rPr>
        <w:t>go a</w:t>
      </w:r>
      <w:r>
        <w:rPr>
          <w:lang w:val="en-US"/>
        </w:rPr>
        <w:t>cross party boundaries</w:t>
      </w:r>
      <w:r w:rsidR="001856CB">
        <w:rPr>
          <w:lang w:val="en-US"/>
        </w:rPr>
        <w:t>, while</w:t>
      </w:r>
      <w:r w:rsidR="0024387B">
        <w:rPr>
          <w:lang w:val="en-US"/>
        </w:rPr>
        <w:t xml:space="preserve"> </w:t>
      </w:r>
      <w:r w:rsidR="00DE5DD0">
        <w:rPr>
          <w:lang w:val="en-US"/>
        </w:rPr>
        <w:t>(</w:t>
      </w:r>
      <w:r>
        <w:rPr>
          <w:lang w:val="en-US"/>
        </w:rPr>
        <w:t>reciprocated</w:t>
      </w:r>
      <w:r w:rsidR="00DE5DD0">
        <w:rPr>
          <w:lang w:val="en-US"/>
        </w:rPr>
        <w:t>)</w:t>
      </w:r>
      <w:r>
        <w:rPr>
          <w:lang w:val="en-US"/>
        </w:rPr>
        <w:t xml:space="preserve"> retweet relations </w:t>
      </w:r>
      <w:r w:rsidR="0076718F">
        <w:rPr>
          <w:lang w:val="en-US"/>
        </w:rPr>
        <w:t xml:space="preserve">predominantly exist between MPs of the same party. </w:t>
      </w:r>
    </w:p>
    <w:p w14:paraId="483DE6BE" w14:textId="2EA1F83E" w:rsidR="00D75A47" w:rsidRDefault="00D75A47">
      <w:pPr>
        <w:spacing w:line="276" w:lineRule="auto"/>
        <w:ind w:firstLine="0"/>
        <w:rPr>
          <w:lang w:val="en-US"/>
        </w:rPr>
      </w:pPr>
      <w:r>
        <w:rPr>
          <w:lang w:val="en-US"/>
        </w:rPr>
        <w:br w:type="page"/>
      </w:r>
    </w:p>
    <w:p w14:paraId="50C83D09" w14:textId="77777777" w:rsidR="00D75A47" w:rsidRDefault="00D75A47">
      <w:pPr>
        <w:spacing w:line="276" w:lineRule="auto"/>
        <w:ind w:firstLine="0"/>
        <w:rPr>
          <w:lang w:val="en-US"/>
        </w:rPr>
        <w:sectPr w:rsidR="00D75A47" w:rsidSect="00D4637C">
          <w:pgSz w:w="11906" w:h="16838"/>
          <w:pgMar w:top="1417" w:right="1417" w:bottom="1134" w:left="1417" w:header="708" w:footer="708"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75A47" w:rsidRPr="003166C0" w14:paraId="4553089B" w14:textId="77777777" w:rsidTr="00D75A47">
        <w:trPr>
          <w:trHeight w:val="300"/>
        </w:trPr>
        <w:tc>
          <w:tcPr>
            <w:tcW w:w="14399" w:type="dxa"/>
            <w:gridSpan w:val="10"/>
            <w:tcBorders>
              <w:top w:val="nil"/>
              <w:left w:val="nil"/>
              <w:bottom w:val="single" w:sz="4" w:space="0" w:color="auto"/>
              <w:right w:val="nil"/>
            </w:tcBorders>
            <w:shd w:val="clear" w:color="auto" w:fill="auto"/>
            <w:noWrap/>
            <w:vAlign w:val="center"/>
            <w:hideMark/>
          </w:tcPr>
          <w:p w14:paraId="453CB75B" w14:textId="569F03CC" w:rsidR="00D75A47" w:rsidRPr="00D75A47" w:rsidRDefault="00D75A47" w:rsidP="00D75A47">
            <w:pPr>
              <w:spacing w:line="240" w:lineRule="auto"/>
              <w:ind w:firstLine="0"/>
              <w:rPr>
                <w:rFonts w:eastAsia="Times New Roman" w:cstheme="minorHAnsi"/>
                <w:color w:val="000000"/>
                <w:lang w:val="en-GB"/>
              </w:rPr>
            </w:pPr>
            <w:commentRangeStart w:id="5"/>
            <w:r w:rsidRPr="00CE336F">
              <w:rPr>
                <w:rFonts w:eastAsia="Times New Roman" w:cstheme="minorHAnsi"/>
                <w:b/>
                <w:bCs/>
                <w:color w:val="000000"/>
                <w:lang w:val="en-US"/>
              </w:rPr>
              <w:lastRenderedPageBreak/>
              <w:t xml:space="preserve">Table </w:t>
            </w:r>
            <w:commentRangeEnd w:id="5"/>
            <w:r w:rsidR="001856CB">
              <w:rPr>
                <w:rStyle w:val="Verwijzingopmerking"/>
              </w:rPr>
              <w:commentReference w:id="5"/>
            </w:r>
            <w:r w:rsidRPr="00CE336F">
              <w:rPr>
                <w:rFonts w:eastAsia="Times New Roman" w:cstheme="minorHAnsi"/>
                <w:b/>
                <w:bCs/>
                <w:color w:val="000000"/>
                <w:lang w:val="en-US"/>
              </w:rPr>
              <w:t>1.</w:t>
            </w:r>
            <w:r w:rsidRPr="00CE336F">
              <w:rPr>
                <w:rFonts w:eastAsia="Times New Roman" w:cstheme="minorHAnsi"/>
                <w:color w:val="000000"/>
                <w:lang w:val="en-US"/>
              </w:rPr>
              <w:t xml:space="preserve">  </w:t>
            </w:r>
            <w:r>
              <w:rPr>
                <w:rFonts w:eastAsia="Times New Roman" w:cstheme="minorHAnsi"/>
                <w:color w:val="000000"/>
                <w:lang w:val="en-GB"/>
              </w:rPr>
              <w:t>Inter- and intra-group densities within the three Twitter layers among Dutch MPs (2017)</w:t>
            </w:r>
          </w:p>
        </w:tc>
      </w:tr>
      <w:tr w:rsidR="00D75A47" w:rsidRPr="00D75A47" w14:paraId="67B91E63" w14:textId="77777777" w:rsidTr="00F164C3">
        <w:trPr>
          <w:trHeight w:val="570"/>
        </w:trPr>
        <w:tc>
          <w:tcPr>
            <w:tcW w:w="3280" w:type="dxa"/>
            <w:tcBorders>
              <w:top w:val="nil"/>
              <w:left w:val="nil"/>
              <w:bottom w:val="nil"/>
              <w:right w:val="nil"/>
            </w:tcBorders>
            <w:shd w:val="clear" w:color="auto" w:fill="auto"/>
            <w:vAlign w:val="center"/>
            <w:hideMark/>
          </w:tcPr>
          <w:p w14:paraId="1D7E0764" w14:textId="77777777" w:rsidR="00D75A47" w:rsidRPr="00CE336F" w:rsidRDefault="00D75A47" w:rsidP="00D75A47">
            <w:pPr>
              <w:spacing w:line="240" w:lineRule="auto"/>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06EE3C15" w14:textId="77777777" w:rsidR="00D75A47" w:rsidRPr="00D75A47" w:rsidRDefault="00D75A47" w:rsidP="00D75A47">
            <w:pPr>
              <w:spacing w:line="240" w:lineRule="auto"/>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t1</w:t>
            </w:r>
          </w:p>
        </w:tc>
        <w:tc>
          <w:tcPr>
            <w:tcW w:w="1280" w:type="dxa"/>
            <w:tcBorders>
              <w:top w:val="nil"/>
              <w:left w:val="nil"/>
              <w:bottom w:val="nil"/>
              <w:right w:val="nil"/>
            </w:tcBorders>
            <w:shd w:val="clear" w:color="auto" w:fill="auto"/>
            <w:vAlign w:val="center"/>
            <w:hideMark/>
          </w:tcPr>
          <w:p w14:paraId="7C83A04E"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following t2</w:t>
            </w:r>
          </w:p>
        </w:tc>
        <w:tc>
          <w:tcPr>
            <w:tcW w:w="1086" w:type="dxa"/>
            <w:tcBorders>
              <w:top w:val="nil"/>
              <w:left w:val="nil"/>
              <w:bottom w:val="nil"/>
              <w:right w:val="nil"/>
            </w:tcBorders>
            <w:shd w:val="clear" w:color="auto" w:fill="auto"/>
            <w:vAlign w:val="center"/>
            <w:hideMark/>
          </w:tcPr>
          <w:p w14:paraId="60A9D6C1"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following t3</w:t>
            </w:r>
          </w:p>
        </w:tc>
        <w:tc>
          <w:tcPr>
            <w:tcW w:w="1418" w:type="dxa"/>
            <w:tcBorders>
              <w:top w:val="nil"/>
              <w:left w:val="nil"/>
              <w:bottom w:val="nil"/>
              <w:right w:val="nil"/>
            </w:tcBorders>
            <w:shd w:val="clear" w:color="auto" w:fill="auto"/>
            <w:vAlign w:val="center"/>
            <w:hideMark/>
          </w:tcPr>
          <w:p w14:paraId="6EA0A538" w14:textId="7548EC71" w:rsidR="00D75A47" w:rsidRPr="00D75A47" w:rsidRDefault="00D75A47" w:rsidP="00D75A47">
            <w:pPr>
              <w:spacing w:line="240" w:lineRule="auto"/>
              <w:ind w:firstLine="0"/>
              <w:jc w:val="center"/>
              <w:rPr>
                <w:rFonts w:eastAsia="Times New Roman" w:cstheme="minorHAnsi"/>
                <w:b/>
                <w:bCs/>
                <w:color w:val="000000"/>
              </w:rPr>
            </w:pPr>
            <w:r>
              <w:rPr>
                <w:rFonts w:eastAsia="Times New Roman" w:cstheme="minorHAnsi"/>
                <w:b/>
                <w:bCs/>
                <w:color w:val="000000"/>
                <w:lang w:val="en-GB"/>
              </w:rPr>
              <w:t>@-</w:t>
            </w:r>
            <w:r w:rsidRPr="00D75A47">
              <w:rPr>
                <w:rFonts w:eastAsia="Times New Roman" w:cstheme="minorHAnsi"/>
                <w:b/>
                <w:bCs/>
                <w:color w:val="000000"/>
              </w:rPr>
              <w:t>mentions t1</w:t>
            </w:r>
          </w:p>
        </w:tc>
        <w:tc>
          <w:tcPr>
            <w:tcW w:w="1380" w:type="dxa"/>
            <w:tcBorders>
              <w:top w:val="nil"/>
              <w:left w:val="nil"/>
              <w:bottom w:val="nil"/>
              <w:right w:val="nil"/>
            </w:tcBorders>
            <w:shd w:val="clear" w:color="auto" w:fill="auto"/>
            <w:vAlign w:val="center"/>
            <w:hideMark/>
          </w:tcPr>
          <w:p w14:paraId="23EF3FE5" w14:textId="2369AD72" w:rsidR="00D75A47" w:rsidRPr="00D75A47" w:rsidRDefault="00D75A47" w:rsidP="00D75A47">
            <w:pPr>
              <w:spacing w:line="240" w:lineRule="auto"/>
              <w:ind w:firstLine="0"/>
              <w:jc w:val="center"/>
              <w:rPr>
                <w:rFonts w:eastAsia="Times New Roman" w:cstheme="minorHAnsi"/>
                <w:b/>
                <w:bCs/>
                <w:color w:val="000000"/>
                <w:lang w:val="en-GB"/>
              </w:rPr>
            </w:pPr>
            <w:r>
              <w:rPr>
                <w:rFonts w:eastAsia="Times New Roman" w:cstheme="minorHAnsi"/>
                <w:b/>
                <w:bCs/>
                <w:color w:val="000000"/>
                <w:lang w:val="en-GB"/>
              </w:rPr>
              <w:t>@-</w:t>
            </w:r>
            <w:r w:rsidRPr="00D75A47">
              <w:rPr>
                <w:rFonts w:eastAsia="Times New Roman" w:cstheme="minorHAnsi"/>
                <w:b/>
                <w:bCs/>
                <w:color w:val="000000"/>
              </w:rPr>
              <w:t>mentions t</w:t>
            </w:r>
            <w:r>
              <w:rPr>
                <w:rFonts w:eastAsia="Times New Roman" w:cstheme="minorHAnsi"/>
                <w:b/>
                <w:bCs/>
                <w:color w:val="000000"/>
                <w:lang w:val="en-GB"/>
              </w:rPr>
              <w:t>2</w:t>
            </w:r>
          </w:p>
        </w:tc>
        <w:tc>
          <w:tcPr>
            <w:tcW w:w="1455" w:type="dxa"/>
            <w:tcBorders>
              <w:top w:val="nil"/>
              <w:left w:val="nil"/>
              <w:bottom w:val="nil"/>
              <w:right w:val="nil"/>
            </w:tcBorders>
            <w:shd w:val="clear" w:color="auto" w:fill="auto"/>
            <w:vAlign w:val="center"/>
            <w:hideMark/>
          </w:tcPr>
          <w:p w14:paraId="2C72F30F" w14:textId="4B5ECB95" w:rsidR="00D75A47" w:rsidRPr="00D75A47" w:rsidRDefault="00D75A47" w:rsidP="00D75A47">
            <w:pPr>
              <w:spacing w:line="240" w:lineRule="auto"/>
              <w:ind w:firstLine="0"/>
              <w:jc w:val="center"/>
              <w:rPr>
                <w:rFonts w:eastAsia="Times New Roman" w:cstheme="minorHAnsi"/>
                <w:b/>
                <w:bCs/>
                <w:color w:val="000000"/>
                <w:lang w:val="en-GB"/>
              </w:rPr>
            </w:pPr>
            <w:r>
              <w:rPr>
                <w:rFonts w:eastAsia="Times New Roman" w:cstheme="minorHAnsi"/>
                <w:b/>
                <w:bCs/>
                <w:color w:val="000000"/>
                <w:lang w:val="en-GB"/>
              </w:rPr>
              <w:t>@-</w:t>
            </w:r>
            <w:r w:rsidRPr="00D75A47">
              <w:rPr>
                <w:rFonts w:eastAsia="Times New Roman" w:cstheme="minorHAnsi"/>
                <w:b/>
                <w:bCs/>
                <w:color w:val="000000"/>
              </w:rPr>
              <w:t>mentions t</w:t>
            </w:r>
            <w:r>
              <w:rPr>
                <w:rFonts w:eastAsia="Times New Roman" w:cstheme="minorHAnsi"/>
                <w:b/>
                <w:bCs/>
                <w:color w:val="000000"/>
                <w:lang w:val="en-GB"/>
              </w:rPr>
              <w:t>3</w:t>
            </w:r>
          </w:p>
        </w:tc>
        <w:tc>
          <w:tcPr>
            <w:tcW w:w="1040" w:type="dxa"/>
            <w:tcBorders>
              <w:top w:val="nil"/>
              <w:left w:val="nil"/>
              <w:bottom w:val="nil"/>
              <w:right w:val="nil"/>
            </w:tcBorders>
            <w:shd w:val="clear" w:color="auto" w:fill="auto"/>
            <w:vAlign w:val="center"/>
            <w:hideMark/>
          </w:tcPr>
          <w:p w14:paraId="50E34922"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retweets t1</w:t>
            </w:r>
          </w:p>
        </w:tc>
        <w:tc>
          <w:tcPr>
            <w:tcW w:w="1120" w:type="dxa"/>
            <w:tcBorders>
              <w:top w:val="nil"/>
              <w:left w:val="nil"/>
              <w:bottom w:val="nil"/>
              <w:right w:val="nil"/>
            </w:tcBorders>
            <w:shd w:val="clear" w:color="auto" w:fill="auto"/>
            <w:vAlign w:val="center"/>
            <w:hideMark/>
          </w:tcPr>
          <w:p w14:paraId="3A799084"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retweets t2</w:t>
            </w:r>
          </w:p>
        </w:tc>
        <w:tc>
          <w:tcPr>
            <w:tcW w:w="1040" w:type="dxa"/>
            <w:tcBorders>
              <w:top w:val="nil"/>
              <w:left w:val="nil"/>
              <w:bottom w:val="nil"/>
              <w:right w:val="nil"/>
            </w:tcBorders>
            <w:shd w:val="clear" w:color="auto" w:fill="auto"/>
            <w:vAlign w:val="center"/>
            <w:hideMark/>
          </w:tcPr>
          <w:p w14:paraId="64A9F8C2" w14:textId="77777777"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retweets t3</w:t>
            </w:r>
          </w:p>
        </w:tc>
      </w:tr>
      <w:tr w:rsidR="00D75A47" w:rsidRPr="00D75A47" w14:paraId="2BC8F078" w14:textId="77777777" w:rsidTr="00F164C3">
        <w:trPr>
          <w:trHeight w:val="300"/>
        </w:trPr>
        <w:tc>
          <w:tcPr>
            <w:tcW w:w="3280" w:type="dxa"/>
            <w:tcBorders>
              <w:top w:val="nil"/>
              <w:left w:val="nil"/>
              <w:bottom w:val="nil"/>
              <w:right w:val="nil"/>
            </w:tcBorders>
            <w:shd w:val="clear" w:color="auto" w:fill="auto"/>
            <w:vAlign w:val="center"/>
            <w:hideMark/>
          </w:tcPr>
          <w:p w14:paraId="43CFBC18"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total</w:t>
            </w:r>
          </w:p>
        </w:tc>
        <w:tc>
          <w:tcPr>
            <w:tcW w:w="1300" w:type="dxa"/>
            <w:tcBorders>
              <w:top w:val="nil"/>
              <w:left w:val="nil"/>
              <w:bottom w:val="nil"/>
              <w:right w:val="nil"/>
            </w:tcBorders>
            <w:shd w:val="clear" w:color="auto" w:fill="auto"/>
            <w:vAlign w:val="center"/>
            <w:hideMark/>
          </w:tcPr>
          <w:p w14:paraId="136FAF6D"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c>
          <w:tcPr>
            <w:tcW w:w="1280" w:type="dxa"/>
            <w:tcBorders>
              <w:top w:val="nil"/>
              <w:left w:val="nil"/>
              <w:bottom w:val="nil"/>
              <w:right w:val="nil"/>
            </w:tcBorders>
            <w:shd w:val="clear" w:color="auto" w:fill="auto"/>
            <w:vAlign w:val="center"/>
            <w:hideMark/>
          </w:tcPr>
          <w:p w14:paraId="3EA99FBF"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0.28</w:t>
            </w:r>
          </w:p>
        </w:tc>
        <w:tc>
          <w:tcPr>
            <w:tcW w:w="1086" w:type="dxa"/>
            <w:tcBorders>
              <w:top w:val="nil"/>
              <w:left w:val="nil"/>
              <w:bottom w:val="nil"/>
              <w:right w:val="nil"/>
            </w:tcBorders>
            <w:shd w:val="clear" w:color="auto" w:fill="auto"/>
            <w:vAlign w:val="center"/>
            <w:hideMark/>
          </w:tcPr>
          <w:p w14:paraId="0C62303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0.28</w:t>
            </w:r>
          </w:p>
        </w:tc>
        <w:tc>
          <w:tcPr>
            <w:tcW w:w="1418" w:type="dxa"/>
            <w:tcBorders>
              <w:top w:val="nil"/>
              <w:left w:val="nil"/>
              <w:bottom w:val="nil"/>
              <w:right w:val="nil"/>
            </w:tcBorders>
            <w:shd w:val="clear" w:color="auto" w:fill="auto"/>
            <w:vAlign w:val="center"/>
            <w:hideMark/>
          </w:tcPr>
          <w:p w14:paraId="2DE1637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3AB079E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1F41984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27C350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0A7DA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83F13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25AC7C34" w14:textId="77777777" w:rsidTr="00F164C3">
        <w:trPr>
          <w:trHeight w:val="300"/>
        </w:trPr>
        <w:tc>
          <w:tcPr>
            <w:tcW w:w="3280" w:type="dxa"/>
            <w:tcBorders>
              <w:top w:val="nil"/>
              <w:left w:val="nil"/>
              <w:bottom w:val="nil"/>
              <w:right w:val="nil"/>
            </w:tcBorders>
            <w:shd w:val="clear" w:color="auto" w:fill="auto"/>
            <w:vAlign w:val="center"/>
            <w:hideMark/>
          </w:tcPr>
          <w:p w14:paraId="56BDF53F"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same party</w:t>
            </w:r>
          </w:p>
        </w:tc>
        <w:tc>
          <w:tcPr>
            <w:tcW w:w="1300" w:type="dxa"/>
            <w:tcBorders>
              <w:top w:val="nil"/>
              <w:left w:val="nil"/>
              <w:bottom w:val="nil"/>
              <w:right w:val="nil"/>
            </w:tcBorders>
            <w:shd w:val="clear" w:color="auto" w:fill="auto"/>
            <w:vAlign w:val="center"/>
            <w:hideMark/>
          </w:tcPr>
          <w:p w14:paraId="507660E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0.71</w:t>
            </w:r>
          </w:p>
        </w:tc>
        <w:tc>
          <w:tcPr>
            <w:tcW w:w="1280" w:type="dxa"/>
            <w:tcBorders>
              <w:top w:val="nil"/>
              <w:left w:val="nil"/>
              <w:bottom w:val="nil"/>
              <w:right w:val="nil"/>
            </w:tcBorders>
            <w:shd w:val="clear" w:color="auto" w:fill="auto"/>
            <w:vAlign w:val="center"/>
            <w:hideMark/>
          </w:tcPr>
          <w:p w14:paraId="68716BA4"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0.73</w:t>
            </w:r>
          </w:p>
        </w:tc>
        <w:tc>
          <w:tcPr>
            <w:tcW w:w="1086" w:type="dxa"/>
            <w:tcBorders>
              <w:top w:val="nil"/>
              <w:left w:val="nil"/>
              <w:bottom w:val="nil"/>
              <w:right w:val="nil"/>
            </w:tcBorders>
            <w:shd w:val="clear" w:color="auto" w:fill="auto"/>
            <w:vAlign w:val="center"/>
            <w:hideMark/>
          </w:tcPr>
          <w:p w14:paraId="623B62F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0.74</w:t>
            </w:r>
          </w:p>
        </w:tc>
        <w:tc>
          <w:tcPr>
            <w:tcW w:w="1418" w:type="dxa"/>
            <w:tcBorders>
              <w:top w:val="nil"/>
              <w:left w:val="nil"/>
              <w:bottom w:val="nil"/>
              <w:right w:val="nil"/>
            </w:tcBorders>
            <w:shd w:val="clear" w:color="auto" w:fill="auto"/>
            <w:vAlign w:val="center"/>
            <w:hideMark/>
          </w:tcPr>
          <w:p w14:paraId="1B50AF9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0.20</w:t>
            </w:r>
          </w:p>
        </w:tc>
        <w:tc>
          <w:tcPr>
            <w:tcW w:w="1380" w:type="dxa"/>
            <w:tcBorders>
              <w:top w:val="nil"/>
              <w:left w:val="nil"/>
              <w:bottom w:val="nil"/>
              <w:right w:val="nil"/>
            </w:tcBorders>
            <w:shd w:val="clear" w:color="auto" w:fill="auto"/>
            <w:vAlign w:val="center"/>
            <w:hideMark/>
          </w:tcPr>
          <w:p w14:paraId="016E0CF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0.14</w:t>
            </w:r>
          </w:p>
        </w:tc>
        <w:tc>
          <w:tcPr>
            <w:tcW w:w="1455" w:type="dxa"/>
            <w:tcBorders>
              <w:top w:val="nil"/>
              <w:left w:val="nil"/>
              <w:bottom w:val="nil"/>
              <w:right w:val="nil"/>
            </w:tcBorders>
            <w:shd w:val="clear" w:color="auto" w:fill="auto"/>
            <w:vAlign w:val="center"/>
            <w:hideMark/>
          </w:tcPr>
          <w:p w14:paraId="75F49EB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0.06</w:t>
            </w:r>
          </w:p>
        </w:tc>
        <w:tc>
          <w:tcPr>
            <w:tcW w:w="1040" w:type="dxa"/>
            <w:tcBorders>
              <w:top w:val="nil"/>
              <w:left w:val="nil"/>
              <w:bottom w:val="nil"/>
              <w:right w:val="nil"/>
            </w:tcBorders>
            <w:shd w:val="clear" w:color="auto" w:fill="auto"/>
            <w:vAlign w:val="center"/>
            <w:hideMark/>
          </w:tcPr>
          <w:p w14:paraId="4479F91F"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0.34</w:t>
            </w:r>
          </w:p>
        </w:tc>
        <w:tc>
          <w:tcPr>
            <w:tcW w:w="1120" w:type="dxa"/>
            <w:tcBorders>
              <w:top w:val="nil"/>
              <w:left w:val="nil"/>
              <w:bottom w:val="nil"/>
              <w:right w:val="nil"/>
            </w:tcBorders>
            <w:shd w:val="clear" w:color="auto" w:fill="auto"/>
            <w:vAlign w:val="center"/>
            <w:hideMark/>
          </w:tcPr>
          <w:p w14:paraId="1656FE7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c>
          <w:tcPr>
            <w:tcW w:w="1040" w:type="dxa"/>
            <w:tcBorders>
              <w:top w:val="nil"/>
              <w:left w:val="nil"/>
              <w:bottom w:val="nil"/>
              <w:right w:val="nil"/>
            </w:tcBorders>
            <w:shd w:val="clear" w:color="auto" w:fill="auto"/>
            <w:vAlign w:val="center"/>
            <w:hideMark/>
          </w:tcPr>
          <w:p w14:paraId="226C094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r>
      <w:tr w:rsidR="00D75A47" w:rsidRPr="00D75A47" w14:paraId="592E54F7" w14:textId="77777777" w:rsidTr="00F164C3">
        <w:trPr>
          <w:trHeight w:val="300"/>
        </w:trPr>
        <w:tc>
          <w:tcPr>
            <w:tcW w:w="3280" w:type="dxa"/>
            <w:tcBorders>
              <w:top w:val="nil"/>
              <w:left w:val="nil"/>
              <w:bottom w:val="nil"/>
              <w:right w:val="nil"/>
            </w:tcBorders>
            <w:shd w:val="clear" w:color="auto" w:fill="auto"/>
            <w:vAlign w:val="center"/>
            <w:hideMark/>
          </w:tcPr>
          <w:p w14:paraId="65258C16"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different party</w:t>
            </w:r>
          </w:p>
        </w:tc>
        <w:tc>
          <w:tcPr>
            <w:tcW w:w="1300" w:type="dxa"/>
            <w:tcBorders>
              <w:top w:val="nil"/>
              <w:left w:val="nil"/>
              <w:bottom w:val="nil"/>
              <w:right w:val="nil"/>
            </w:tcBorders>
            <w:shd w:val="clear" w:color="auto" w:fill="auto"/>
            <w:vAlign w:val="center"/>
            <w:hideMark/>
          </w:tcPr>
          <w:p w14:paraId="6C7C26D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0.19</w:t>
            </w:r>
          </w:p>
        </w:tc>
        <w:tc>
          <w:tcPr>
            <w:tcW w:w="1280" w:type="dxa"/>
            <w:tcBorders>
              <w:top w:val="nil"/>
              <w:left w:val="nil"/>
              <w:bottom w:val="nil"/>
              <w:right w:val="nil"/>
            </w:tcBorders>
            <w:shd w:val="clear" w:color="auto" w:fill="auto"/>
            <w:vAlign w:val="center"/>
            <w:hideMark/>
          </w:tcPr>
          <w:p w14:paraId="71EB1A2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0.22</w:t>
            </w:r>
          </w:p>
        </w:tc>
        <w:tc>
          <w:tcPr>
            <w:tcW w:w="1086" w:type="dxa"/>
            <w:tcBorders>
              <w:top w:val="nil"/>
              <w:left w:val="nil"/>
              <w:bottom w:val="nil"/>
              <w:right w:val="nil"/>
            </w:tcBorders>
            <w:shd w:val="clear" w:color="auto" w:fill="auto"/>
            <w:vAlign w:val="center"/>
            <w:hideMark/>
          </w:tcPr>
          <w:p w14:paraId="6357941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0.22</w:t>
            </w:r>
          </w:p>
        </w:tc>
        <w:tc>
          <w:tcPr>
            <w:tcW w:w="1418" w:type="dxa"/>
            <w:tcBorders>
              <w:top w:val="nil"/>
              <w:left w:val="nil"/>
              <w:bottom w:val="nil"/>
              <w:right w:val="nil"/>
            </w:tcBorders>
            <w:shd w:val="clear" w:color="auto" w:fill="auto"/>
            <w:vAlign w:val="center"/>
            <w:hideMark/>
          </w:tcPr>
          <w:p w14:paraId="31D9710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380" w:type="dxa"/>
            <w:tcBorders>
              <w:top w:val="nil"/>
              <w:left w:val="nil"/>
              <w:bottom w:val="nil"/>
              <w:right w:val="nil"/>
            </w:tcBorders>
            <w:shd w:val="clear" w:color="auto" w:fill="auto"/>
            <w:vAlign w:val="center"/>
            <w:hideMark/>
          </w:tcPr>
          <w:p w14:paraId="7DD0F8B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0.02</w:t>
            </w:r>
          </w:p>
        </w:tc>
        <w:tc>
          <w:tcPr>
            <w:tcW w:w="1455" w:type="dxa"/>
            <w:tcBorders>
              <w:top w:val="nil"/>
              <w:left w:val="nil"/>
              <w:bottom w:val="nil"/>
              <w:right w:val="nil"/>
            </w:tcBorders>
            <w:shd w:val="clear" w:color="auto" w:fill="auto"/>
            <w:vAlign w:val="center"/>
            <w:hideMark/>
          </w:tcPr>
          <w:p w14:paraId="54E398D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A6C62A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6B10762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7190C04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r>
      <w:tr w:rsidR="00D75A47" w:rsidRPr="00D75A47" w14:paraId="5329298C" w14:textId="77777777" w:rsidTr="00F164C3">
        <w:trPr>
          <w:trHeight w:val="300"/>
        </w:trPr>
        <w:tc>
          <w:tcPr>
            <w:tcW w:w="3280" w:type="dxa"/>
            <w:tcBorders>
              <w:top w:val="nil"/>
              <w:left w:val="nil"/>
              <w:bottom w:val="nil"/>
              <w:right w:val="nil"/>
            </w:tcBorders>
            <w:shd w:val="clear" w:color="auto" w:fill="auto"/>
            <w:vAlign w:val="center"/>
            <w:hideMark/>
          </w:tcPr>
          <w:p w14:paraId="617E5F78"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same sex</w:t>
            </w:r>
          </w:p>
        </w:tc>
        <w:tc>
          <w:tcPr>
            <w:tcW w:w="1300" w:type="dxa"/>
            <w:tcBorders>
              <w:top w:val="nil"/>
              <w:left w:val="nil"/>
              <w:bottom w:val="nil"/>
              <w:right w:val="nil"/>
            </w:tcBorders>
            <w:shd w:val="clear" w:color="auto" w:fill="auto"/>
            <w:vAlign w:val="center"/>
            <w:hideMark/>
          </w:tcPr>
          <w:p w14:paraId="48217355"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280" w:type="dxa"/>
            <w:tcBorders>
              <w:top w:val="nil"/>
              <w:left w:val="nil"/>
              <w:bottom w:val="nil"/>
              <w:right w:val="nil"/>
            </w:tcBorders>
            <w:shd w:val="clear" w:color="auto" w:fill="auto"/>
            <w:vAlign w:val="center"/>
            <w:hideMark/>
          </w:tcPr>
          <w:p w14:paraId="46525D9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bottom w:val="nil"/>
              <w:right w:val="nil"/>
            </w:tcBorders>
            <w:shd w:val="clear" w:color="auto" w:fill="auto"/>
            <w:vAlign w:val="center"/>
            <w:hideMark/>
          </w:tcPr>
          <w:p w14:paraId="60DC6DC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bottom w:val="nil"/>
              <w:right w:val="nil"/>
            </w:tcBorders>
            <w:shd w:val="clear" w:color="auto" w:fill="auto"/>
            <w:vAlign w:val="center"/>
            <w:hideMark/>
          </w:tcPr>
          <w:p w14:paraId="036C269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67102FC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73062B2D"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4EB3528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50722EE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7E4BA7"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6885DD73" w14:textId="77777777" w:rsidTr="00F164C3">
        <w:trPr>
          <w:trHeight w:val="300"/>
        </w:trPr>
        <w:tc>
          <w:tcPr>
            <w:tcW w:w="3280" w:type="dxa"/>
            <w:tcBorders>
              <w:top w:val="nil"/>
              <w:left w:val="nil"/>
              <w:bottom w:val="nil"/>
              <w:right w:val="nil"/>
            </w:tcBorders>
            <w:shd w:val="clear" w:color="auto" w:fill="auto"/>
            <w:vAlign w:val="center"/>
            <w:hideMark/>
          </w:tcPr>
          <w:p w14:paraId="6D2BBE91"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different sex</w:t>
            </w:r>
          </w:p>
        </w:tc>
        <w:tc>
          <w:tcPr>
            <w:tcW w:w="1300" w:type="dxa"/>
            <w:tcBorders>
              <w:top w:val="nil"/>
              <w:left w:val="nil"/>
              <w:bottom w:val="nil"/>
              <w:right w:val="nil"/>
            </w:tcBorders>
            <w:shd w:val="clear" w:color="auto" w:fill="auto"/>
            <w:vAlign w:val="center"/>
            <w:hideMark/>
          </w:tcPr>
          <w:p w14:paraId="423AB14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hideMark/>
          </w:tcPr>
          <w:p w14:paraId="60B0646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086" w:type="dxa"/>
            <w:tcBorders>
              <w:top w:val="nil"/>
              <w:left w:val="nil"/>
              <w:bottom w:val="nil"/>
              <w:right w:val="nil"/>
            </w:tcBorders>
            <w:shd w:val="clear" w:color="auto" w:fill="auto"/>
            <w:vAlign w:val="center"/>
            <w:hideMark/>
          </w:tcPr>
          <w:p w14:paraId="6A07F125"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418" w:type="dxa"/>
            <w:tcBorders>
              <w:top w:val="nil"/>
              <w:left w:val="nil"/>
              <w:bottom w:val="nil"/>
              <w:right w:val="nil"/>
            </w:tcBorders>
            <w:shd w:val="clear" w:color="auto" w:fill="auto"/>
            <w:vAlign w:val="center"/>
            <w:hideMark/>
          </w:tcPr>
          <w:p w14:paraId="4DBB07B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hideMark/>
          </w:tcPr>
          <w:p w14:paraId="1B23A0D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hideMark/>
          </w:tcPr>
          <w:p w14:paraId="40DE3C2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28B5D10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1FAF0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7489E0E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7620263B" w14:textId="77777777" w:rsidTr="00F164C3">
        <w:trPr>
          <w:trHeight w:val="300"/>
        </w:trPr>
        <w:tc>
          <w:tcPr>
            <w:tcW w:w="3280" w:type="dxa"/>
            <w:tcBorders>
              <w:top w:val="nil"/>
              <w:left w:val="nil"/>
              <w:bottom w:val="nil"/>
              <w:right w:val="nil"/>
            </w:tcBorders>
            <w:shd w:val="clear" w:color="auto" w:fill="auto"/>
            <w:vAlign w:val="center"/>
          </w:tcPr>
          <w:p w14:paraId="7B14065A" w14:textId="1ED3673F"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same age (&lt;6)</w:t>
            </w:r>
          </w:p>
        </w:tc>
        <w:tc>
          <w:tcPr>
            <w:tcW w:w="1300" w:type="dxa"/>
            <w:tcBorders>
              <w:top w:val="nil"/>
              <w:left w:val="nil"/>
              <w:bottom w:val="nil"/>
              <w:right w:val="nil"/>
            </w:tcBorders>
            <w:shd w:val="clear" w:color="auto" w:fill="auto"/>
            <w:vAlign w:val="center"/>
          </w:tcPr>
          <w:p w14:paraId="4A449E3C" w14:textId="2F2C925C"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280" w:type="dxa"/>
            <w:tcBorders>
              <w:top w:val="nil"/>
              <w:left w:val="nil"/>
              <w:bottom w:val="nil"/>
              <w:right w:val="nil"/>
            </w:tcBorders>
            <w:shd w:val="clear" w:color="auto" w:fill="auto"/>
            <w:vAlign w:val="center"/>
          </w:tcPr>
          <w:p w14:paraId="4577413C" w14:textId="5BF7AF4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0.31</w:t>
            </w:r>
          </w:p>
        </w:tc>
        <w:tc>
          <w:tcPr>
            <w:tcW w:w="1086" w:type="dxa"/>
            <w:tcBorders>
              <w:top w:val="nil"/>
              <w:left w:val="nil"/>
              <w:bottom w:val="nil"/>
              <w:right w:val="nil"/>
            </w:tcBorders>
            <w:shd w:val="clear" w:color="auto" w:fill="auto"/>
            <w:vAlign w:val="center"/>
          </w:tcPr>
          <w:p w14:paraId="0B0E61AF" w14:textId="480C5185"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0.31</w:t>
            </w:r>
          </w:p>
        </w:tc>
        <w:tc>
          <w:tcPr>
            <w:tcW w:w="1418" w:type="dxa"/>
            <w:tcBorders>
              <w:top w:val="nil"/>
              <w:left w:val="nil"/>
              <w:bottom w:val="nil"/>
              <w:right w:val="nil"/>
            </w:tcBorders>
            <w:shd w:val="clear" w:color="auto" w:fill="auto"/>
            <w:vAlign w:val="center"/>
          </w:tcPr>
          <w:p w14:paraId="41C6239B" w14:textId="1BA0388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0.06</w:t>
            </w:r>
          </w:p>
        </w:tc>
        <w:tc>
          <w:tcPr>
            <w:tcW w:w="1380" w:type="dxa"/>
            <w:tcBorders>
              <w:top w:val="nil"/>
              <w:left w:val="nil"/>
              <w:bottom w:val="nil"/>
              <w:right w:val="nil"/>
            </w:tcBorders>
            <w:shd w:val="clear" w:color="auto" w:fill="auto"/>
            <w:vAlign w:val="center"/>
          </w:tcPr>
          <w:p w14:paraId="6950D184" w14:textId="6CA56B62"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tcPr>
          <w:p w14:paraId="5C82977B" w14:textId="21156E5D"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18FA446B" w14:textId="4E379EA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tcPr>
          <w:p w14:paraId="541F8494" w14:textId="46CE67B3"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040" w:type="dxa"/>
            <w:tcBorders>
              <w:top w:val="nil"/>
              <w:left w:val="nil"/>
              <w:bottom w:val="nil"/>
              <w:right w:val="nil"/>
            </w:tcBorders>
            <w:shd w:val="clear" w:color="auto" w:fill="auto"/>
            <w:vAlign w:val="center"/>
          </w:tcPr>
          <w:p w14:paraId="582DF516" w14:textId="776D219B"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r>
      <w:tr w:rsidR="00F164C3" w:rsidRPr="00D75A47" w14:paraId="1B2A07DF" w14:textId="77777777" w:rsidTr="00F164C3">
        <w:trPr>
          <w:trHeight w:val="300"/>
        </w:trPr>
        <w:tc>
          <w:tcPr>
            <w:tcW w:w="3280" w:type="dxa"/>
            <w:tcBorders>
              <w:top w:val="nil"/>
              <w:left w:val="nil"/>
              <w:bottom w:val="nil"/>
              <w:right w:val="nil"/>
            </w:tcBorders>
            <w:shd w:val="clear" w:color="auto" w:fill="auto"/>
            <w:vAlign w:val="center"/>
          </w:tcPr>
          <w:p w14:paraId="4A604F69" w14:textId="30AF2082"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different age (&gt;5)</w:t>
            </w:r>
          </w:p>
        </w:tc>
        <w:tc>
          <w:tcPr>
            <w:tcW w:w="1300" w:type="dxa"/>
            <w:tcBorders>
              <w:top w:val="nil"/>
              <w:left w:val="nil"/>
              <w:bottom w:val="nil"/>
              <w:right w:val="nil"/>
            </w:tcBorders>
            <w:shd w:val="clear" w:color="auto" w:fill="auto"/>
            <w:vAlign w:val="center"/>
          </w:tcPr>
          <w:p w14:paraId="6BD350B3" w14:textId="497EF5F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tcPr>
          <w:p w14:paraId="24CBCFE6" w14:textId="26AEDD4C"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086" w:type="dxa"/>
            <w:tcBorders>
              <w:top w:val="nil"/>
              <w:left w:val="nil"/>
              <w:bottom w:val="nil"/>
              <w:right w:val="nil"/>
            </w:tcBorders>
            <w:shd w:val="clear" w:color="auto" w:fill="auto"/>
            <w:vAlign w:val="center"/>
          </w:tcPr>
          <w:p w14:paraId="39F3818C" w14:textId="1D6C7AE9"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418" w:type="dxa"/>
            <w:tcBorders>
              <w:top w:val="nil"/>
              <w:left w:val="nil"/>
              <w:bottom w:val="nil"/>
              <w:right w:val="nil"/>
            </w:tcBorders>
            <w:shd w:val="clear" w:color="auto" w:fill="auto"/>
            <w:vAlign w:val="center"/>
          </w:tcPr>
          <w:p w14:paraId="4DBDAD47" w14:textId="65B40F5D"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tcPr>
          <w:p w14:paraId="00AD5955" w14:textId="47BE5101"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tcPr>
          <w:p w14:paraId="1548D1DF" w14:textId="6B36749E"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25A81023" w14:textId="2324C8C3"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nil"/>
              <w:right w:val="nil"/>
            </w:tcBorders>
            <w:shd w:val="clear" w:color="auto" w:fill="auto"/>
            <w:vAlign w:val="center"/>
          </w:tcPr>
          <w:p w14:paraId="3B7FCF91" w14:textId="5536A1F4"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tcPr>
          <w:p w14:paraId="314ABC64" w14:textId="2BEFE190"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437F64E3" w14:textId="77777777" w:rsidTr="00F164C3">
        <w:trPr>
          <w:trHeight w:val="300"/>
        </w:trPr>
        <w:tc>
          <w:tcPr>
            <w:tcW w:w="3280" w:type="dxa"/>
            <w:tcBorders>
              <w:top w:val="nil"/>
              <w:left w:val="nil"/>
              <w:right w:val="nil"/>
            </w:tcBorders>
            <w:shd w:val="clear" w:color="auto" w:fill="auto"/>
            <w:vAlign w:val="center"/>
            <w:hideMark/>
          </w:tcPr>
          <w:p w14:paraId="728D7564" w14:textId="77777777"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same ethnicity</w:t>
            </w:r>
          </w:p>
        </w:tc>
        <w:tc>
          <w:tcPr>
            <w:tcW w:w="1300" w:type="dxa"/>
            <w:tcBorders>
              <w:top w:val="nil"/>
              <w:left w:val="nil"/>
              <w:right w:val="nil"/>
            </w:tcBorders>
            <w:shd w:val="clear" w:color="auto" w:fill="auto"/>
            <w:vAlign w:val="center"/>
            <w:hideMark/>
          </w:tcPr>
          <w:p w14:paraId="37DD7DC2"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280" w:type="dxa"/>
            <w:tcBorders>
              <w:top w:val="nil"/>
              <w:left w:val="nil"/>
              <w:right w:val="nil"/>
            </w:tcBorders>
            <w:shd w:val="clear" w:color="auto" w:fill="auto"/>
            <w:vAlign w:val="center"/>
            <w:hideMark/>
          </w:tcPr>
          <w:p w14:paraId="472E3BD7"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right w:val="nil"/>
            </w:tcBorders>
            <w:shd w:val="clear" w:color="auto" w:fill="auto"/>
            <w:vAlign w:val="center"/>
            <w:hideMark/>
          </w:tcPr>
          <w:p w14:paraId="53BA8211"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right w:val="nil"/>
            </w:tcBorders>
            <w:shd w:val="clear" w:color="auto" w:fill="auto"/>
            <w:vAlign w:val="center"/>
            <w:hideMark/>
          </w:tcPr>
          <w:p w14:paraId="351CB3A6"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right w:val="nil"/>
            </w:tcBorders>
            <w:shd w:val="clear" w:color="auto" w:fill="auto"/>
            <w:vAlign w:val="center"/>
            <w:hideMark/>
          </w:tcPr>
          <w:p w14:paraId="2924A93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right w:val="nil"/>
            </w:tcBorders>
            <w:shd w:val="clear" w:color="auto" w:fill="auto"/>
            <w:vAlign w:val="center"/>
            <w:hideMark/>
          </w:tcPr>
          <w:p w14:paraId="7E7D835D"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right w:val="nil"/>
            </w:tcBorders>
            <w:shd w:val="clear" w:color="auto" w:fill="auto"/>
            <w:vAlign w:val="center"/>
            <w:hideMark/>
          </w:tcPr>
          <w:p w14:paraId="302590C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right w:val="nil"/>
            </w:tcBorders>
            <w:shd w:val="clear" w:color="auto" w:fill="auto"/>
            <w:vAlign w:val="center"/>
            <w:hideMark/>
          </w:tcPr>
          <w:p w14:paraId="2C30F8CB"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right w:val="nil"/>
            </w:tcBorders>
            <w:shd w:val="clear" w:color="auto" w:fill="auto"/>
            <w:vAlign w:val="center"/>
            <w:hideMark/>
          </w:tcPr>
          <w:p w14:paraId="6DC541EF"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6FA9E7A9" w14:textId="77777777" w:rsidTr="00F164C3">
        <w:trPr>
          <w:trHeight w:val="300"/>
        </w:trPr>
        <w:tc>
          <w:tcPr>
            <w:tcW w:w="3280" w:type="dxa"/>
            <w:tcBorders>
              <w:top w:val="nil"/>
              <w:left w:val="nil"/>
              <w:bottom w:val="single" w:sz="4" w:space="0" w:color="auto"/>
              <w:right w:val="nil"/>
            </w:tcBorders>
            <w:shd w:val="clear" w:color="auto" w:fill="auto"/>
            <w:vAlign w:val="center"/>
            <w:hideMark/>
          </w:tcPr>
          <w:p w14:paraId="094E2412" w14:textId="77777777"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different ethnicity</w:t>
            </w:r>
          </w:p>
        </w:tc>
        <w:tc>
          <w:tcPr>
            <w:tcW w:w="1300" w:type="dxa"/>
            <w:tcBorders>
              <w:top w:val="nil"/>
              <w:left w:val="nil"/>
              <w:bottom w:val="single" w:sz="4" w:space="0" w:color="auto"/>
              <w:right w:val="nil"/>
            </w:tcBorders>
            <w:shd w:val="clear" w:color="auto" w:fill="auto"/>
            <w:vAlign w:val="center"/>
            <w:hideMark/>
          </w:tcPr>
          <w:p w14:paraId="15CA849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0.21</w:t>
            </w:r>
          </w:p>
        </w:tc>
        <w:tc>
          <w:tcPr>
            <w:tcW w:w="1280" w:type="dxa"/>
            <w:tcBorders>
              <w:top w:val="nil"/>
              <w:left w:val="nil"/>
              <w:bottom w:val="single" w:sz="4" w:space="0" w:color="auto"/>
              <w:right w:val="nil"/>
            </w:tcBorders>
            <w:shd w:val="clear" w:color="auto" w:fill="auto"/>
            <w:vAlign w:val="center"/>
            <w:hideMark/>
          </w:tcPr>
          <w:p w14:paraId="154D0AE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086" w:type="dxa"/>
            <w:tcBorders>
              <w:top w:val="nil"/>
              <w:left w:val="nil"/>
              <w:bottom w:val="single" w:sz="4" w:space="0" w:color="auto"/>
              <w:right w:val="nil"/>
            </w:tcBorders>
            <w:shd w:val="clear" w:color="auto" w:fill="auto"/>
            <w:vAlign w:val="center"/>
            <w:hideMark/>
          </w:tcPr>
          <w:p w14:paraId="47A7A099"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418" w:type="dxa"/>
            <w:tcBorders>
              <w:top w:val="nil"/>
              <w:left w:val="nil"/>
              <w:bottom w:val="single" w:sz="4" w:space="0" w:color="auto"/>
              <w:right w:val="nil"/>
            </w:tcBorders>
            <w:shd w:val="clear" w:color="auto" w:fill="auto"/>
            <w:vAlign w:val="center"/>
            <w:hideMark/>
          </w:tcPr>
          <w:p w14:paraId="04C8EA46"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single" w:sz="4" w:space="0" w:color="auto"/>
              <w:right w:val="nil"/>
            </w:tcBorders>
            <w:shd w:val="clear" w:color="auto" w:fill="auto"/>
            <w:vAlign w:val="center"/>
            <w:hideMark/>
          </w:tcPr>
          <w:p w14:paraId="2AD026F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single" w:sz="4" w:space="0" w:color="auto"/>
              <w:right w:val="nil"/>
            </w:tcBorders>
            <w:shd w:val="clear" w:color="auto" w:fill="auto"/>
            <w:vAlign w:val="center"/>
            <w:hideMark/>
          </w:tcPr>
          <w:p w14:paraId="0E74B48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single" w:sz="4" w:space="0" w:color="auto"/>
              <w:right w:val="nil"/>
            </w:tcBorders>
            <w:shd w:val="clear" w:color="auto" w:fill="auto"/>
            <w:vAlign w:val="center"/>
            <w:hideMark/>
          </w:tcPr>
          <w:p w14:paraId="2E3E086B"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single" w:sz="4" w:space="0" w:color="auto"/>
              <w:right w:val="nil"/>
            </w:tcBorders>
            <w:shd w:val="clear" w:color="auto" w:fill="auto"/>
            <w:vAlign w:val="center"/>
            <w:hideMark/>
          </w:tcPr>
          <w:p w14:paraId="1CD5A9E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single" w:sz="4" w:space="0" w:color="auto"/>
              <w:right w:val="nil"/>
            </w:tcBorders>
            <w:shd w:val="clear" w:color="auto" w:fill="auto"/>
            <w:vAlign w:val="center"/>
            <w:hideMark/>
          </w:tcPr>
          <w:p w14:paraId="4BE3726F"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bl>
    <w:p w14:paraId="0FB8C3A9" w14:textId="77777777" w:rsidR="00D75A47" w:rsidRDefault="00D75A47">
      <w:pPr>
        <w:spacing w:line="276" w:lineRule="auto"/>
        <w:ind w:firstLine="0"/>
        <w:rPr>
          <w:rFonts w:cstheme="minorHAnsi"/>
          <w:lang w:val="en-US"/>
        </w:rPr>
      </w:pPr>
    </w:p>
    <w:tbl>
      <w:tblPr>
        <w:tblW w:w="14440" w:type="dxa"/>
        <w:tblLook w:val="04A0" w:firstRow="1" w:lastRow="0" w:firstColumn="1" w:lastColumn="0" w:noHBand="0" w:noVBand="1"/>
      </w:tblPr>
      <w:tblGrid>
        <w:gridCol w:w="3159"/>
        <w:gridCol w:w="1278"/>
        <w:gridCol w:w="1273"/>
        <w:gridCol w:w="1282"/>
        <w:gridCol w:w="1368"/>
        <w:gridCol w:w="1380"/>
        <w:gridCol w:w="1368"/>
        <w:gridCol w:w="1106"/>
        <w:gridCol w:w="1120"/>
        <w:gridCol w:w="1106"/>
      </w:tblGrid>
      <w:tr w:rsidR="00D75A47" w:rsidRPr="003166C0" w14:paraId="7B8BE3CE" w14:textId="77777777" w:rsidTr="00D75A47">
        <w:trPr>
          <w:trHeight w:val="300"/>
        </w:trPr>
        <w:tc>
          <w:tcPr>
            <w:tcW w:w="14440" w:type="dxa"/>
            <w:gridSpan w:val="10"/>
            <w:tcBorders>
              <w:top w:val="nil"/>
              <w:left w:val="nil"/>
              <w:bottom w:val="single" w:sz="4" w:space="0" w:color="auto"/>
              <w:right w:val="nil"/>
            </w:tcBorders>
            <w:shd w:val="clear" w:color="auto" w:fill="auto"/>
            <w:noWrap/>
            <w:hideMark/>
          </w:tcPr>
          <w:p w14:paraId="01823730" w14:textId="5E9F59C4" w:rsidR="00D75A47" w:rsidRPr="00D75A47" w:rsidRDefault="00D75A47" w:rsidP="00D75A47">
            <w:pPr>
              <w:spacing w:line="240" w:lineRule="auto"/>
              <w:ind w:firstLine="0"/>
              <w:rPr>
                <w:rFonts w:ascii="Calibri" w:eastAsia="Times New Roman" w:hAnsi="Calibri" w:cs="Calibri"/>
                <w:color w:val="000000"/>
                <w:lang w:val="en-GB"/>
              </w:rPr>
            </w:pPr>
            <w:r w:rsidRPr="00CE336F">
              <w:rPr>
                <w:rFonts w:ascii="Calibri" w:eastAsia="Times New Roman" w:hAnsi="Calibri" w:cs="Calibri"/>
                <w:b/>
                <w:bCs/>
                <w:color w:val="000000"/>
                <w:lang w:val="en-US"/>
              </w:rPr>
              <w:t>Table 2</w:t>
            </w:r>
            <w:r w:rsidRPr="00D75A47">
              <w:rPr>
                <w:rFonts w:ascii="Calibri" w:eastAsia="Times New Roman" w:hAnsi="Calibri" w:cs="Calibri"/>
                <w:b/>
                <w:bCs/>
                <w:color w:val="000000"/>
                <w:lang w:val="en-GB"/>
              </w:rPr>
              <w:t>.</w:t>
            </w:r>
            <w:r w:rsidRPr="00CE336F">
              <w:rPr>
                <w:rFonts w:ascii="Calibri" w:eastAsia="Times New Roman" w:hAnsi="Calibri" w:cs="Calibri"/>
                <w:color w:val="000000"/>
                <w:lang w:val="en-US"/>
              </w:rPr>
              <w:t xml:space="preserve"> </w:t>
            </w:r>
            <w:r>
              <w:rPr>
                <w:lang w:val="en-US"/>
              </w:rPr>
              <w:t>Coleman’s Homophily Index</w:t>
            </w:r>
            <w:r w:rsidR="00B828B6">
              <w:rPr>
                <w:lang w:val="en-US"/>
              </w:rPr>
              <w:t xml:space="preserve"> </w:t>
            </w:r>
            <w:r w:rsidR="00B828B6">
              <w:rPr>
                <w:rFonts w:eastAsia="Times New Roman" w:cstheme="minorHAnsi"/>
                <w:color w:val="000000"/>
                <w:lang w:val="en-GB"/>
              </w:rPr>
              <w:t>within the three Twitter layers among Dutch MPs (2017)</w:t>
            </w:r>
          </w:p>
        </w:tc>
      </w:tr>
      <w:tr w:rsidR="00D75A47" w:rsidRPr="001856CB" w14:paraId="5A4073E2" w14:textId="77777777" w:rsidTr="00D75A47">
        <w:trPr>
          <w:trHeight w:val="570"/>
        </w:trPr>
        <w:tc>
          <w:tcPr>
            <w:tcW w:w="3159" w:type="dxa"/>
            <w:tcBorders>
              <w:top w:val="nil"/>
              <w:left w:val="nil"/>
              <w:bottom w:val="nil"/>
              <w:right w:val="nil"/>
            </w:tcBorders>
            <w:shd w:val="clear" w:color="auto" w:fill="auto"/>
            <w:vAlign w:val="center"/>
            <w:hideMark/>
          </w:tcPr>
          <w:p w14:paraId="40AF5EF5" w14:textId="77777777" w:rsidR="00D75A47" w:rsidRPr="00CE336F" w:rsidRDefault="00D75A47" w:rsidP="00D75A47">
            <w:pPr>
              <w:spacing w:line="240" w:lineRule="auto"/>
              <w:ind w:firstLine="0"/>
              <w:rPr>
                <w:rFonts w:eastAsia="Times New Roman" w:cstheme="minorHAnsi"/>
                <w:color w:val="000000"/>
                <w:lang w:val="en-US"/>
              </w:rPr>
            </w:pPr>
          </w:p>
        </w:tc>
        <w:tc>
          <w:tcPr>
            <w:tcW w:w="1278" w:type="dxa"/>
            <w:tcBorders>
              <w:top w:val="nil"/>
              <w:left w:val="nil"/>
              <w:bottom w:val="nil"/>
              <w:right w:val="nil"/>
            </w:tcBorders>
            <w:shd w:val="clear" w:color="auto" w:fill="auto"/>
            <w:vAlign w:val="center"/>
            <w:hideMark/>
          </w:tcPr>
          <w:p w14:paraId="22DAAB75" w14:textId="77777777" w:rsidR="00D75A47" w:rsidRPr="001856CB" w:rsidRDefault="00D75A47" w:rsidP="00D75A47">
            <w:pPr>
              <w:spacing w:line="240" w:lineRule="auto"/>
              <w:ind w:firstLine="0"/>
              <w:jc w:val="center"/>
              <w:rPr>
                <w:rFonts w:eastAsia="Times New Roman" w:cstheme="minorHAnsi"/>
                <w:b/>
                <w:bCs/>
                <w:color w:val="000000"/>
              </w:rPr>
            </w:pPr>
            <w:proofErr w:type="spellStart"/>
            <w:r w:rsidRPr="001856CB">
              <w:rPr>
                <w:rFonts w:eastAsia="Times New Roman" w:cstheme="minorHAnsi"/>
                <w:b/>
                <w:bCs/>
                <w:color w:val="000000"/>
              </w:rPr>
              <w:t>following</w:t>
            </w:r>
            <w:proofErr w:type="spellEnd"/>
            <w:r w:rsidRPr="001856CB">
              <w:rPr>
                <w:rFonts w:eastAsia="Times New Roman" w:cstheme="minorHAnsi"/>
                <w:b/>
                <w:bCs/>
                <w:color w:val="000000"/>
              </w:rPr>
              <w:t xml:space="preserve"> t1</w:t>
            </w:r>
          </w:p>
        </w:tc>
        <w:tc>
          <w:tcPr>
            <w:tcW w:w="1273" w:type="dxa"/>
            <w:tcBorders>
              <w:top w:val="nil"/>
              <w:left w:val="nil"/>
              <w:bottom w:val="nil"/>
              <w:right w:val="nil"/>
            </w:tcBorders>
            <w:shd w:val="clear" w:color="auto" w:fill="auto"/>
            <w:vAlign w:val="center"/>
            <w:hideMark/>
          </w:tcPr>
          <w:p w14:paraId="39F061CC"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following t2</w:t>
            </w:r>
          </w:p>
        </w:tc>
        <w:tc>
          <w:tcPr>
            <w:tcW w:w="1282" w:type="dxa"/>
            <w:tcBorders>
              <w:top w:val="nil"/>
              <w:left w:val="nil"/>
              <w:bottom w:val="nil"/>
              <w:right w:val="nil"/>
            </w:tcBorders>
            <w:shd w:val="clear" w:color="auto" w:fill="auto"/>
            <w:vAlign w:val="center"/>
            <w:hideMark/>
          </w:tcPr>
          <w:p w14:paraId="55E4B516"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following t3</w:t>
            </w:r>
          </w:p>
        </w:tc>
        <w:tc>
          <w:tcPr>
            <w:tcW w:w="1368" w:type="dxa"/>
            <w:tcBorders>
              <w:top w:val="nil"/>
              <w:left w:val="nil"/>
              <w:bottom w:val="nil"/>
              <w:right w:val="nil"/>
            </w:tcBorders>
            <w:shd w:val="clear" w:color="auto" w:fill="auto"/>
            <w:vAlign w:val="center"/>
            <w:hideMark/>
          </w:tcPr>
          <w:p w14:paraId="4203EF00" w14:textId="53BD0BAC"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t1</w:t>
            </w:r>
          </w:p>
        </w:tc>
        <w:tc>
          <w:tcPr>
            <w:tcW w:w="1380" w:type="dxa"/>
            <w:tcBorders>
              <w:top w:val="nil"/>
              <w:left w:val="nil"/>
              <w:bottom w:val="nil"/>
              <w:right w:val="nil"/>
            </w:tcBorders>
            <w:shd w:val="clear" w:color="auto" w:fill="auto"/>
            <w:vAlign w:val="center"/>
            <w:hideMark/>
          </w:tcPr>
          <w:p w14:paraId="2BF49CF5" w14:textId="38938EA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w:t>
            </w:r>
            <w:r w:rsidRPr="001856CB">
              <w:rPr>
                <w:rFonts w:eastAsia="Times New Roman" w:cstheme="minorHAnsi"/>
                <w:b/>
                <w:bCs/>
                <w:color w:val="000000"/>
                <w:lang w:val="en-GB"/>
              </w:rPr>
              <w:t>2</w:t>
            </w:r>
          </w:p>
        </w:tc>
        <w:tc>
          <w:tcPr>
            <w:tcW w:w="1368" w:type="dxa"/>
            <w:tcBorders>
              <w:top w:val="nil"/>
              <w:left w:val="nil"/>
              <w:bottom w:val="nil"/>
              <w:right w:val="nil"/>
            </w:tcBorders>
            <w:shd w:val="clear" w:color="auto" w:fill="auto"/>
            <w:vAlign w:val="center"/>
            <w:hideMark/>
          </w:tcPr>
          <w:p w14:paraId="62362131" w14:textId="65B360CF"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w:t>
            </w:r>
            <w:r w:rsidRPr="001856CB">
              <w:rPr>
                <w:rFonts w:eastAsia="Times New Roman" w:cstheme="minorHAnsi"/>
                <w:b/>
                <w:bCs/>
                <w:color w:val="000000"/>
                <w:lang w:val="en-GB"/>
              </w:rPr>
              <w:t>3</w:t>
            </w:r>
          </w:p>
        </w:tc>
        <w:tc>
          <w:tcPr>
            <w:tcW w:w="1106" w:type="dxa"/>
            <w:tcBorders>
              <w:top w:val="nil"/>
              <w:left w:val="nil"/>
              <w:bottom w:val="nil"/>
              <w:right w:val="nil"/>
            </w:tcBorders>
            <w:shd w:val="clear" w:color="auto" w:fill="auto"/>
            <w:vAlign w:val="center"/>
            <w:hideMark/>
          </w:tcPr>
          <w:p w14:paraId="51A44BDC"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retweets t1</w:t>
            </w:r>
          </w:p>
        </w:tc>
        <w:tc>
          <w:tcPr>
            <w:tcW w:w="1120" w:type="dxa"/>
            <w:tcBorders>
              <w:top w:val="nil"/>
              <w:left w:val="nil"/>
              <w:bottom w:val="nil"/>
              <w:right w:val="nil"/>
            </w:tcBorders>
            <w:shd w:val="clear" w:color="auto" w:fill="auto"/>
            <w:vAlign w:val="center"/>
            <w:hideMark/>
          </w:tcPr>
          <w:p w14:paraId="26FF28D1"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retweets t2</w:t>
            </w:r>
          </w:p>
        </w:tc>
        <w:tc>
          <w:tcPr>
            <w:tcW w:w="1106" w:type="dxa"/>
            <w:tcBorders>
              <w:top w:val="nil"/>
              <w:left w:val="nil"/>
              <w:bottom w:val="nil"/>
              <w:right w:val="nil"/>
            </w:tcBorders>
            <w:shd w:val="clear" w:color="auto" w:fill="auto"/>
            <w:vAlign w:val="center"/>
            <w:hideMark/>
          </w:tcPr>
          <w:p w14:paraId="25CD9100" w14:textId="77777777"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retweets t3</w:t>
            </w:r>
          </w:p>
        </w:tc>
      </w:tr>
      <w:tr w:rsidR="00D75A47" w:rsidRPr="001856CB" w14:paraId="74564712" w14:textId="77777777" w:rsidTr="00D75A47">
        <w:trPr>
          <w:trHeight w:val="300"/>
        </w:trPr>
        <w:tc>
          <w:tcPr>
            <w:tcW w:w="3159" w:type="dxa"/>
            <w:tcBorders>
              <w:top w:val="nil"/>
              <w:left w:val="nil"/>
              <w:bottom w:val="nil"/>
              <w:right w:val="nil"/>
            </w:tcBorders>
            <w:shd w:val="clear" w:color="auto" w:fill="auto"/>
            <w:vAlign w:val="center"/>
            <w:hideMark/>
          </w:tcPr>
          <w:p w14:paraId="75AA787E" w14:textId="77777777" w:rsidR="00D75A47" w:rsidRPr="001856CB" w:rsidRDefault="00D75A47" w:rsidP="00D75A47">
            <w:pPr>
              <w:spacing w:line="240" w:lineRule="auto"/>
              <w:ind w:firstLine="0"/>
              <w:rPr>
                <w:rFonts w:eastAsia="Times New Roman" w:cstheme="minorHAnsi"/>
                <w:color w:val="000000"/>
              </w:rPr>
            </w:pPr>
            <w:r w:rsidRPr="001856CB">
              <w:rPr>
                <w:rFonts w:eastAsia="Times New Roman" w:cstheme="minorHAnsi"/>
                <w:color w:val="000000"/>
              </w:rPr>
              <w:t>party</w:t>
            </w:r>
          </w:p>
        </w:tc>
        <w:tc>
          <w:tcPr>
            <w:tcW w:w="1278" w:type="dxa"/>
            <w:tcBorders>
              <w:top w:val="nil"/>
              <w:left w:val="nil"/>
              <w:bottom w:val="nil"/>
              <w:right w:val="nil"/>
            </w:tcBorders>
            <w:shd w:val="clear" w:color="auto" w:fill="auto"/>
            <w:vAlign w:val="center"/>
            <w:hideMark/>
          </w:tcPr>
          <w:p w14:paraId="27DD8059"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0.23</w:t>
            </w:r>
          </w:p>
        </w:tc>
        <w:tc>
          <w:tcPr>
            <w:tcW w:w="1273" w:type="dxa"/>
            <w:tcBorders>
              <w:top w:val="nil"/>
              <w:left w:val="nil"/>
              <w:bottom w:val="nil"/>
              <w:right w:val="nil"/>
            </w:tcBorders>
            <w:shd w:val="clear" w:color="auto" w:fill="auto"/>
            <w:vAlign w:val="center"/>
            <w:hideMark/>
          </w:tcPr>
          <w:p w14:paraId="7791927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0.21</w:t>
            </w:r>
          </w:p>
        </w:tc>
        <w:tc>
          <w:tcPr>
            <w:tcW w:w="1282" w:type="dxa"/>
            <w:tcBorders>
              <w:top w:val="nil"/>
              <w:left w:val="nil"/>
              <w:bottom w:val="nil"/>
              <w:right w:val="nil"/>
            </w:tcBorders>
            <w:shd w:val="clear" w:color="auto" w:fill="auto"/>
            <w:vAlign w:val="center"/>
            <w:hideMark/>
          </w:tcPr>
          <w:p w14:paraId="26AE0CD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0.21</w:t>
            </w:r>
          </w:p>
        </w:tc>
        <w:tc>
          <w:tcPr>
            <w:tcW w:w="1368" w:type="dxa"/>
            <w:tcBorders>
              <w:top w:val="nil"/>
              <w:left w:val="nil"/>
              <w:bottom w:val="nil"/>
              <w:right w:val="nil"/>
            </w:tcBorders>
            <w:shd w:val="clear" w:color="auto" w:fill="auto"/>
            <w:vAlign w:val="center"/>
            <w:hideMark/>
          </w:tcPr>
          <w:p w14:paraId="7E308EDD"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0.39</w:t>
            </w:r>
          </w:p>
        </w:tc>
        <w:tc>
          <w:tcPr>
            <w:tcW w:w="1380" w:type="dxa"/>
            <w:tcBorders>
              <w:top w:val="nil"/>
              <w:left w:val="nil"/>
              <w:bottom w:val="nil"/>
              <w:right w:val="nil"/>
            </w:tcBorders>
            <w:shd w:val="clear" w:color="auto" w:fill="auto"/>
            <w:vAlign w:val="center"/>
            <w:hideMark/>
          </w:tcPr>
          <w:p w14:paraId="27E5BBE8"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0.40</w:t>
            </w:r>
          </w:p>
        </w:tc>
        <w:tc>
          <w:tcPr>
            <w:tcW w:w="1368" w:type="dxa"/>
            <w:tcBorders>
              <w:top w:val="nil"/>
              <w:left w:val="nil"/>
              <w:bottom w:val="nil"/>
              <w:right w:val="nil"/>
            </w:tcBorders>
            <w:shd w:val="clear" w:color="auto" w:fill="auto"/>
            <w:vAlign w:val="center"/>
            <w:hideMark/>
          </w:tcPr>
          <w:p w14:paraId="3366846E"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0.48</w:t>
            </w:r>
          </w:p>
        </w:tc>
        <w:tc>
          <w:tcPr>
            <w:tcW w:w="1106" w:type="dxa"/>
            <w:tcBorders>
              <w:top w:val="nil"/>
              <w:left w:val="nil"/>
              <w:bottom w:val="nil"/>
              <w:right w:val="nil"/>
            </w:tcBorders>
            <w:shd w:val="clear" w:color="auto" w:fill="auto"/>
            <w:vAlign w:val="center"/>
            <w:hideMark/>
          </w:tcPr>
          <w:p w14:paraId="7EF33EE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c>
          <w:tcPr>
            <w:tcW w:w="1120" w:type="dxa"/>
            <w:tcBorders>
              <w:top w:val="nil"/>
              <w:left w:val="nil"/>
              <w:bottom w:val="nil"/>
              <w:right w:val="nil"/>
            </w:tcBorders>
            <w:shd w:val="clear" w:color="auto" w:fill="auto"/>
            <w:vAlign w:val="center"/>
            <w:hideMark/>
          </w:tcPr>
          <w:p w14:paraId="54C241E5"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c>
          <w:tcPr>
            <w:tcW w:w="1106" w:type="dxa"/>
            <w:tcBorders>
              <w:top w:val="nil"/>
              <w:left w:val="nil"/>
              <w:bottom w:val="nil"/>
              <w:right w:val="nil"/>
            </w:tcBorders>
            <w:shd w:val="clear" w:color="auto" w:fill="auto"/>
            <w:vAlign w:val="center"/>
            <w:hideMark/>
          </w:tcPr>
          <w:p w14:paraId="3B66DDC3"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r>
      <w:tr w:rsidR="00D75A47" w:rsidRPr="001856CB" w14:paraId="47DDCFCD" w14:textId="77777777" w:rsidTr="00D75A47">
        <w:trPr>
          <w:trHeight w:val="300"/>
        </w:trPr>
        <w:tc>
          <w:tcPr>
            <w:tcW w:w="3159" w:type="dxa"/>
            <w:tcBorders>
              <w:top w:val="nil"/>
              <w:left w:val="nil"/>
              <w:bottom w:val="nil"/>
              <w:right w:val="nil"/>
            </w:tcBorders>
            <w:shd w:val="clear" w:color="auto" w:fill="auto"/>
            <w:vAlign w:val="center"/>
            <w:hideMark/>
          </w:tcPr>
          <w:p w14:paraId="2CF17773" w14:textId="77777777" w:rsidR="00D75A47" w:rsidRPr="001856CB" w:rsidRDefault="00D75A47" w:rsidP="00D75A47">
            <w:pPr>
              <w:spacing w:line="240" w:lineRule="auto"/>
              <w:ind w:firstLine="0"/>
              <w:rPr>
                <w:rFonts w:eastAsia="Times New Roman" w:cstheme="minorHAnsi"/>
                <w:color w:val="000000"/>
              </w:rPr>
            </w:pPr>
            <w:r w:rsidRPr="001856CB">
              <w:rPr>
                <w:rFonts w:eastAsia="Times New Roman" w:cstheme="minorHAnsi"/>
                <w:color w:val="000000"/>
              </w:rPr>
              <w:t>sex</w:t>
            </w:r>
          </w:p>
        </w:tc>
        <w:tc>
          <w:tcPr>
            <w:tcW w:w="1278" w:type="dxa"/>
            <w:tcBorders>
              <w:top w:val="nil"/>
              <w:left w:val="nil"/>
              <w:bottom w:val="nil"/>
              <w:right w:val="nil"/>
            </w:tcBorders>
            <w:shd w:val="clear" w:color="auto" w:fill="auto"/>
            <w:vAlign w:val="center"/>
            <w:hideMark/>
          </w:tcPr>
          <w:p w14:paraId="46803EA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273" w:type="dxa"/>
            <w:tcBorders>
              <w:top w:val="nil"/>
              <w:left w:val="nil"/>
              <w:bottom w:val="nil"/>
              <w:right w:val="nil"/>
            </w:tcBorders>
            <w:shd w:val="clear" w:color="auto" w:fill="auto"/>
            <w:vAlign w:val="center"/>
            <w:hideMark/>
          </w:tcPr>
          <w:p w14:paraId="40EFAE1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0.04</w:t>
            </w:r>
          </w:p>
        </w:tc>
        <w:tc>
          <w:tcPr>
            <w:tcW w:w="1282" w:type="dxa"/>
            <w:tcBorders>
              <w:top w:val="nil"/>
              <w:left w:val="nil"/>
              <w:bottom w:val="nil"/>
              <w:right w:val="nil"/>
            </w:tcBorders>
            <w:shd w:val="clear" w:color="auto" w:fill="auto"/>
            <w:vAlign w:val="center"/>
            <w:hideMark/>
          </w:tcPr>
          <w:p w14:paraId="45F7392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0.04</w:t>
            </w:r>
          </w:p>
        </w:tc>
        <w:tc>
          <w:tcPr>
            <w:tcW w:w="1368" w:type="dxa"/>
            <w:tcBorders>
              <w:top w:val="nil"/>
              <w:left w:val="nil"/>
              <w:bottom w:val="nil"/>
              <w:right w:val="nil"/>
            </w:tcBorders>
            <w:shd w:val="clear" w:color="auto" w:fill="auto"/>
            <w:vAlign w:val="center"/>
            <w:hideMark/>
          </w:tcPr>
          <w:p w14:paraId="38590E06"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0.07</w:t>
            </w:r>
          </w:p>
        </w:tc>
        <w:tc>
          <w:tcPr>
            <w:tcW w:w="1380" w:type="dxa"/>
            <w:tcBorders>
              <w:top w:val="nil"/>
              <w:left w:val="nil"/>
              <w:bottom w:val="nil"/>
              <w:right w:val="nil"/>
            </w:tcBorders>
            <w:shd w:val="clear" w:color="auto" w:fill="auto"/>
            <w:vAlign w:val="center"/>
            <w:hideMark/>
          </w:tcPr>
          <w:p w14:paraId="4B7BC921"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368" w:type="dxa"/>
            <w:tcBorders>
              <w:top w:val="nil"/>
              <w:left w:val="nil"/>
              <w:bottom w:val="nil"/>
              <w:right w:val="nil"/>
            </w:tcBorders>
            <w:shd w:val="clear" w:color="auto" w:fill="auto"/>
            <w:vAlign w:val="center"/>
            <w:hideMark/>
          </w:tcPr>
          <w:p w14:paraId="66DFE5B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106" w:type="dxa"/>
            <w:tcBorders>
              <w:top w:val="nil"/>
              <w:left w:val="nil"/>
              <w:bottom w:val="nil"/>
              <w:right w:val="nil"/>
            </w:tcBorders>
            <w:shd w:val="clear" w:color="auto" w:fill="auto"/>
            <w:vAlign w:val="center"/>
            <w:hideMark/>
          </w:tcPr>
          <w:p w14:paraId="367D229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79A56ED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106" w:type="dxa"/>
            <w:tcBorders>
              <w:top w:val="nil"/>
              <w:left w:val="nil"/>
              <w:bottom w:val="nil"/>
              <w:right w:val="nil"/>
            </w:tcBorders>
            <w:shd w:val="clear" w:color="auto" w:fill="auto"/>
            <w:vAlign w:val="center"/>
            <w:hideMark/>
          </w:tcPr>
          <w:p w14:paraId="5A995850"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r>
      <w:tr w:rsidR="00D75A47" w:rsidRPr="001856CB" w14:paraId="439816EA" w14:textId="77777777" w:rsidTr="00D75A47">
        <w:trPr>
          <w:trHeight w:val="300"/>
        </w:trPr>
        <w:tc>
          <w:tcPr>
            <w:tcW w:w="3159" w:type="dxa"/>
            <w:tcBorders>
              <w:top w:val="nil"/>
              <w:left w:val="nil"/>
              <w:bottom w:val="single" w:sz="4" w:space="0" w:color="auto"/>
              <w:right w:val="nil"/>
            </w:tcBorders>
            <w:shd w:val="clear" w:color="auto" w:fill="auto"/>
            <w:vAlign w:val="center"/>
            <w:hideMark/>
          </w:tcPr>
          <w:p w14:paraId="2379C40A" w14:textId="77777777" w:rsidR="00D75A47" w:rsidRPr="001856CB" w:rsidRDefault="00D75A47" w:rsidP="00D75A47">
            <w:pPr>
              <w:spacing w:line="240" w:lineRule="auto"/>
              <w:ind w:firstLine="0"/>
              <w:rPr>
                <w:rFonts w:eastAsia="Times New Roman" w:cstheme="minorHAnsi"/>
                <w:color w:val="000000"/>
              </w:rPr>
            </w:pPr>
            <w:r w:rsidRPr="001856CB">
              <w:rPr>
                <w:rFonts w:eastAsia="Times New Roman" w:cstheme="minorHAnsi"/>
                <w:color w:val="000000"/>
              </w:rPr>
              <w:t>ethnicity</w:t>
            </w:r>
          </w:p>
        </w:tc>
        <w:tc>
          <w:tcPr>
            <w:tcW w:w="1278" w:type="dxa"/>
            <w:tcBorders>
              <w:top w:val="nil"/>
              <w:left w:val="nil"/>
              <w:bottom w:val="single" w:sz="4" w:space="0" w:color="auto"/>
              <w:right w:val="nil"/>
            </w:tcBorders>
            <w:shd w:val="clear" w:color="auto" w:fill="auto"/>
            <w:vAlign w:val="center"/>
            <w:hideMark/>
          </w:tcPr>
          <w:p w14:paraId="116281F0"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0.12</w:t>
            </w:r>
          </w:p>
        </w:tc>
        <w:tc>
          <w:tcPr>
            <w:tcW w:w="1273" w:type="dxa"/>
            <w:tcBorders>
              <w:top w:val="nil"/>
              <w:left w:val="nil"/>
              <w:bottom w:val="single" w:sz="4" w:space="0" w:color="auto"/>
              <w:right w:val="nil"/>
            </w:tcBorders>
            <w:shd w:val="clear" w:color="auto" w:fill="auto"/>
            <w:vAlign w:val="center"/>
            <w:hideMark/>
          </w:tcPr>
          <w:p w14:paraId="0B1F808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0.10</w:t>
            </w:r>
          </w:p>
        </w:tc>
        <w:tc>
          <w:tcPr>
            <w:tcW w:w="1282" w:type="dxa"/>
            <w:tcBorders>
              <w:top w:val="nil"/>
              <w:left w:val="nil"/>
              <w:bottom w:val="single" w:sz="4" w:space="0" w:color="auto"/>
              <w:right w:val="nil"/>
            </w:tcBorders>
            <w:shd w:val="clear" w:color="auto" w:fill="auto"/>
            <w:vAlign w:val="center"/>
            <w:hideMark/>
          </w:tcPr>
          <w:p w14:paraId="529342B7"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0.10</w:t>
            </w:r>
          </w:p>
        </w:tc>
        <w:tc>
          <w:tcPr>
            <w:tcW w:w="1368" w:type="dxa"/>
            <w:tcBorders>
              <w:top w:val="nil"/>
              <w:left w:val="nil"/>
              <w:bottom w:val="single" w:sz="4" w:space="0" w:color="auto"/>
              <w:right w:val="nil"/>
            </w:tcBorders>
            <w:shd w:val="clear" w:color="auto" w:fill="auto"/>
            <w:vAlign w:val="center"/>
            <w:hideMark/>
          </w:tcPr>
          <w:p w14:paraId="767347B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380" w:type="dxa"/>
            <w:tcBorders>
              <w:top w:val="nil"/>
              <w:left w:val="nil"/>
              <w:bottom w:val="single" w:sz="4" w:space="0" w:color="auto"/>
              <w:right w:val="nil"/>
            </w:tcBorders>
            <w:shd w:val="clear" w:color="auto" w:fill="auto"/>
            <w:vAlign w:val="center"/>
            <w:hideMark/>
          </w:tcPr>
          <w:p w14:paraId="3F93EEA8"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0.00</w:t>
            </w:r>
          </w:p>
        </w:tc>
        <w:tc>
          <w:tcPr>
            <w:tcW w:w="1368" w:type="dxa"/>
            <w:tcBorders>
              <w:top w:val="nil"/>
              <w:left w:val="nil"/>
              <w:bottom w:val="single" w:sz="4" w:space="0" w:color="auto"/>
              <w:right w:val="nil"/>
            </w:tcBorders>
            <w:shd w:val="clear" w:color="auto" w:fill="auto"/>
            <w:vAlign w:val="center"/>
            <w:hideMark/>
          </w:tcPr>
          <w:p w14:paraId="29378A8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52C97125"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120" w:type="dxa"/>
            <w:tcBorders>
              <w:top w:val="nil"/>
              <w:left w:val="nil"/>
              <w:bottom w:val="single" w:sz="4" w:space="0" w:color="auto"/>
              <w:right w:val="nil"/>
            </w:tcBorders>
            <w:shd w:val="clear" w:color="auto" w:fill="auto"/>
            <w:vAlign w:val="center"/>
            <w:hideMark/>
          </w:tcPr>
          <w:p w14:paraId="15068311"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c>
          <w:tcPr>
            <w:tcW w:w="1106" w:type="dxa"/>
            <w:tcBorders>
              <w:top w:val="nil"/>
              <w:left w:val="nil"/>
              <w:bottom w:val="single" w:sz="4" w:space="0" w:color="auto"/>
              <w:right w:val="nil"/>
            </w:tcBorders>
            <w:shd w:val="clear" w:color="auto" w:fill="auto"/>
            <w:vAlign w:val="center"/>
            <w:hideMark/>
          </w:tcPr>
          <w:p w14:paraId="35DEE8D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r>
    </w:tbl>
    <w:p w14:paraId="461DD719" w14:textId="77777777" w:rsidR="00B828B6" w:rsidRPr="001856CB" w:rsidRDefault="00B828B6">
      <w:pPr>
        <w:spacing w:line="276" w:lineRule="auto"/>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B828B6" w:rsidRPr="003166C0" w14:paraId="7B7F1754" w14:textId="77777777" w:rsidTr="00B828B6">
        <w:trPr>
          <w:trHeight w:val="300"/>
        </w:trPr>
        <w:tc>
          <w:tcPr>
            <w:tcW w:w="14601" w:type="dxa"/>
            <w:gridSpan w:val="10"/>
            <w:tcBorders>
              <w:top w:val="nil"/>
              <w:left w:val="nil"/>
              <w:bottom w:val="single" w:sz="4" w:space="0" w:color="auto"/>
              <w:right w:val="nil"/>
            </w:tcBorders>
            <w:shd w:val="clear" w:color="auto" w:fill="auto"/>
            <w:noWrap/>
            <w:vAlign w:val="center"/>
            <w:hideMark/>
          </w:tcPr>
          <w:p w14:paraId="319D52D2" w14:textId="15C6C0FF" w:rsidR="00B828B6" w:rsidRPr="001856CB" w:rsidRDefault="00B828B6" w:rsidP="00B828B6">
            <w:pPr>
              <w:spacing w:line="240" w:lineRule="auto"/>
              <w:ind w:firstLine="0"/>
              <w:rPr>
                <w:rFonts w:eastAsia="Times New Roman" w:cstheme="minorHAnsi"/>
                <w:color w:val="000000"/>
                <w:lang w:val="en-GB"/>
              </w:rPr>
            </w:pPr>
            <w:r w:rsidRPr="00CE336F">
              <w:rPr>
                <w:rFonts w:eastAsia="Times New Roman" w:cstheme="minorHAnsi"/>
                <w:b/>
                <w:bCs/>
                <w:color w:val="000000"/>
                <w:lang w:val="en-US"/>
              </w:rPr>
              <w:t>Table 3</w:t>
            </w:r>
            <w:r w:rsidRPr="001856CB">
              <w:rPr>
                <w:rFonts w:eastAsia="Times New Roman" w:cstheme="minorHAnsi"/>
                <w:b/>
                <w:bCs/>
                <w:color w:val="000000"/>
                <w:lang w:val="en-GB"/>
              </w:rPr>
              <w:t>.</w:t>
            </w:r>
            <w:r w:rsidRPr="00CE336F">
              <w:rPr>
                <w:rFonts w:eastAsia="Times New Roman" w:cstheme="minorHAnsi"/>
                <w:color w:val="000000"/>
                <w:lang w:val="en-US"/>
              </w:rPr>
              <w:t xml:space="preserve"> </w:t>
            </w:r>
            <w:r w:rsidRPr="001856CB">
              <w:rPr>
                <w:rFonts w:eastAsia="Times New Roman" w:cstheme="minorHAnsi"/>
                <w:color w:val="000000"/>
                <w:lang w:val="en-GB"/>
              </w:rPr>
              <w:t xml:space="preserve">Newman’s </w:t>
            </w:r>
            <w:proofErr w:type="spellStart"/>
            <w:r w:rsidRPr="00CE336F">
              <w:rPr>
                <w:rFonts w:eastAsia="Times New Roman" w:cstheme="minorHAnsi"/>
                <w:color w:val="000000"/>
                <w:lang w:val="en-US"/>
              </w:rPr>
              <w:t>Assortativity</w:t>
            </w:r>
            <w:proofErr w:type="spellEnd"/>
            <w:r w:rsidRPr="001856CB">
              <w:rPr>
                <w:rFonts w:eastAsia="Times New Roman" w:cstheme="minorHAnsi"/>
                <w:color w:val="000000"/>
                <w:lang w:val="en-GB"/>
              </w:rPr>
              <w:t xml:space="preserve"> Coefficient within the three Twitter layers among Dutch MPs (2017)</w:t>
            </w:r>
          </w:p>
        </w:tc>
      </w:tr>
      <w:tr w:rsidR="00CE1C0B" w:rsidRPr="001856CB" w14:paraId="65924611" w14:textId="77777777" w:rsidTr="00775C0C">
        <w:trPr>
          <w:trHeight w:val="570"/>
        </w:trPr>
        <w:tc>
          <w:tcPr>
            <w:tcW w:w="3067" w:type="dxa"/>
            <w:tcBorders>
              <w:top w:val="nil"/>
              <w:left w:val="nil"/>
              <w:bottom w:val="nil"/>
              <w:right w:val="nil"/>
            </w:tcBorders>
            <w:shd w:val="clear" w:color="auto" w:fill="auto"/>
            <w:vAlign w:val="center"/>
            <w:hideMark/>
          </w:tcPr>
          <w:p w14:paraId="55AEF7F0" w14:textId="77777777" w:rsidR="00CE1C0B" w:rsidRPr="00CE336F" w:rsidRDefault="00CE1C0B" w:rsidP="00CE1C0B">
            <w:pPr>
              <w:spacing w:line="240" w:lineRule="auto"/>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346A86EF" w14:textId="185A6A48"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t1</w:t>
            </w:r>
          </w:p>
        </w:tc>
        <w:tc>
          <w:tcPr>
            <w:tcW w:w="1280" w:type="dxa"/>
            <w:tcBorders>
              <w:top w:val="nil"/>
              <w:left w:val="nil"/>
              <w:bottom w:val="nil"/>
              <w:right w:val="nil"/>
            </w:tcBorders>
            <w:shd w:val="clear" w:color="auto" w:fill="auto"/>
            <w:vAlign w:val="center"/>
            <w:hideMark/>
          </w:tcPr>
          <w:p w14:paraId="75C74302" w14:textId="67B69647"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t2</w:t>
            </w:r>
          </w:p>
        </w:tc>
        <w:tc>
          <w:tcPr>
            <w:tcW w:w="1329" w:type="dxa"/>
            <w:tcBorders>
              <w:top w:val="nil"/>
              <w:left w:val="nil"/>
              <w:bottom w:val="nil"/>
              <w:right w:val="nil"/>
            </w:tcBorders>
            <w:shd w:val="clear" w:color="auto" w:fill="auto"/>
            <w:vAlign w:val="center"/>
            <w:hideMark/>
          </w:tcPr>
          <w:p w14:paraId="786288CD" w14:textId="14A0042A"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t3</w:t>
            </w:r>
          </w:p>
        </w:tc>
        <w:tc>
          <w:tcPr>
            <w:tcW w:w="1458" w:type="dxa"/>
            <w:tcBorders>
              <w:top w:val="nil"/>
              <w:left w:val="nil"/>
              <w:bottom w:val="nil"/>
              <w:right w:val="nil"/>
            </w:tcBorders>
            <w:shd w:val="clear" w:color="auto" w:fill="auto"/>
            <w:vAlign w:val="center"/>
            <w:hideMark/>
          </w:tcPr>
          <w:p w14:paraId="77272205" w14:textId="4A1D9736"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t1</w:t>
            </w:r>
          </w:p>
        </w:tc>
        <w:tc>
          <w:tcPr>
            <w:tcW w:w="1418" w:type="dxa"/>
            <w:tcBorders>
              <w:top w:val="nil"/>
              <w:left w:val="nil"/>
              <w:bottom w:val="nil"/>
              <w:right w:val="nil"/>
            </w:tcBorders>
            <w:shd w:val="clear" w:color="auto" w:fill="auto"/>
            <w:vAlign w:val="center"/>
            <w:hideMark/>
          </w:tcPr>
          <w:p w14:paraId="33511C45" w14:textId="42BA5935"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w:t>
            </w:r>
            <w:r w:rsidRPr="001856CB">
              <w:rPr>
                <w:rFonts w:eastAsia="Times New Roman" w:cstheme="minorHAnsi"/>
                <w:b/>
                <w:bCs/>
                <w:color w:val="000000"/>
                <w:lang w:val="en-GB"/>
              </w:rPr>
              <w:t>2</w:t>
            </w:r>
          </w:p>
        </w:tc>
        <w:tc>
          <w:tcPr>
            <w:tcW w:w="1417" w:type="dxa"/>
            <w:tcBorders>
              <w:top w:val="nil"/>
              <w:left w:val="nil"/>
              <w:bottom w:val="nil"/>
              <w:right w:val="nil"/>
            </w:tcBorders>
            <w:shd w:val="clear" w:color="auto" w:fill="auto"/>
            <w:vAlign w:val="center"/>
            <w:hideMark/>
          </w:tcPr>
          <w:p w14:paraId="49B63FAF" w14:textId="665D8F0B"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mentions t</w:t>
            </w:r>
            <w:r w:rsidRPr="001856CB">
              <w:rPr>
                <w:rFonts w:eastAsia="Times New Roman" w:cstheme="minorHAnsi"/>
                <w:b/>
                <w:bCs/>
                <w:color w:val="000000"/>
                <w:lang w:val="en-GB"/>
              </w:rPr>
              <w:t>3</w:t>
            </w:r>
          </w:p>
        </w:tc>
        <w:tc>
          <w:tcPr>
            <w:tcW w:w="1106" w:type="dxa"/>
            <w:tcBorders>
              <w:top w:val="nil"/>
              <w:left w:val="nil"/>
              <w:bottom w:val="nil"/>
              <w:right w:val="nil"/>
            </w:tcBorders>
            <w:shd w:val="clear" w:color="auto" w:fill="auto"/>
            <w:vAlign w:val="center"/>
            <w:hideMark/>
          </w:tcPr>
          <w:p w14:paraId="6FB5F463" w14:textId="09839108"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t1</w:t>
            </w:r>
          </w:p>
        </w:tc>
        <w:tc>
          <w:tcPr>
            <w:tcW w:w="1120" w:type="dxa"/>
            <w:tcBorders>
              <w:top w:val="nil"/>
              <w:left w:val="nil"/>
              <w:bottom w:val="nil"/>
              <w:right w:val="nil"/>
            </w:tcBorders>
            <w:shd w:val="clear" w:color="auto" w:fill="auto"/>
            <w:vAlign w:val="center"/>
            <w:hideMark/>
          </w:tcPr>
          <w:p w14:paraId="326D75AC" w14:textId="4AA2B162"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t2</w:t>
            </w:r>
          </w:p>
        </w:tc>
        <w:tc>
          <w:tcPr>
            <w:tcW w:w="1106" w:type="dxa"/>
            <w:tcBorders>
              <w:top w:val="nil"/>
              <w:left w:val="nil"/>
              <w:bottom w:val="nil"/>
              <w:right w:val="nil"/>
            </w:tcBorders>
            <w:shd w:val="clear" w:color="auto" w:fill="auto"/>
            <w:vAlign w:val="center"/>
            <w:hideMark/>
          </w:tcPr>
          <w:p w14:paraId="2C481D21" w14:textId="4FB92067"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t3</w:t>
            </w:r>
          </w:p>
        </w:tc>
      </w:tr>
      <w:tr w:rsidR="00775C0C" w:rsidRPr="001856CB" w14:paraId="57B03ECC" w14:textId="77777777" w:rsidTr="00775C0C">
        <w:trPr>
          <w:trHeight w:val="300"/>
        </w:trPr>
        <w:tc>
          <w:tcPr>
            <w:tcW w:w="3067" w:type="dxa"/>
            <w:tcBorders>
              <w:top w:val="nil"/>
              <w:left w:val="nil"/>
              <w:bottom w:val="nil"/>
              <w:right w:val="nil"/>
            </w:tcBorders>
            <w:shd w:val="clear" w:color="auto" w:fill="auto"/>
            <w:vAlign w:val="center"/>
            <w:hideMark/>
          </w:tcPr>
          <w:p w14:paraId="3796D42A" w14:textId="4E63A12C" w:rsidR="00775C0C" w:rsidRPr="001856CB" w:rsidRDefault="00775C0C" w:rsidP="00775C0C">
            <w:pPr>
              <w:spacing w:line="240" w:lineRule="auto"/>
              <w:ind w:firstLine="0"/>
              <w:rPr>
                <w:rFonts w:eastAsia="Times New Roman" w:cstheme="minorHAnsi"/>
                <w:color w:val="000000"/>
              </w:rPr>
            </w:pPr>
            <w:r w:rsidRPr="001856CB">
              <w:rPr>
                <w:rFonts w:cstheme="minorHAnsi"/>
                <w:color w:val="000000"/>
              </w:rPr>
              <w:t>party</w:t>
            </w:r>
          </w:p>
        </w:tc>
        <w:tc>
          <w:tcPr>
            <w:tcW w:w="1300" w:type="dxa"/>
            <w:tcBorders>
              <w:top w:val="nil"/>
              <w:left w:val="nil"/>
              <w:bottom w:val="nil"/>
              <w:right w:val="nil"/>
            </w:tcBorders>
            <w:shd w:val="clear" w:color="auto" w:fill="auto"/>
            <w:vAlign w:val="center"/>
            <w:hideMark/>
          </w:tcPr>
          <w:p w14:paraId="30562EDE" w14:textId="0C1911D6"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0.22</w:t>
            </w:r>
          </w:p>
        </w:tc>
        <w:tc>
          <w:tcPr>
            <w:tcW w:w="1280" w:type="dxa"/>
            <w:tcBorders>
              <w:top w:val="nil"/>
              <w:left w:val="nil"/>
              <w:bottom w:val="nil"/>
              <w:right w:val="nil"/>
            </w:tcBorders>
            <w:shd w:val="clear" w:color="auto" w:fill="auto"/>
            <w:vAlign w:val="center"/>
            <w:hideMark/>
          </w:tcPr>
          <w:p w14:paraId="7550CBCB" w14:textId="52F9DBA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0.20</w:t>
            </w:r>
          </w:p>
        </w:tc>
        <w:tc>
          <w:tcPr>
            <w:tcW w:w="1329" w:type="dxa"/>
            <w:tcBorders>
              <w:top w:val="nil"/>
              <w:left w:val="nil"/>
              <w:bottom w:val="nil"/>
              <w:right w:val="nil"/>
            </w:tcBorders>
            <w:shd w:val="clear" w:color="auto" w:fill="auto"/>
            <w:vAlign w:val="center"/>
            <w:hideMark/>
          </w:tcPr>
          <w:p w14:paraId="37A72016" w14:textId="3A5ABFAC"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0.20</w:t>
            </w:r>
          </w:p>
        </w:tc>
        <w:tc>
          <w:tcPr>
            <w:tcW w:w="1458" w:type="dxa"/>
            <w:tcBorders>
              <w:top w:val="nil"/>
              <w:left w:val="nil"/>
              <w:bottom w:val="nil"/>
              <w:right w:val="nil"/>
            </w:tcBorders>
            <w:shd w:val="clear" w:color="auto" w:fill="auto"/>
            <w:vAlign w:val="center"/>
            <w:hideMark/>
          </w:tcPr>
          <w:p w14:paraId="2186B0DA" w14:textId="0435C390"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0.39</w:t>
            </w:r>
          </w:p>
        </w:tc>
        <w:tc>
          <w:tcPr>
            <w:tcW w:w="1418" w:type="dxa"/>
            <w:tcBorders>
              <w:top w:val="nil"/>
              <w:left w:val="nil"/>
              <w:bottom w:val="nil"/>
              <w:right w:val="nil"/>
            </w:tcBorders>
            <w:shd w:val="clear" w:color="auto" w:fill="auto"/>
            <w:vAlign w:val="center"/>
            <w:hideMark/>
          </w:tcPr>
          <w:p w14:paraId="473B7243" w14:textId="08C92365"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0.39</w:t>
            </w:r>
          </w:p>
        </w:tc>
        <w:tc>
          <w:tcPr>
            <w:tcW w:w="1417" w:type="dxa"/>
            <w:tcBorders>
              <w:top w:val="nil"/>
              <w:left w:val="nil"/>
              <w:bottom w:val="nil"/>
              <w:right w:val="nil"/>
            </w:tcBorders>
            <w:shd w:val="clear" w:color="auto" w:fill="auto"/>
            <w:vAlign w:val="center"/>
            <w:hideMark/>
          </w:tcPr>
          <w:p w14:paraId="4E9B50BA" w14:textId="192A4B9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0.47</w:t>
            </w:r>
          </w:p>
        </w:tc>
        <w:tc>
          <w:tcPr>
            <w:tcW w:w="1106" w:type="dxa"/>
            <w:tcBorders>
              <w:top w:val="nil"/>
              <w:left w:val="nil"/>
              <w:bottom w:val="nil"/>
              <w:right w:val="nil"/>
            </w:tcBorders>
            <w:shd w:val="clear" w:color="auto" w:fill="auto"/>
            <w:vAlign w:val="center"/>
            <w:hideMark/>
          </w:tcPr>
          <w:p w14:paraId="3774C7FD" w14:textId="4939FF99"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0.82</w:t>
            </w:r>
          </w:p>
        </w:tc>
        <w:tc>
          <w:tcPr>
            <w:tcW w:w="1120" w:type="dxa"/>
            <w:tcBorders>
              <w:top w:val="nil"/>
              <w:left w:val="nil"/>
              <w:bottom w:val="nil"/>
              <w:right w:val="nil"/>
            </w:tcBorders>
            <w:shd w:val="clear" w:color="auto" w:fill="auto"/>
            <w:vAlign w:val="center"/>
            <w:hideMark/>
          </w:tcPr>
          <w:p w14:paraId="1628F547" w14:textId="563EF0BE"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0.83</w:t>
            </w:r>
          </w:p>
        </w:tc>
        <w:tc>
          <w:tcPr>
            <w:tcW w:w="1106" w:type="dxa"/>
            <w:tcBorders>
              <w:top w:val="nil"/>
              <w:left w:val="nil"/>
              <w:bottom w:val="nil"/>
              <w:right w:val="nil"/>
            </w:tcBorders>
            <w:shd w:val="clear" w:color="auto" w:fill="auto"/>
            <w:vAlign w:val="center"/>
            <w:hideMark/>
          </w:tcPr>
          <w:p w14:paraId="3C565965" w14:textId="5CBD2A0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0.83</w:t>
            </w:r>
          </w:p>
        </w:tc>
      </w:tr>
      <w:tr w:rsidR="00775C0C" w:rsidRPr="001856CB" w14:paraId="6D1B4AB0" w14:textId="77777777" w:rsidTr="00775C0C">
        <w:trPr>
          <w:trHeight w:val="300"/>
        </w:trPr>
        <w:tc>
          <w:tcPr>
            <w:tcW w:w="3067" w:type="dxa"/>
            <w:tcBorders>
              <w:top w:val="nil"/>
              <w:left w:val="nil"/>
              <w:bottom w:val="nil"/>
              <w:right w:val="nil"/>
            </w:tcBorders>
            <w:shd w:val="clear" w:color="auto" w:fill="auto"/>
            <w:vAlign w:val="center"/>
            <w:hideMark/>
          </w:tcPr>
          <w:p w14:paraId="1F660069" w14:textId="3972D400" w:rsidR="00775C0C" w:rsidRPr="001856CB" w:rsidRDefault="00775C0C" w:rsidP="00775C0C">
            <w:pPr>
              <w:spacing w:line="240" w:lineRule="auto"/>
              <w:ind w:firstLine="0"/>
              <w:rPr>
                <w:rFonts w:eastAsia="Times New Roman" w:cstheme="minorHAnsi"/>
                <w:color w:val="000000"/>
              </w:rPr>
            </w:pPr>
            <w:proofErr w:type="spellStart"/>
            <w:r w:rsidRPr="001856CB">
              <w:rPr>
                <w:rFonts w:cstheme="minorHAnsi"/>
                <w:color w:val="000000"/>
              </w:rPr>
              <w:t>sex</w:t>
            </w:r>
            <w:proofErr w:type="spellEnd"/>
          </w:p>
        </w:tc>
        <w:tc>
          <w:tcPr>
            <w:tcW w:w="1300" w:type="dxa"/>
            <w:tcBorders>
              <w:top w:val="nil"/>
              <w:left w:val="nil"/>
              <w:bottom w:val="nil"/>
              <w:right w:val="nil"/>
            </w:tcBorders>
            <w:shd w:val="clear" w:color="auto" w:fill="auto"/>
            <w:vAlign w:val="center"/>
            <w:hideMark/>
          </w:tcPr>
          <w:p w14:paraId="272A8FFE" w14:textId="647DF57E"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280" w:type="dxa"/>
            <w:tcBorders>
              <w:top w:val="nil"/>
              <w:left w:val="nil"/>
              <w:bottom w:val="nil"/>
              <w:right w:val="nil"/>
            </w:tcBorders>
            <w:shd w:val="clear" w:color="auto" w:fill="auto"/>
            <w:vAlign w:val="center"/>
            <w:hideMark/>
          </w:tcPr>
          <w:p w14:paraId="26E2C091" w14:textId="5C9AF48A"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0.03</w:t>
            </w:r>
          </w:p>
        </w:tc>
        <w:tc>
          <w:tcPr>
            <w:tcW w:w="1329" w:type="dxa"/>
            <w:tcBorders>
              <w:top w:val="nil"/>
              <w:left w:val="nil"/>
              <w:bottom w:val="nil"/>
              <w:right w:val="nil"/>
            </w:tcBorders>
            <w:shd w:val="clear" w:color="auto" w:fill="auto"/>
            <w:vAlign w:val="center"/>
            <w:hideMark/>
          </w:tcPr>
          <w:p w14:paraId="6402447A" w14:textId="1B70BC04"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458" w:type="dxa"/>
            <w:tcBorders>
              <w:top w:val="nil"/>
              <w:left w:val="nil"/>
              <w:bottom w:val="nil"/>
              <w:right w:val="nil"/>
            </w:tcBorders>
            <w:shd w:val="clear" w:color="auto" w:fill="auto"/>
            <w:vAlign w:val="center"/>
            <w:hideMark/>
          </w:tcPr>
          <w:p w14:paraId="4609F94D" w14:textId="738589A8"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0.10</w:t>
            </w:r>
          </w:p>
        </w:tc>
        <w:tc>
          <w:tcPr>
            <w:tcW w:w="1418" w:type="dxa"/>
            <w:tcBorders>
              <w:top w:val="nil"/>
              <w:left w:val="nil"/>
              <w:bottom w:val="nil"/>
              <w:right w:val="nil"/>
            </w:tcBorders>
            <w:shd w:val="clear" w:color="auto" w:fill="auto"/>
            <w:vAlign w:val="center"/>
            <w:hideMark/>
          </w:tcPr>
          <w:p w14:paraId="07ADD7EB" w14:textId="1F8688D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417" w:type="dxa"/>
            <w:tcBorders>
              <w:top w:val="nil"/>
              <w:left w:val="nil"/>
              <w:bottom w:val="nil"/>
              <w:right w:val="nil"/>
            </w:tcBorders>
            <w:shd w:val="clear" w:color="auto" w:fill="auto"/>
            <w:vAlign w:val="center"/>
            <w:hideMark/>
          </w:tcPr>
          <w:p w14:paraId="3340F6CA" w14:textId="1C99508C"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0.06</w:t>
            </w:r>
          </w:p>
        </w:tc>
        <w:tc>
          <w:tcPr>
            <w:tcW w:w="1106" w:type="dxa"/>
            <w:tcBorders>
              <w:top w:val="nil"/>
              <w:left w:val="nil"/>
              <w:bottom w:val="nil"/>
              <w:right w:val="nil"/>
            </w:tcBorders>
            <w:shd w:val="clear" w:color="auto" w:fill="auto"/>
            <w:vAlign w:val="center"/>
            <w:hideMark/>
          </w:tcPr>
          <w:p w14:paraId="5E48617F" w14:textId="4B829070"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0.01</w:t>
            </w:r>
          </w:p>
        </w:tc>
        <w:tc>
          <w:tcPr>
            <w:tcW w:w="1120" w:type="dxa"/>
            <w:tcBorders>
              <w:top w:val="nil"/>
              <w:left w:val="nil"/>
              <w:bottom w:val="nil"/>
              <w:right w:val="nil"/>
            </w:tcBorders>
            <w:shd w:val="clear" w:color="auto" w:fill="auto"/>
            <w:vAlign w:val="center"/>
            <w:hideMark/>
          </w:tcPr>
          <w:p w14:paraId="19D1353B" w14:textId="7A6A83B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-0.01</w:t>
            </w:r>
          </w:p>
        </w:tc>
        <w:tc>
          <w:tcPr>
            <w:tcW w:w="1106" w:type="dxa"/>
            <w:tcBorders>
              <w:top w:val="nil"/>
              <w:left w:val="nil"/>
              <w:bottom w:val="nil"/>
              <w:right w:val="nil"/>
            </w:tcBorders>
            <w:shd w:val="clear" w:color="auto" w:fill="auto"/>
            <w:vAlign w:val="center"/>
            <w:hideMark/>
          </w:tcPr>
          <w:p w14:paraId="09F3E816" w14:textId="605C5DF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0.02</w:t>
            </w:r>
          </w:p>
        </w:tc>
      </w:tr>
      <w:tr w:rsidR="00F164C3" w:rsidRPr="001856CB" w14:paraId="0E64E96A" w14:textId="77777777" w:rsidTr="00F164C3">
        <w:trPr>
          <w:trHeight w:val="300"/>
        </w:trPr>
        <w:tc>
          <w:tcPr>
            <w:tcW w:w="3067" w:type="dxa"/>
            <w:tcBorders>
              <w:top w:val="nil"/>
              <w:left w:val="nil"/>
              <w:right w:val="nil"/>
            </w:tcBorders>
            <w:shd w:val="clear" w:color="auto" w:fill="auto"/>
            <w:vAlign w:val="center"/>
          </w:tcPr>
          <w:p w14:paraId="5E6DC897" w14:textId="1747114C" w:rsidR="00F164C3" w:rsidRPr="001856CB" w:rsidRDefault="00F164C3" w:rsidP="00F164C3">
            <w:pPr>
              <w:spacing w:line="240" w:lineRule="auto"/>
              <w:ind w:firstLine="0"/>
              <w:rPr>
                <w:rFonts w:cstheme="minorHAnsi"/>
                <w:color w:val="000000"/>
              </w:rPr>
            </w:pPr>
            <w:proofErr w:type="spellStart"/>
            <w:r w:rsidRPr="001856CB">
              <w:rPr>
                <w:rFonts w:cstheme="minorHAnsi"/>
                <w:color w:val="000000"/>
              </w:rPr>
              <w:t>age</w:t>
            </w:r>
            <w:proofErr w:type="spellEnd"/>
          </w:p>
        </w:tc>
        <w:tc>
          <w:tcPr>
            <w:tcW w:w="1300" w:type="dxa"/>
            <w:tcBorders>
              <w:top w:val="nil"/>
              <w:left w:val="nil"/>
              <w:right w:val="nil"/>
            </w:tcBorders>
            <w:shd w:val="clear" w:color="auto" w:fill="auto"/>
            <w:vAlign w:val="center"/>
          </w:tcPr>
          <w:p w14:paraId="34B53D25" w14:textId="1C6F4A88" w:rsidR="00F164C3" w:rsidRPr="001856CB" w:rsidRDefault="00F164C3" w:rsidP="00F164C3">
            <w:pPr>
              <w:spacing w:line="240" w:lineRule="auto"/>
              <w:ind w:firstLine="0"/>
              <w:jc w:val="center"/>
              <w:rPr>
                <w:rFonts w:cstheme="minorHAnsi"/>
                <w:color w:val="000000"/>
              </w:rPr>
            </w:pPr>
            <w:r w:rsidRPr="001856CB">
              <w:rPr>
                <w:rFonts w:cstheme="minorHAnsi"/>
                <w:color w:val="000000"/>
              </w:rPr>
              <w:t>0.05</w:t>
            </w:r>
          </w:p>
        </w:tc>
        <w:tc>
          <w:tcPr>
            <w:tcW w:w="1280" w:type="dxa"/>
            <w:tcBorders>
              <w:top w:val="nil"/>
              <w:left w:val="nil"/>
              <w:right w:val="nil"/>
            </w:tcBorders>
            <w:shd w:val="clear" w:color="auto" w:fill="auto"/>
            <w:vAlign w:val="center"/>
          </w:tcPr>
          <w:p w14:paraId="27F78AB0" w14:textId="748B068A" w:rsidR="00F164C3" w:rsidRPr="001856CB" w:rsidRDefault="00F164C3" w:rsidP="00F164C3">
            <w:pPr>
              <w:spacing w:line="240" w:lineRule="auto"/>
              <w:ind w:firstLine="0"/>
              <w:jc w:val="center"/>
              <w:rPr>
                <w:rFonts w:cstheme="minorHAnsi"/>
                <w:color w:val="000000"/>
              </w:rPr>
            </w:pPr>
            <w:r w:rsidRPr="001856CB">
              <w:rPr>
                <w:rFonts w:cstheme="minorHAnsi"/>
                <w:color w:val="000000"/>
              </w:rPr>
              <w:t>0.04</w:t>
            </w:r>
          </w:p>
        </w:tc>
        <w:tc>
          <w:tcPr>
            <w:tcW w:w="1329" w:type="dxa"/>
            <w:tcBorders>
              <w:top w:val="nil"/>
              <w:left w:val="nil"/>
              <w:right w:val="nil"/>
            </w:tcBorders>
            <w:shd w:val="clear" w:color="auto" w:fill="auto"/>
            <w:vAlign w:val="center"/>
          </w:tcPr>
          <w:p w14:paraId="5E903809" w14:textId="1486D2BF" w:rsidR="00F164C3" w:rsidRPr="001856CB" w:rsidRDefault="00F164C3" w:rsidP="00F164C3">
            <w:pPr>
              <w:spacing w:line="240" w:lineRule="auto"/>
              <w:ind w:firstLine="0"/>
              <w:jc w:val="center"/>
              <w:rPr>
                <w:rFonts w:cstheme="minorHAnsi"/>
                <w:color w:val="000000"/>
              </w:rPr>
            </w:pPr>
            <w:r w:rsidRPr="001856CB">
              <w:rPr>
                <w:rFonts w:cstheme="minorHAnsi"/>
                <w:color w:val="000000"/>
              </w:rPr>
              <w:t>0.04</w:t>
            </w:r>
          </w:p>
        </w:tc>
        <w:tc>
          <w:tcPr>
            <w:tcW w:w="1458" w:type="dxa"/>
            <w:tcBorders>
              <w:top w:val="nil"/>
              <w:left w:val="nil"/>
              <w:right w:val="nil"/>
            </w:tcBorders>
            <w:shd w:val="clear" w:color="auto" w:fill="auto"/>
            <w:vAlign w:val="center"/>
          </w:tcPr>
          <w:p w14:paraId="5DC290A7" w14:textId="134FB18C" w:rsidR="00F164C3" w:rsidRPr="001856CB" w:rsidRDefault="00F164C3" w:rsidP="00F164C3">
            <w:pPr>
              <w:spacing w:line="240" w:lineRule="auto"/>
              <w:ind w:firstLine="0"/>
              <w:jc w:val="center"/>
              <w:rPr>
                <w:rFonts w:cstheme="minorHAnsi"/>
                <w:color w:val="000000"/>
              </w:rPr>
            </w:pPr>
            <w:r w:rsidRPr="001856CB">
              <w:rPr>
                <w:rFonts w:cstheme="minorHAnsi"/>
                <w:color w:val="000000"/>
              </w:rPr>
              <w:t>0.09</w:t>
            </w:r>
          </w:p>
        </w:tc>
        <w:tc>
          <w:tcPr>
            <w:tcW w:w="1418" w:type="dxa"/>
            <w:tcBorders>
              <w:top w:val="nil"/>
              <w:left w:val="nil"/>
              <w:right w:val="nil"/>
            </w:tcBorders>
            <w:shd w:val="clear" w:color="auto" w:fill="auto"/>
            <w:vAlign w:val="center"/>
          </w:tcPr>
          <w:p w14:paraId="0C343947" w14:textId="735AF843" w:rsidR="00F164C3" w:rsidRPr="001856CB" w:rsidRDefault="00F164C3" w:rsidP="00F164C3">
            <w:pPr>
              <w:spacing w:line="240" w:lineRule="auto"/>
              <w:ind w:firstLine="0"/>
              <w:jc w:val="center"/>
              <w:rPr>
                <w:rFonts w:cstheme="minorHAnsi"/>
                <w:color w:val="000000"/>
              </w:rPr>
            </w:pPr>
            <w:r w:rsidRPr="001856CB">
              <w:rPr>
                <w:rFonts w:cstheme="minorHAnsi"/>
                <w:color w:val="000000"/>
              </w:rPr>
              <w:t>0.02</w:t>
            </w:r>
          </w:p>
        </w:tc>
        <w:tc>
          <w:tcPr>
            <w:tcW w:w="1417" w:type="dxa"/>
            <w:tcBorders>
              <w:top w:val="nil"/>
              <w:left w:val="nil"/>
              <w:right w:val="nil"/>
            </w:tcBorders>
            <w:shd w:val="clear" w:color="auto" w:fill="auto"/>
            <w:vAlign w:val="center"/>
          </w:tcPr>
          <w:p w14:paraId="4A860DC4" w14:textId="03F30938" w:rsidR="00F164C3" w:rsidRPr="001856CB" w:rsidRDefault="00F164C3" w:rsidP="00F164C3">
            <w:pPr>
              <w:spacing w:line="240" w:lineRule="auto"/>
              <w:ind w:firstLine="0"/>
              <w:jc w:val="center"/>
              <w:rPr>
                <w:rFonts w:cstheme="minorHAnsi"/>
                <w:color w:val="000000"/>
              </w:rPr>
            </w:pPr>
            <w:r w:rsidRPr="001856CB">
              <w:rPr>
                <w:rFonts w:cstheme="minorHAnsi"/>
                <w:color w:val="000000"/>
              </w:rPr>
              <w:t>0.12</w:t>
            </w:r>
          </w:p>
        </w:tc>
        <w:tc>
          <w:tcPr>
            <w:tcW w:w="1106" w:type="dxa"/>
            <w:tcBorders>
              <w:top w:val="nil"/>
              <w:left w:val="nil"/>
              <w:right w:val="nil"/>
            </w:tcBorders>
            <w:shd w:val="clear" w:color="auto" w:fill="auto"/>
            <w:vAlign w:val="center"/>
          </w:tcPr>
          <w:p w14:paraId="13CB0228" w14:textId="1DB56BF5" w:rsidR="00F164C3" w:rsidRPr="001856CB" w:rsidRDefault="00F164C3" w:rsidP="00F164C3">
            <w:pPr>
              <w:spacing w:line="240" w:lineRule="auto"/>
              <w:ind w:firstLine="0"/>
              <w:jc w:val="center"/>
              <w:rPr>
                <w:rFonts w:cstheme="minorHAnsi"/>
                <w:color w:val="000000"/>
              </w:rPr>
            </w:pPr>
            <w:r w:rsidRPr="001856CB">
              <w:rPr>
                <w:rFonts w:cstheme="minorHAnsi"/>
                <w:color w:val="000000"/>
              </w:rPr>
              <w:t>0.02</w:t>
            </w:r>
          </w:p>
        </w:tc>
        <w:tc>
          <w:tcPr>
            <w:tcW w:w="1120" w:type="dxa"/>
            <w:tcBorders>
              <w:top w:val="nil"/>
              <w:left w:val="nil"/>
              <w:right w:val="nil"/>
            </w:tcBorders>
            <w:shd w:val="clear" w:color="auto" w:fill="auto"/>
            <w:vAlign w:val="center"/>
          </w:tcPr>
          <w:p w14:paraId="6E1E65DC" w14:textId="53FB5BD6" w:rsidR="00F164C3" w:rsidRPr="001856CB" w:rsidRDefault="00F164C3" w:rsidP="00F164C3">
            <w:pPr>
              <w:spacing w:line="240" w:lineRule="auto"/>
              <w:ind w:firstLine="0"/>
              <w:jc w:val="center"/>
              <w:rPr>
                <w:rFonts w:cstheme="minorHAnsi"/>
                <w:color w:val="000000"/>
              </w:rPr>
            </w:pPr>
            <w:r w:rsidRPr="001856CB">
              <w:rPr>
                <w:rFonts w:cstheme="minorHAnsi"/>
                <w:color w:val="000000"/>
              </w:rPr>
              <w:t>0.01</w:t>
            </w:r>
          </w:p>
        </w:tc>
        <w:tc>
          <w:tcPr>
            <w:tcW w:w="1106" w:type="dxa"/>
            <w:tcBorders>
              <w:top w:val="nil"/>
              <w:left w:val="nil"/>
              <w:right w:val="nil"/>
            </w:tcBorders>
            <w:shd w:val="clear" w:color="auto" w:fill="auto"/>
            <w:vAlign w:val="center"/>
          </w:tcPr>
          <w:p w14:paraId="1F36A501" w14:textId="6CFF05AB" w:rsidR="00F164C3" w:rsidRPr="001856CB" w:rsidRDefault="00F164C3" w:rsidP="00F164C3">
            <w:pPr>
              <w:spacing w:line="240" w:lineRule="auto"/>
              <w:ind w:firstLine="0"/>
              <w:jc w:val="center"/>
              <w:rPr>
                <w:rFonts w:cstheme="minorHAnsi"/>
                <w:color w:val="000000"/>
              </w:rPr>
            </w:pPr>
            <w:r w:rsidRPr="001856CB">
              <w:rPr>
                <w:rFonts w:cstheme="minorHAnsi"/>
                <w:color w:val="000000"/>
              </w:rPr>
              <w:t>0.06</w:t>
            </w:r>
          </w:p>
        </w:tc>
      </w:tr>
      <w:tr w:rsidR="00F164C3" w:rsidRPr="001856CB" w14:paraId="54C5C4D0" w14:textId="77777777" w:rsidTr="00F164C3">
        <w:trPr>
          <w:trHeight w:val="300"/>
        </w:trPr>
        <w:tc>
          <w:tcPr>
            <w:tcW w:w="3067" w:type="dxa"/>
            <w:tcBorders>
              <w:top w:val="nil"/>
              <w:left w:val="nil"/>
              <w:bottom w:val="single" w:sz="4" w:space="0" w:color="auto"/>
              <w:right w:val="nil"/>
            </w:tcBorders>
            <w:shd w:val="clear" w:color="auto" w:fill="auto"/>
            <w:vAlign w:val="center"/>
            <w:hideMark/>
          </w:tcPr>
          <w:p w14:paraId="4B0D32B4" w14:textId="42F3C553" w:rsidR="00F164C3" w:rsidRPr="001856CB" w:rsidRDefault="00F164C3" w:rsidP="00F164C3">
            <w:pPr>
              <w:spacing w:line="240" w:lineRule="auto"/>
              <w:ind w:firstLine="0"/>
              <w:rPr>
                <w:rFonts w:eastAsia="Times New Roman" w:cstheme="minorHAnsi"/>
                <w:color w:val="000000"/>
              </w:rPr>
            </w:pPr>
            <w:proofErr w:type="spellStart"/>
            <w:r w:rsidRPr="001856CB">
              <w:rPr>
                <w:rFonts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545F0B77" w14:textId="3AAA2174"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0.06</w:t>
            </w:r>
          </w:p>
        </w:tc>
        <w:tc>
          <w:tcPr>
            <w:tcW w:w="1280" w:type="dxa"/>
            <w:tcBorders>
              <w:top w:val="nil"/>
              <w:left w:val="nil"/>
              <w:bottom w:val="single" w:sz="4" w:space="0" w:color="auto"/>
              <w:right w:val="nil"/>
            </w:tcBorders>
            <w:shd w:val="clear" w:color="auto" w:fill="auto"/>
            <w:vAlign w:val="center"/>
            <w:hideMark/>
          </w:tcPr>
          <w:p w14:paraId="5D47B988" w14:textId="38BBBF8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0.05</w:t>
            </w:r>
          </w:p>
        </w:tc>
        <w:tc>
          <w:tcPr>
            <w:tcW w:w="1329" w:type="dxa"/>
            <w:tcBorders>
              <w:top w:val="nil"/>
              <w:left w:val="nil"/>
              <w:bottom w:val="single" w:sz="4" w:space="0" w:color="auto"/>
              <w:right w:val="nil"/>
            </w:tcBorders>
            <w:shd w:val="clear" w:color="auto" w:fill="auto"/>
            <w:vAlign w:val="center"/>
            <w:hideMark/>
          </w:tcPr>
          <w:p w14:paraId="23A5866D" w14:textId="32BD99C6"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0.05</w:t>
            </w:r>
          </w:p>
        </w:tc>
        <w:tc>
          <w:tcPr>
            <w:tcW w:w="1458" w:type="dxa"/>
            <w:tcBorders>
              <w:top w:val="nil"/>
              <w:left w:val="nil"/>
              <w:bottom w:val="single" w:sz="4" w:space="0" w:color="auto"/>
              <w:right w:val="nil"/>
            </w:tcBorders>
            <w:shd w:val="clear" w:color="auto" w:fill="auto"/>
            <w:vAlign w:val="center"/>
            <w:hideMark/>
          </w:tcPr>
          <w:p w14:paraId="2022CC48" w14:textId="42211E3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0.08</w:t>
            </w:r>
          </w:p>
        </w:tc>
        <w:tc>
          <w:tcPr>
            <w:tcW w:w="1418" w:type="dxa"/>
            <w:tcBorders>
              <w:top w:val="nil"/>
              <w:left w:val="nil"/>
              <w:bottom w:val="single" w:sz="4" w:space="0" w:color="auto"/>
              <w:right w:val="nil"/>
            </w:tcBorders>
            <w:shd w:val="clear" w:color="auto" w:fill="auto"/>
            <w:vAlign w:val="center"/>
            <w:hideMark/>
          </w:tcPr>
          <w:p w14:paraId="7203A0F9" w14:textId="01924AB0"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0.02</w:t>
            </w:r>
          </w:p>
        </w:tc>
        <w:tc>
          <w:tcPr>
            <w:tcW w:w="1417" w:type="dxa"/>
            <w:tcBorders>
              <w:top w:val="nil"/>
              <w:left w:val="nil"/>
              <w:bottom w:val="single" w:sz="4" w:space="0" w:color="auto"/>
              <w:right w:val="nil"/>
            </w:tcBorders>
            <w:shd w:val="clear" w:color="auto" w:fill="auto"/>
            <w:vAlign w:val="center"/>
            <w:hideMark/>
          </w:tcPr>
          <w:p w14:paraId="104360DA" w14:textId="36A4A06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-0.07</w:t>
            </w:r>
          </w:p>
        </w:tc>
        <w:tc>
          <w:tcPr>
            <w:tcW w:w="1106" w:type="dxa"/>
            <w:tcBorders>
              <w:top w:val="nil"/>
              <w:left w:val="nil"/>
              <w:bottom w:val="single" w:sz="4" w:space="0" w:color="auto"/>
              <w:right w:val="nil"/>
            </w:tcBorders>
            <w:shd w:val="clear" w:color="auto" w:fill="auto"/>
            <w:vAlign w:val="center"/>
            <w:hideMark/>
          </w:tcPr>
          <w:p w14:paraId="03E7505C" w14:textId="2476613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0.09</w:t>
            </w:r>
          </w:p>
        </w:tc>
        <w:tc>
          <w:tcPr>
            <w:tcW w:w="1120" w:type="dxa"/>
            <w:tcBorders>
              <w:top w:val="nil"/>
              <w:left w:val="nil"/>
              <w:bottom w:val="single" w:sz="4" w:space="0" w:color="auto"/>
              <w:right w:val="nil"/>
            </w:tcBorders>
            <w:shd w:val="clear" w:color="auto" w:fill="auto"/>
            <w:vAlign w:val="center"/>
            <w:hideMark/>
          </w:tcPr>
          <w:p w14:paraId="5C027FA2" w14:textId="221B324D"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66E75C1D" w14:textId="3A5D3D7A"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0.04</w:t>
            </w:r>
          </w:p>
        </w:tc>
      </w:tr>
    </w:tbl>
    <w:p w14:paraId="16BD1F11" w14:textId="4550C18B" w:rsidR="00D75A47" w:rsidRPr="001856CB" w:rsidRDefault="00D75A47">
      <w:pPr>
        <w:spacing w:line="276" w:lineRule="auto"/>
        <w:ind w:firstLine="0"/>
        <w:rPr>
          <w:rFonts w:cstheme="minorHAnsi"/>
          <w:lang w:val="en-US"/>
        </w:rPr>
      </w:pPr>
      <w:r w:rsidRPr="001856CB">
        <w:rPr>
          <w:rFonts w:cstheme="minorHAnsi"/>
          <w:lang w:val="en-US"/>
        </w:rPr>
        <w:br w:type="page"/>
      </w:r>
    </w:p>
    <w:p w14:paraId="77A79018" w14:textId="77777777" w:rsidR="00D75A47" w:rsidRDefault="00D75A47" w:rsidP="003F0BAF">
      <w:pPr>
        <w:ind w:firstLine="0"/>
        <w:jc w:val="both"/>
        <w:rPr>
          <w:b/>
          <w:bCs/>
          <w:i/>
          <w:iCs/>
          <w:lang w:val="en-US"/>
        </w:rPr>
        <w:sectPr w:rsidR="00D75A47" w:rsidSect="00D75A47">
          <w:pgSz w:w="16838" w:h="11906" w:orient="landscape"/>
          <w:pgMar w:top="1418" w:right="1418" w:bottom="1418" w:left="1134" w:header="709" w:footer="709" w:gutter="0"/>
          <w:cols w:space="708"/>
          <w:docGrid w:linePitch="360"/>
        </w:sectPr>
      </w:pPr>
    </w:p>
    <w:p w14:paraId="4707BC55" w14:textId="1C760B98" w:rsidR="003F0BAF" w:rsidRDefault="003F0BAF" w:rsidP="003F0BAF">
      <w:pPr>
        <w:ind w:firstLine="0"/>
        <w:jc w:val="both"/>
        <w:rPr>
          <w:b/>
          <w:bCs/>
          <w:i/>
          <w:iCs/>
          <w:lang w:val="en-US"/>
        </w:rPr>
      </w:pPr>
      <w:r>
        <w:rPr>
          <w:b/>
          <w:bCs/>
          <w:i/>
          <w:iCs/>
          <w:lang w:val="en-US"/>
        </w:rPr>
        <w:lastRenderedPageBreak/>
        <w:t xml:space="preserve">Segregation indices </w:t>
      </w:r>
    </w:p>
    <w:p w14:paraId="0EAD4FD3" w14:textId="01F61FFA" w:rsidR="00617F77" w:rsidRDefault="00617F77" w:rsidP="003F0BAF">
      <w:pPr>
        <w:ind w:firstLine="0"/>
        <w:jc w:val="both"/>
        <w:rPr>
          <w:i/>
          <w:iCs/>
          <w:lang w:val="en-US"/>
        </w:rPr>
      </w:pPr>
      <w:r w:rsidRPr="00617F77">
        <w:rPr>
          <w:i/>
          <w:iCs/>
          <w:lang w:val="en-US"/>
        </w:rPr>
        <w:t>Segregation along party lines</w:t>
      </w:r>
    </w:p>
    <w:p w14:paraId="4DA37A4F" w14:textId="0CD2B008" w:rsidR="000E333F" w:rsidRDefault="000E333F" w:rsidP="000E333F">
      <w:pPr>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w:t>
      </w:r>
      <w:r w:rsidR="00D75A47">
        <w:rPr>
          <w:lang w:val="en-US"/>
        </w:rPr>
        <w:t>t</w:t>
      </w:r>
      <w:r>
        <w:rPr>
          <w:lang w:val="en-US"/>
        </w:rPr>
        <w:t>1</w:t>
      </w:r>
      <w:r w:rsidR="00496719">
        <w:rPr>
          <w:lang w:val="en-US"/>
        </w:rPr>
        <w:t xml:space="preserve">; Table </w:t>
      </w:r>
      <w:r w:rsidR="00D75A47">
        <w:rPr>
          <w:lang w:val="en-US"/>
        </w:rPr>
        <w:t>1</w:t>
      </w:r>
      <w:r>
        <w:rPr>
          <w:lang w:val="en-US"/>
        </w:rPr>
        <w:t>). This holds true for all network layers within Twitter</w:t>
      </w:r>
      <w:r w:rsidR="00C73EC4">
        <w:rPr>
          <w:lang w:val="en-US"/>
        </w:rPr>
        <w:t xml:space="preserve"> and all three time points</w:t>
      </w:r>
      <w:r>
        <w:rPr>
          <w:lang w:val="en-US"/>
        </w:rPr>
        <w:t xml:space="preserve">. </w:t>
      </w:r>
      <w:r w:rsidR="00496719">
        <w:rPr>
          <w:lang w:val="en-US"/>
        </w:rPr>
        <w:t>Also based on our other two segregation measures we observe segregation along party lines</w:t>
      </w:r>
      <w:r w:rsidR="00B828B6">
        <w:rPr>
          <w:lang w:val="en-US"/>
        </w:rPr>
        <w:t xml:space="preserve">. All respective values for Coleman’s Homophily Index and Newman’s </w:t>
      </w:r>
      <w:proofErr w:type="spellStart"/>
      <w:r w:rsidR="00B828B6">
        <w:rPr>
          <w:lang w:val="en-US"/>
        </w:rPr>
        <w:t>Assortativity</w:t>
      </w:r>
      <w:proofErr w:type="spellEnd"/>
      <w:r w:rsidR="00B828B6">
        <w:rPr>
          <w:lang w:val="en-US"/>
        </w:rPr>
        <w:t xml:space="preserve"> Coefficient are positive (row party, Table 2 and 3, respectively). </w:t>
      </w:r>
    </w:p>
    <w:p w14:paraId="117F9216" w14:textId="77777777" w:rsidR="00496719" w:rsidRDefault="00496719" w:rsidP="003F0BAF">
      <w:pPr>
        <w:ind w:firstLine="0"/>
        <w:jc w:val="both"/>
        <w:rPr>
          <w:i/>
          <w:iCs/>
          <w:lang w:val="en-US"/>
        </w:rPr>
      </w:pPr>
    </w:p>
    <w:p w14:paraId="230B33E7" w14:textId="3A471FA0" w:rsidR="00617F77" w:rsidRDefault="00617F77" w:rsidP="003F0BAF">
      <w:pPr>
        <w:ind w:firstLine="0"/>
        <w:jc w:val="both"/>
        <w:rPr>
          <w:i/>
          <w:iCs/>
          <w:lang w:val="en-US"/>
        </w:rPr>
      </w:pPr>
      <w:r>
        <w:rPr>
          <w:i/>
          <w:iCs/>
          <w:lang w:val="en-US"/>
        </w:rPr>
        <w:t>Segregation along social dimensions</w:t>
      </w:r>
    </w:p>
    <w:p w14:paraId="474557E5" w14:textId="68F3F583" w:rsidR="00496719" w:rsidRDefault="00496719" w:rsidP="00E25AEA">
      <w:pPr>
        <w:ind w:firstLine="0"/>
        <w:jc w:val="both"/>
        <w:rPr>
          <w:lang w:val="en-US"/>
        </w:rPr>
      </w:pPr>
      <w:r>
        <w:rPr>
          <w:lang w:val="en-US"/>
        </w:rPr>
        <w:t xml:space="preserve">Considering the different socio-demographic axis of segregation, Twitter relations with same-sex MPs are not substantially more common than different-sex relations. MPs who have a similar age (i.e., less than a 6-year difference) are more likely to have twitter ties than MPs with a dissimilar age. </w:t>
      </w:r>
      <w:r w:rsidR="00B828B6">
        <w:rPr>
          <w:lang w:val="en-US"/>
        </w:rPr>
        <w:t>F</w:t>
      </w:r>
      <w:r>
        <w:rPr>
          <w:lang w:val="en-US"/>
        </w:rPr>
        <w:t xml:space="preserve">ollower relations on Twitter between MPs with the same ethnic background are more common </w:t>
      </w:r>
      <w:r w:rsidR="00F164C3">
        <w:rPr>
          <w:lang w:val="en-US"/>
        </w:rPr>
        <w:t xml:space="preserve">than follower relations between MPs with a different ethnic background. </w:t>
      </w:r>
      <w:r w:rsidR="00E25AEA">
        <w:rPr>
          <w:lang w:val="en-US"/>
        </w:rPr>
        <w:t xml:space="preserve">But all in all, for these social dimensions differences in within group and between group densities are relatively small. This is confirmed by the results based on </w:t>
      </w:r>
      <w:r>
        <w:rPr>
          <w:lang w:val="en-US"/>
        </w:rPr>
        <w:t xml:space="preserve">Coleman’s </w:t>
      </w:r>
      <w:r w:rsidR="00E25AEA">
        <w:rPr>
          <w:lang w:val="en-US"/>
        </w:rPr>
        <w:t>H</w:t>
      </w:r>
      <w:r>
        <w:rPr>
          <w:lang w:val="en-US"/>
        </w:rPr>
        <w:t xml:space="preserve">omophily </w:t>
      </w:r>
      <w:r w:rsidR="00E25AEA">
        <w:rPr>
          <w:lang w:val="en-US"/>
        </w:rPr>
        <w:t>I</w:t>
      </w:r>
      <w:r>
        <w:rPr>
          <w:lang w:val="en-US"/>
        </w:rPr>
        <w:t>ndex</w:t>
      </w:r>
      <w:r w:rsidR="00E25AEA">
        <w:rPr>
          <w:lang w:val="en-US"/>
        </w:rPr>
        <w:t xml:space="preserve"> and Newman’s </w:t>
      </w:r>
      <w:proofErr w:type="spellStart"/>
      <w:r w:rsidR="00E25AEA">
        <w:rPr>
          <w:lang w:val="en-US"/>
        </w:rPr>
        <w:t>Assortativity</w:t>
      </w:r>
      <w:proofErr w:type="spellEnd"/>
      <w:r w:rsidR="00E25AEA">
        <w:rPr>
          <w:lang w:val="en-US"/>
        </w:rPr>
        <w:t xml:space="preserve"> Coefficient; segregation scores are close to zero and </w:t>
      </w:r>
      <w:r w:rsidR="00F164C3">
        <w:rPr>
          <w:lang w:val="en-US"/>
        </w:rPr>
        <w:t>not consistently observed across the three twitter layers</w:t>
      </w:r>
      <w:r w:rsidR="00E25AEA">
        <w:rPr>
          <w:lang w:val="en-US"/>
        </w:rPr>
        <w:t xml:space="preserve"> and time points</w:t>
      </w:r>
      <w:r w:rsidR="00F164C3">
        <w:rPr>
          <w:lang w:val="en-US"/>
        </w:rPr>
        <w:t xml:space="preserve">. </w:t>
      </w:r>
    </w:p>
    <w:p w14:paraId="6F41B839" w14:textId="77777777" w:rsidR="00496719" w:rsidRDefault="00496719" w:rsidP="00496719">
      <w:pPr>
        <w:ind w:firstLine="0"/>
        <w:jc w:val="both"/>
        <w:rPr>
          <w:lang w:val="en-US"/>
        </w:rPr>
      </w:pPr>
    </w:p>
    <w:p w14:paraId="6E078109" w14:textId="4A4F0892" w:rsidR="00617F77" w:rsidRDefault="00617F77" w:rsidP="003F0BAF">
      <w:pPr>
        <w:ind w:firstLine="0"/>
        <w:jc w:val="both"/>
        <w:rPr>
          <w:i/>
          <w:iCs/>
          <w:lang w:val="en-US"/>
        </w:rPr>
      </w:pPr>
      <w:r>
        <w:rPr>
          <w:i/>
          <w:iCs/>
          <w:lang w:val="en-US"/>
        </w:rPr>
        <w:t>Comparison of segregation patterns along the different Twitter layers</w:t>
      </w:r>
    </w:p>
    <w:p w14:paraId="49DB86B3" w14:textId="2A0A5508" w:rsidR="00C73EC4" w:rsidRDefault="00C73EC4" w:rsidP="00C73EC4">
      <w:pPr>
        <w:ind w:firstLine="0"/>
        <w:jc w:val="both"/>
        <w:rPr>
          <w:lang w:val="en-US"/>
        </w:rPr>
      </w:pPr>
      <w:r>
        <w:rPr>
          <w:lang w:val="en-US"/>
        </w:rPr>
        <w:t xml:space="preserve">According to both Coleman’s </w:t>
      </w:r>
      <w:r w:rsidR="00E25AEA">
        <w:rPr>
          <w:lang w:val="en-US"/>
        </w:rPr>
        <w:t>H</w:t>
      </w:r>
      <w:r>
        <w:rPr>
          <w:lang w:val="en-US"/>
        </w:rPr>
        <w:t xml:space="preserve">omophily </w:t>
      </w:r>
      <w:r w:rsidR="00E25AEA">
        <w:rPr>
          <w:lang w:val="en-US"/>
        </w:rPr>
        <w:t>I</w:t>
      </w:r>
      <w:r>
        <w:rPr>
          <w:lang w:val="en-US"/>
        </w:rPr>
        <w:t xml:space="preserve">ndex and Newman’s </w:t>
      </w:r>
      <w:proofErr w:type="spellStart"/>
      <w:r w:rsidR="00E25AEA">
        <w:rPr>
          <w:lang w:val="en-US"/>
        </w:rPr>
        <w:t>A</w:t>
      </w:r>
      <w:r>
        <w:rPr>
          <w:lang w:val="en-US"/>
        </w:rPr>
        <w:t>ssortativity</w:t>
      </w:r>
      <w:proofErr w:type="spellEnd"/>
      <w:r>
        <w:rPr>
          <w:lang w:val="en-US"/>
        </w:rPr>
        <w:t xml:space="preserve"> </w:t>
      </w:r>
      <w:r w:rsidR="00E25AEA">
        <w:rPr>
          <w:lang w:val="en-US"/>
        </w:rPr>
        <w:t>C</w:t>
      </w:r>
      <w:r>
        <w:rPr>
          <w:lang w:val="en-US"/>
        </w:rPr>
        <w:t xml:space="preserve">oefficient, we </w:t>
      </w:r>
      <w:r w:rsidR="001D06C6">
        <w:rPr>
          <w:lang w:val="en-US"/>
        </w:rPr>
        <w:t>would conclude</w:t>
      </w:r>
      <w:r>
        <w:rPr>
          <w:lang w:val="en-US"/>
        </w:rPr>
        <w:t xml:space="preserve"> that segregation patterns</w:t>
      </w:r>
      <w:r w:rsidR="00E25AEA">
        <w:rPr>
          <w:lang w:val="en-US"/>
        </w:rPr>
        <w:t xml:space="preserve"> along party division lines</w:t>
      </w:r>
      <w:r>
        <w:rPr>
          <w:lang w:val="en-US"/>
        </w:rPr>
        <w:t xml:space="preserve"> are most pronounced within the retweet </w:t>
      </w:r>
      <w:r w:rsidR="001D06C6">
        <w:rPr>
          <w:lang w:val="en-US"/>
        </w:rPr>
        <w:t>network</w:t>
      </w:r>
      <w:r>
        <w:rPr>
          <w:lang w:val="en-GB"/>
        </w:rPr>
        <w:t xml:space="preserve">. </w:t>
      </w:r>
      <w:r>
        <w:rPr>
          <w:lang w:val="en-US"/>
        </w:rPr>
        <w:t xml:space="preserve">This finding supports our conclusion based on a visual inspection of the Twitter networks above (Figure </w:t>
      </w:r>
      <w:r w:rsidR="00E25AEA">
        <w:rPr>
          <w:lang w:val="en-US"/>
        </w:rPr>
        <w:t>1 and 2</w:t>
      </w:r>
      <w:r>
        <w:rPr>
          <w:lang w:val="en-US"/>
        </w:rPr>
        <w:t>) and is in line with the architectural reasoning that retweets are generally endorsements of the original tweet.</w:t>
      </w:r>
      <w:r w:rsidR="00E25AEA">
        <w:rPr>
          <w:lang w:val="en-US"/>
        </w:rPr>
        <w:t xml:space="preserve"> </w:t>
      </w:r>
      <w:r w:rsidR="001D06C6">
        <w:rPr>
          <w:lang w:val="en-US"/>
        </w:rPr>
        <w:t xml:space="preserve">In contrast to our expectation, both of these segregation measures indicate that party segregation is weakest within the follower layer. One possible reason might be that when intra party relations hit a plateau in this layer, inter party relations caught up. </w:t>
      </w:r>
    </w:p>
    <w:p w14:paraId="5508B383" w14:textId="77777777" w:rsidR="00C73EC4" w:rsidRDefault="00C73EC4" w:rsidP="003F0BAF">
      <w:pPr>
        <w:ind w:firstLine="0"/>
        <w:jc w:val="both"/>
        <w:rPr>
          <w:i/>
          <w:iCs/>
          <w:lang w:val="en-US"/>
        </w:rPr>
      </w:pPr>
    </w:p>
    <w:p w14:paraId="1D47D4C5" w14:textId="425D5502" w:rsidR="00617F77" w:rsidRPr="00617F77" w:rsidRDefault="00C73EC4" w:rsidP="003F0BAF">
      <w:pPr>
        <w:ind w:firstLine="0"/>
        <w:jc w:val="both"/>
        <w:rPr>
          <w:i/>
          <w:iCs/>
          <w:lang w:val="en-US"/>
        </w:rPr>
      </w:pPr>
      <w:r>
        <w:rPr>
          <w:i/>
          <w:iCs/>
          <w:lang w:val="en-US"/>
        </w:rPr>
        <w:t>D</w:t>
      </w:r>
      <w:r w:rsidR="00617F77" w:rsidRPr="00617F77">
        <w:rPr>
          <w:i/>
          <w:iCs/>
          <w:lang w:val="en-US"/>
        </w:rPr>
        <w:t>evelopment of segregation in Twitter over</w:t>
      </w:r>
      <w:r w:rsidR="00B23D36">
        <w:rPr>
          <w:i/>
          <w:iCs/>
          <w:lang w:val="en-US"/>
        </w:rPr>
        <w:t xml:space="preserve"> time</w:t>
      </w:r>
    </w:p>
    <w:p w14:paraId="16C18F2F" w14:textId="4FE1FD43" w:rsidR="00C73EC4" w:rsidRDefault="00C73EC4" w:rsidP="00C73EC4">
      <w:pPr>
        <w:ind w:firstLine="0"/>
        <w:jc w:val="both"/>
        <w:rPr>
          <w:lang w:val="en-US"/>
        </w:rPr>
      </w:pPr>
      <w:r>
        <w:rPr>
          <w:lang w:val="en-US"/>
        </w:rPr>
        <w:t xml:space="preserve">The density of the </w:t>
      </w:r>
      <w:r w:rsidR="001D06C6">
        <w:rPr>
          <w:lang w:val="en-US"/>
        </w:rPr>
        <w:t>follower</w:t>
      </w:r>
      <w:r>
        <w:rPr>
          <w:lang w:val="en-US"/>
        </w:rPr>
        <w:t xml:space="preserve"> network increases over time, which is not a real surprise because </w:t>
      </w:r>
      <w:r w:rsidR="001D06C6">
        <w:rPr>
          <w:lang w:val="en-US"/>
        </w:rPr>
        <w:t>‘</w:t>
      </w:r>
      <w:r>
        <w:rPr>
          <w:lang w:val="en-US"/>
        </w:rPr>
        <w:t>unfriending</w:t>
      </w:r>
      <w:r w:rsidR="001D06C6">
        <w:rPr>
          <w:lang w:val="en-US"/>
        </w:rPr>
        <w:t>’</w:t>
      </w:r>
      <w:r>
        <w:rPr>
          <w:lang w:val="en-US"/>
        </w:rPr>
        <w:t xml:space="preserve"> someone on Twitter is a rare event and we focus on a relatively small group of politicians with seats in parliament to which several new members are introduced through the elections. On the other hand, the density of the retweet and @-mentioning network decreased over time. This </w:t>
      </w:r>
      <w:r w:rsidR="004C68E6">
        <w:rPr>
          <w:lang w:val="en-US"/>
        </w:rPr>
        <w:t xml:space="preserve">reflects that our time point moved away from the elections: </w:t>
      </w:r>
      <w:r>
        <w:rPr>
          <w:lang w:val="en-US"/>
        </w:rPr>
        <w:t xml:space="preserve">after the campaigning period of the elections and government formation, politicians feel less of an urge to be visible for their electorate via Twitter and </w:t>
      </w:r>
      <w:r>
        <w:rPr>
          <w:lang w:val="en-US"/>
        </w:rPr>
        <w:lastRenderedPageBreak/>
        <w:t>take it a notch back after the intensive and energy-consuming events elections are. However, regarding the segregation patterns</w:t>
      </w:r>
      <w:r w:rsidR="001D06C6">
        <w:rPr>
          <w:lang w:val="en-US"/>
        </w:rPr>
        <w:t xml:space="preserve"> along party division lines</w:t>
      </w:r>
      <w:r>
        <w:rPr>
          <w:lang w:val="en-US"/>
        </w:rPr>
        <w:t xml:space="preserve">, we observe no discernible trends in our time-window. </w:t>
      </w:r>
    </w:p>
    <w:p w14:paraId="7B999FF7" w14:textId="06151A47" w:rsidR="00CD065A" w:rsidRDefault="00CD065A" w:rsidP="00CD065A">
      <w:pPr>
        <w:ind w:firstLine="0"/>
        <w:jc w:val="both"/>
        <w:rPr>
          <w:iCs/>
          <w:lang w:val="en-GB"/>
        </w:rPr>
      </w:pPr>
    </w:p>
    <w:tbl>
      <w:tblPr>
        <w:tblW w:w="9220" w:type="dxa"/>
        <w:tblCellMar>
          <w:left w:w="70" w:type="dxa"/>
          <w:right w:w="70" w:type="dxa"/>
        </w:tblCellMar>
        <w:tblLook w:val="04A0" w:firstRow="1" w:lastRow="0" w:firstColumn="1" w:lastColumn="0" w:noHBand="0" w:noVBand="1"/>
      </w:tblPr>
      <w:tblGrid>
        <w:gridCol w:w="3460"/>
        <w:gridCol w:w="960"/>
        <w:gridCol w:w="960"/>
        <w:gridCol w:w="960"/>
        <w:gridCol w:w="960"/>
        <w:gridCol w:w="960"/>
        <w:gridCol w:w="960"/>
      </w:tblGrid>
      <w:tr w:rsidR="00761E79" w:rsidRPr="003166C0" w14:paraId="44AD831C" w14:textId="77777777" w:rsidTr="00761E79">
        <w:trPr>
          <w:trHeight w:val="300"/>
        </w:trPr>
        <w:tc>
          <w:tcPr>
            <w:tcW w:w="9220" w:type="dxa"/>
            <w:gridSpan w:val="7"/>
            <w:tcBorders>
              <w:top w:val="nil"/>
              <w:left w:val="nil"/>
              <w:bottom w:val="single" w:sz="4" w:space="0" w:color="auto"/>
              <w:right w:val="nil"/>
            </w:tcBorders>
            <w:shd w:val="clear" w:color="auto" w:fill="auto"/>
            <w:noWrap/>
            <w:vAlign w:val="bottom"/>
            <w:hideMark/>
          </w:tcPr>
          <w:p w14:paraId="13DA9C5E" w14:textId="0906D0D5" w:rsidR="00761E79" w:rsidRPr="00761E79" w:rsidRDefault="00761E79" w:rsidP="00761E79">
            <w:pPr>
              <w:spacing w:line="240" w:lineRule="auto"/>
              <w:ind w:firstLine="0"/>
              <w:rPr>
                <w:rFonts w:ascii="Calibri" w:eastAsia="Times New Roman" w:hAnsi="Calibri" w:cs="Calibri"/>
                <w:b/>
                <w:bCs/>
                <w:color w:val="000000"/>
                <w:lang w:val="en-GB" w:eastAsia="nl-NL"/>
              </w:rPr>
            </w:pPr>
            <w:r w:rsidRPr="00761E79">
              <w:rPr>
                <w:rFonts w:ascii="Calibri" w:eastAsia="Times New Roman" w:hAnsi="Calibri" w:cs="Calibri"/>
                <w:b/>
                <w:bCs/>
                <w:color w:val="000000"/>
                <w:lang w:val="en-GB" w:eastAsia="nl-NL"/>
              </w:rPr>
              <w:t xml:space="preserve">Table 4. </w:t>
            </w:r>
            <w:r>
              <w:rPr>
                <w:rFonts w:eastAsia="Times New Roman" w:cstheme="minorHAnsi"/>
                <w:color w:val="000000"/>
                <w:lang w:val="en-GB"/>
              </w:rPr>
              <w:t xml:space="preserve">Multiplex </w:t>
            </w:r>
            <w:proofErr w:type="spellStart"/>
            <w:r>
              <w:rPr>
                <w:rFonts w:eastAsia="Times New Roman" w:cstheme="minorHAnsi"/>
                <w:color w:val="000000"/>
                <w:lang w:val="en-GB"/>
              </w:rPr>
              <w:t>RSiena</w:t>
            </w:r>
            <w:proofErr w:type="spellEnd"/>
            <w:r>
              <w:rPr>
                <w:rFonts w:eastAsia="Times New Roman" w:cstheme="minorHAnsi"/>
                <w:color w:val="000000"/>
                <w:lang w:val="en-GB"/>
              </w:rPr>
              <w:t xml:space="preserve"> model to predict twitter relations among (147) Dutch MPs in 2017: summary of main results from Model 1, 2 and 3</w:t>
            </w:r>
          </w:p>
        </w:tc>
      </w:tr>
      <w:tr w:rsidR="00761E79" w:rsidRPr="00761E79" w14:paraId="639EA1EF" w14:textId="77777777" w:rsidTr="00761E79">
        <w:trPr>
          <w:trHeight w:val="300"/>
        </w:trPr>
        <w:tc>
          <w:tcPr>
            <w:tcW w:w="3460" w:type="dxa"/>
            <w:tcBorders>
              <w:top w:val="nil"/>
              <w:left w:val="nil"/>
              <w:bottom w:val="nil"/>
              <w:right w:val="nil"/>
            </w:tcBorders>
            <w:shd w:val="clear" w:color="auto" w:fill="auto"/>
            <w:noWrap/>
            <w:vAlign w:val="bottom"/>
            <w:hideMark/>
          </w:tcPr>
          <w:p w14:paraId="4F8BB584" w14:textId="77777777" w:rsidR="00761E79" w:rsidRPr="00761E79" w:rsidRDefault="00761E79" w:rsidP="00761E79">
            <w:pPr>
              <w:spacing w:line="240" w:lineRule="auto"/>
              <w:ind w:firstLine="0"/>
              <w:rPr>
                <w:rFonts w:ascii="Calibri" w:eastAsia="Times New Roman" w:hAnsi="Calibri" w:cs="Calibri"/>
                <w:color w:val="000000"/>
                <w:lang w:val="en-GB" w:eastAsia="nl-NL"/>
              </w:rPr>
            </w:pPr>
          </w:p>
        </w:tc>
        <w:tc>
          <w:tcPr>
            <w:tcW w:w="960" w:type="dxa"/>
            <w:tcBorders>
              <w:top w:val="nil"/>
              <w:left w:val="nil"/>
              <w:bottom w:val="nil"/>
              <w:right w:val="nil"/>
            </w:tcBorders>
            <w:shd w:val="clear" w:color="auto" w:fill="auto"/>
            <w:noWrap/>
            <w:vAlign w:val="bottom"/>
            <w:hideMark/>
          </w:tcPr>
          <w:p w14:paraId="3DBF7BD2" w14:textId="77777777" w:rsidR="00761E79" w:rsidRPr="00761E79" w:rsidRDefault="00761E79" w:rsidP="00761E79">
            <w:pPr>
              <w:spacing w:line="240" w:lineRule="auto"/>
              <w:ind w:firstLine="0"/>
              <w:jc w:val="center"/>
              <w:rPr>
                <w:rFonts w:ascii="Calibri" w:eastAsia="Times New Roman" w:hAnsi="Calibri" w:cs="Calibri"/>
                <w:color w:val="000000"/>
                <w:lang w:eastAsia="nl-NL"/>
              </w:rPr>
            </w:pPr>
            <w:r w:rsidRPr="00761E79">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bottom"/>
            <w:hideMark/>
          </w:tcPr>
          <w:p w14:paraId="75FDEC38" w14:textId="77777777" w:rsidR="00761E79" w:rsidRPr="00761E79" w:rsidRDefault="00761E79" w:rsidP="00761E79">
            <w:pPr>
              <w:spacing w:line="240" w:lineRule="auto"/>
              <w:ind w:firstLine="0"/>
              <w:jc w:val="center"/>
              <w:rPr>
                <w:rFonts w:ascii="Calibri" w:eastAsia="Times New Roman" w:hAnsi="Calibri" w:cs="Calibri"/>
                <w:color w:val="000000"/>
                <w:lang w:eastAsia="nl-NL"/>
              </w:rPr>
            </w:pPr>
            <w:r w:rsidRPr="00761E79">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bottom"/>
            <w:hideMark/>
          </w:tcPr>
          <w:p w14:paraId="295C24BE" w14:textId="77777777" w:rsidR="00761E79" w:rsidRPr="00761E79" w:rsidRDefault="00761E79" w:rsidP="00761E79">
            <w:pPr>
              <w:spacing w:line="240" w:lineRule="auto"/>
              <w:ind w:firstLine="0"/>
              <w:jc w:val="center"/>
              <w:rPr>
                <w:rFonts w:ascii="Calibri" w:eastAsia="Times New Roman" w:hAnsi="Calibri" w:cs="Calibri"/>
                <w:color w:val="000000"/>
                <w:lang w:eastAsia="nl-NL"/>
              </w:rPr>
            </w:pPr>
            <w:r w:rsidRPr="00761E79">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bottom"/>
            <w:hideMark/>
          </w:tcPr>
          <w:p w14:paraId="4EFA655D" w14:textId="77777777" w:rsidR="00761E79" w:rsidRPr="00761E79" w:rsidRDefault="00761E79" w:rsidP="00761E79">
            <w:pPr>
              <w:spacing w:line="240" w:lineRule="auto"/>
              <w:ind w:firstLine="0"/>
              <w:jc w:val="center"/>
              <w:rPr>
                <w:rFonts w:ascii="Calibri" w:eastAsia="Times New Roman" w:hAnsi="Calibri" w:cs="Calibri"/>
                <w:color w:val="000000"/>
                <w:lang w:eastAsia="nl-NL"/>
              </w:rPr>
            </w:pPr>
            <w:r w:rsidRPr="00761E79">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bottom"/>
            <w:hideMark/>
          </w:tcPr>
          <w:p w14:paraId="770F808A" w14:textId="77777777" w:rsidR="00761E79" w:rsidRPr="00761E79" w:rsidRDefault="00761E79" w:rsidP="00761E79">
            <w:pPr>
              <w:spacing w:line="240" w:lineRule="auto"/>
              <w:ind w:firstLine="0"/>
              <w:jc w:val="center"/>
              <w:rPr>
                <w:rFonts w:ascii="Calibri" w:eastAsia="Times New Roman" w:hAnsi="Calibri" w:cs="Calibri"/>
                <w:color w:val="000000"/>
                <w:lang w:eastAsia="nl-NL"/>
              </w:rPr>
            </w:pPr>
            <w:r w:rsidRPr="00761E79">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bottom"/>
            <w:hideMark/>
          </w:tcPr>
          <w:p w14:paraId="28C33395" w14:textId="77777777" w:rsidR="00761E79" w:rsidRPr="00761E79" w:rsidRDefault="00761E79" w:rsidP="00761E79">
            <w:pPr>
              <w:spacing w:line="240" w:lineRule="auto"/>
              <w:ind w:firstLine="0"/>
              <w:jc w:val="center"/>
              <w:rPr>
                <w:rFonts w:ascii="Calibri" w:eastAsia="Times New Roman" w:hAnsi="Calibri" w:cs="Calibri"/>
                <w:color w:val="000000"/>
                <w:lang w:eastAsia="nl-NL"/>
              </w:rPr>
            </w:pPr>
            <w:r w:rsidRPr="00761E79">
              <w:rPr>
                <w:rFonts w:ascii="Calibri" w:eastAsia="Times New Roman" w:hAnsi="Calibri" w:cs="Calibri"/>
                <w:color w:val="000000"/>
                <w:lang w:eastAsia="nl-NL"/>
              </w:rPr>
              <w:t>se</w:t>
            </w:r>
          </w:p>
        </w:tc>
      </w:tr>
      <w:tr w:rsidR="00761E79" w:rsidRPr="00761E79" w14:paraId="47493C5D" w14:textId="77777777" w:rsidTr="00761E79">
        <w:trPr>
          <w:trHeight w:val="300"/>
        </w:trPr>
        <w:tc>
          <w:tcPr>
            <w:tcW w:w="3460" w:type="dxa"/>
            <w:tcBorders>
              <w:top w:val="nil"/>
              <w:left w:val="nil"/>
              <w:bottom w:val="single" w:sz="4" w:space="0" w:color="auto"/>
              <w:right w:val="nil"/>
            </w:tcBorders>
            <w:shd w:val="clear" w:color="auto" w:fill="auto"/>
            <w:noWrap/>
            <w:vAlign w:val="bottom"/>
            <w:hideMark/>
          </w:tcPr>
          <w:p w14:paraId="57B7409D"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bottom"/>
            <w:hideMark/>
          </w:tcPr>
          <w:p w14:paraId="2C36AB5E"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proofErr w:type="spellStart"/>
            <w:r w:rsidRPr="00761E79">
              <w:rPr>
                <w:rFonts w:ascii="Calibri" w:eastAsia="Times New Roman" w:hAnsi="Calibri" w:cs="Calibri"/>
                <w:i/>
                <w:iCs/>
                <w:color w:val="000000"/>
                <w:lang w:eastAsia="nl-NL"/>
              </w:rPr>
              <w:t>following</w:t>
            </w:r>
            <w:proofErr w:type="spellEnd"/>
          </w:p>
        </w:tc>
        <w:tc>
          <w:tcPr>
            <w:tcW w:w="1920" w:type="dxa"/>
            <w:gridSpan w:val="2"/>
            <w:tcBorders>
              <w:top w:val="nil"/>
              <w:left w:val="nil"/>
              <w:bottom w:val="single" w:sz="4" w:space="0" w:color="auto"/>
              <w:right w:val="nil"/>
            </w:tcBorders>
            <w:shd w:val="clear" w:color="auto" w:fill="auto"/>
            <w:vAlign w:val="center"/>
            <w:hideMark/>
          </w:tcPr>
          <w:p w14:paraId="4858F0F1"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r w:rsidRPr="00761E79">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17202572"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proofErr w:type="spellStart"/>
            <w:r w:rsidRPr="00761E79">
              <w:rPr>
                <w:rFonts w:ascii="Calibri" w:eastAsia="Times New Roman" w:hAnsi="Calibri" w:cs="Calibri"/>
                <w:i/>
                <w:iCs/>
                <w:color w:val="000000"/>
                <w:lang w:eastAsia="nl-NL"/>
              </w:rPr>
              <w:t>retweets</w:t>
            </w:r>
            <w:proofErr w:type="spellEnd"/>
          </w:p>
        </w:tc>
      </w:tr>
      <w:tr w:rsidR="00761E79" w:rsidRPr="00761E79" w14:paraId="4397D3BF" w14:textId="77777777" w:rsidTr="00761E79">
        <w:trPr>
          <w:trHeight w:val="300"/>
        </w:trPr>
        <w:tc>
          <w:tcPr>
            <w:tcW w:w="3460" w:type="dxa"/>
            <w:tcBorders>
              <w:top w:val="nil"/>
              <w:left w:val="nil"/>
              <w:bottom w:val="nil"/>
              <w:right w:val="nil"/>
            </w:tcBorders>
            <w:shd w:val="clear" w:color="auto" w:fill="auto"/>
            <w:noWrap/>
            <w:vAlign w:val="bottom"/>
            <w:hideMark/>
          </w:tcPr>
          <w:p w14:paraId="5F9D8D3B"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p>
        </w:tc>
        <w:tc>
          <w:tcPr>
            <w:tcW w:w="5760" w:type="dxa"/>
            <w:gridSpan w:val="6"/>
            <w:tcBorders>
              <w:top w:val="single" w:sz="4" w:space="0" w:color="auto"/>
              <w:left w:val="nil"/>
              <w:bottom w:val="nil"/>
              <w:right w:val="nil"/>
            </w:tcBorders>
            <w:shd w:val="clear" w:color="auto" w:fill="auto"/>
            <w:noWrap/>
            <w:vAlign w:val="bottom"/>
            <w:hideMark/>
          </w:tcPr>
          <w:p w14:paraId="3A3FFB48"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r w:rsidRPr="00761E79">
              <w:rPr>
                <w:rFonts w:ascii="Calibri" w:eastAsia="Times New Roman" w:hAnsi="Calibri" w:cs="Calibri"/>
                <w:i/>
                <w:iCs/>
                <w:color w:val="000000"/>
                <w:lang w:eastAsia="nl-NL"/>
              </w:rPr>
              <w:t>Model 1</w:t>
            </w:r>
          </w:p>
        </w:tc>
      </w:tr>
      <w:tr w:rsidR="00761E79" w:rsidRPr="00761E79" w14:paraId="39D878A5" w14:textId="77777777" w:rsidTr="00761E79">
        <w:trPr>
          <w:trHeight w:val="300"/>
        </w:trPr>
        <w:tc>
          <w:tcPr>
            <w:tcW w:w="3460" w:type="dxa"/>
            <w:tcBorders>
              <w:top w:val="nil"/>
              <w:left w:val="nil"/>
              <w:bottom w:val="single" w:sz="4" w:space="0" w:color="auto"/>
              <w:right w:val="nil"/>
            </w:tcBorders>
            <w:shd w:val="clear" w:color="auto" w:fill="auto"/>
            <w:vAlign w:val="center"/>
            <w:hideMark/>
          </w:tcPr>
          <w:p w14:paraId="32A31104"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same</w:t>
            </w:r>
            <w:proofErr w:type="spellEnd"/>
            <w:r w:rsidRPr="00761E79">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vAlign w:val="center"/>
            <w:hideMark/>
          </w:tcPr>
          <w:p w14:paraId="34D09CFF"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4223B49C"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6ED49392"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6C2E2C2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426054B1"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049DEEA2"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0.078</w:t>
            </w:r>
          </w:p>
        </w:tc>
      </w:tr>
      <w:tr w:rsidR="00761E79" w:rsidRPr="00761E79" w14:paraId="027BD3C0" w14:textId="77777777" w:rsidTr="00761E79">
        <w:trPr>
          <w:trHeight w:val="300"/>
        </w:trPr>
        <w:tc>
          <w:tcPr>
            <w:tcW w:w="3460" w:type="dxa"/>
            <w:tcBorders>
              <w:top w:val="nil"/>
              <w:left w:val="nil"/>
              <w:bottom w:val="nil"/>
              <w:right w:val="nil"/>
            </w:tcBorders>
            <w:shd w:val="clear" w:color="auto" w:fill="auto"/>
            <w:vAlign w:val="center"/>
            <w:hideMark/>
          </w:tcPr>
          <w:p w14:paraId="409929D5"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5760" w:type="dxa"/>
            <w:gridSpan w:val="6"/>
            <w:tcBorders>
              <w:top w:val="single" w:sz="4" w:space="0" w:color="auto"/>
              <w:left w:val="nil"/>
              <w:bottom w:val="nil"/>
              <w:right w:val="nil"/>
            </w:tcBorders>
            <w:shd w:val="clear" w:color="auto" w:fill="auto"/>
            <w:noWrap/>
            <w:vAlign w:val="bottom"/>
            <w:hideMark/>
          </w:tcPr>
          <w:p w14:paraId="4EE6ACB1"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r w:rsidRPr="00761E79">
              <w:rPr>
                <w:rFonts w:ascii="Calibri" w:eastAsia="Times New Roman" w:hAnsi="Calibri" w:cs="Calibri"/>
                <w:i/>
                <w:iCs/>
                <w:color w:val="000000"/>
                <w:lang w:eastAsia="nl-NL"/>
              </w:rPr>
              <w:t>Model 2</w:t>
            </w:r>
          </w:p>
        </w:tc>
      </w:tr>
      <w:tr w:rsidR="00761E79" w:rsidRPr="00761E79" w14:paraId="14D4013A" w14:textId="77777777" w:rsidTr="00761E79">
        <w:trPr>
          <w:trHeight w:val="300"/>
        </w:trPr>
        <w:tc>
          <w:tcPr>
            <w:tcW w:w="3460" w:type="dxa"/>
            <w:tcBorders>
              <w:top w:val="nil"/>
              <w:left w:val="nil"/>
              <w:bottom w:val="nil"/>
              <w:right w:val="nil"/>
            </w:tcBorders>
            <w:shd w:val="clear" w:color="auto" w:fill="auto"/>
            <w:vAlign w:val="center"/>
            <w:hideMark/>
          </w:tcPr>
          <w:p w14:paraId="6377313C"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same</w:t>
            </w:r>
            <w:proofErr w:type="spellEnd"/>
            <w:r w:rsidRPr="00761E79">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6EA8A563"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56DDA898"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1099C323"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75DFC91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25334E9B"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3C5B4788"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0.099</w:t>
            </w:r>
          </w:p>
        </w:tc>
      </w:tr>
      <w:tr w:rsidR="00761E79" w:rsidRPr="00761E79" w14:paraId="5CB12DE3" w14:textId="77777777" w:rsidTr="00761E79">
        <w:trPr>
          <w:trHeight w:val="300"/>
        </w:trPr>
        <w:tc>
          <w:tcPr>
            <w:tcW w:w="3460" w:type="dxa"/>
            <w:tcBorders>
              <w:top w:val="nil"/>
              <w:left w:val="nil"/>
              <w:bottom w:val="nil"/>
              <w:right w:val="nil"/>
            </w:tcBorders>
            <w:shd w:val="clear" w:color="auto" w:fill="auto"/>
            <w:noWrap/>
            <w:vAlign w:val="bottom"/>
            <w:hideMark/>
          </w:tcPr>
          <w:p w14:paraId="243FD93A"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same</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407D40A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2026953F"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0338636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254A7E99"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35E78A0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0EA7F6BB"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0.049</w:t>
            </w:r>
          </w:p>
        </w:tc>
      </w:tr>
      <w:tr w:rsidR="00761E79" w:rsidRPr="00761E79" w14:paraId="0C8960D0" w14:textId="77777777" w:rsidTr="00761E79">
        <w:trPr>
          <w:trHeight w:val="300"/>
        </w:trPr>
        <w:tc>
          <w:tcPr>
            <w:tcW w:w="3460" w:type="dxa"/>
            <w:tcBorders>
              <w:top w:val="nil"/>
              <w:left w:val="nil"/>
              <w:bottom w:val="nil"/>
              <w:right w:val="nil"/>
            </w:tcBorders>
            <w:shd w:val="clear" w:color="auto" w:fill="auto"/>
            <w:noWrap/>
            <w:vAlign w:val="bottom"/>
            <w:hideMark/>
          </w:tcPr>
          <w:p w14:paraId="143A4206"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xml:space="preserve">(absolute) </w:t>
            </w:r>
            <w:proofErr w:type="spellStart"/>
            <w:r w:rsidRPr="00761E79">
              <w:rPr>
                <w:rFonts w:ascii="Calibri" w:eastAsia="Times New Roman" w:hAnsi="Calibri" w:cs="Calibri"/>
                <w:color w:val="000000"/>
                <w:lang w:eastAsia="nl-NL"/>
              </w:rPr>
              <w:t>age</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1A038A8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14E5B57C"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4B700D1E"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24B42525"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2E01CFD7"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168F24F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0.004</w:t>
            </w:r>
          </w:p>
        </w:tc>
      </w:tr>
      <w:tr w:rsidR="00761E79" w:rsidRPr="00761E79" w14:paraId="04BD1837" w14:textId="77777777" w:rsidTr="00761E79">
        <w:trPr>
          <w:trHeight w:val="300"/>
        </w:trPr>
        <w:tc>
          <w:tcPr>
            <w:tcW w:w="3460" w:type="dxa"/>
            <w:tcBorders>
              <w:top w:val="nil"/>
              <w:left w:val="nil"/>
              <w:bottom w:val="single" w:sz="4" w:space="0" w:color="auto"/>
              <w:right w:val="nil"/>
            </w:tcBorders>
            <w:shd w:val="clear" w:color="auto" w:fill="auto"/>
            <w:noWrap/>
            <w:vAlign w:val="bottom"/>
            <w:hideMark/>
          </w:tcPr>
          <w:p w14:paraId="0D53B992" w14:textId="77777777" w:rsidR="00761E79" w:rsidRPr="00761E79" w:rsidRDefault="00761E79" w:rsidP="00761E79">
            <w:pPr>
              <w:spacing w:line="240" w:lineRule="auto"/>
              <w:ind w:firstLine="0"/>
              <w:rPr>
                <w:rFonts w:ascii="Calibri" w:eastAsia="Times New Roman" w:hAnsi="Calibri" w:cs="Calibri"/>
                <w:color w:val="000000"/>
                <w:lang w:val="en-GB" w:eastAsia="nl-NL"/>
              </w:rPr>
            </w:pPr>
            <w:r w:rsidRPr="00761E79">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6002DDBE"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6901BBB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028AE7FF"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25F2E1E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71D21518"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23801BF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0.083</w:t>
            </w:r>
          </w:p>
        </w:tc>
      </w:tr>
      <w:tr w:rsidR="00761E79" w:rsidRPr="00761E79" w14:paraId="2ECD58FA" w14:textId="77777777" w:rsidTr="00761E79">
        <w:trPr>
          <w:trHeight w:val="300"/>
        </w:trPr>
        <w:tc>
          <w:tcPr>
            <w:tcW w:w="3460" w:type="dxa"/>
            <w:tcBorders>
              <w:top w:val="nil"/>
              <w:left w:val="nil"/>
              <w:bottom w:val="nil"/>
              <w:right w:val="nil"/>
            </w:tcBorders>
            <w:shd w:val="clear" w:color="auto" w:fill="auto"/>
            <w:noWrap/>
            <w:vAlign w:val="bottom"/>
            <w:hideMark/>
          </w:tcPr>
          <w:p w14:paraId="6556AEC6"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5760" w:type="dxa"/>
            <w:gridSpan w:val="6"/>
            <w:tcBorders>
              <w:top w:val="single" w:sz="4" w:space="0" w:color="auto"/>
              <w:left w:val="nil"/>
              <w:bottom w:val="nil"/>
              <w:right w:val="nil"/>
            </w:tcBorders>
            <w:shd w:val="clear" w:color="auto" w:fill="auto"/>
            <w:noWrap/>
            <w:vAlign w:val="bottom"/>
            <w:hideMark/>
          </w:tcPr>
          <w:p w14:paraId="497BD5FE" w14:textId="77777777" w:rsidR="00761E79" w:rsidRPr="00761E79" w:rsidRDefault="00761E79" w:rsidP="00761E79">
            <w:pPr>
              <w:spacing w:line="240" w:lineRule="auto"/>
              <w:ind w:firstLine="0"/>
              <w:jc w:val="center"/>
              <w:rPr>
                <w:rFonts w:ascii="Calibri" w:eastAsia="Times New Roman" w:hAnsi="Calibri" w:cs="Calibri"/>
                <w:i/>
                <w:iCs/>
                <w:color w:val="000000"/>
                <w:lang w:eastAsia="nl-NL"/>
              </w:rPr>
            </w:pPr>
            <w:r w:rsidRPr="00761E79">
              <w:rPr>
                <w:rFonts w:ascii="Calibri" w:eastAsia="Times New Roman" w:hAnsi="Calibri" w:cs="Calibri"/>
                <w:i/>
                <w:iCs/>
                <w:color w:val="000000"/>
                <w:lang w:eastAsia="nl-NL"/>
              </w:rPr>
              <w:t>Model 3</w:t>
            </w:r>
          </w:p>
        </w:tc>
      </w:tr>
      <w:tr w:rsidR="00761E79" w:rsidRPr="00761E79" w14:paraId="565F61A1" w14:textId="77777777" w:rsidTr="00761E79">
        <w:trPr>
          <w:trHeight w:val="300"/>
        </w:trPr>
        <w:tc>
          <w:tcPr>
            <w:tcW w:w="3460" w:type="dxa"/>
            <w:tcBorders>
              <w:top w:val="nil"/>
              <w:left w:val="nil"/>
              <w:bottom w:val="nil"/>
              <w:right w:val="nil"/>
            </w:tcBorders>
            <w:shd w:val="clear" w:color="auto" w:fill="auto"/>
            <w:vAlign w:val="center"/>
            <w:hideMark/>
          </w:tcPr>
          <w:p w14:paraId="16DB3149"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same</w:t>
            </w:r>
            <w:proofErr w:type="spellEnd"/>
            <w:r w:rsidRPr="00761E79">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71FE756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49EB50AE"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6382EFB6"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3133046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0D3D348C"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001590C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0.093</w:t>
            </w:r>
          </w:p>
        </w:tc>
      </w:tr>
      <w:tr w:rsidR="00761E79" w:rsidRPr="00761E79" w14:paraId="4774C5CB" w14:textId="77777777" w:rsidTr="00761E79">
        <w:trPr>
          <w:trHeight w:val="300"/>
        </w:trPr>
        <w:tc>
          <w:tcPr>
            <w:tcW w:w="3460" w:type="dxa"/>
            <w:tcBorders>
              <w:top w:val="nil"/>
              <w:left w:val="nil"/>
              <w:bottom w:val="nil"/>
              <w:right w:val="nil"/>
            </w:tcBorders>
            <w:shd w:val="clear" w:color="auto" w:fill="auto"/>
            <w:noWrap/>
            <w:vAlign w:val="bottom"/>
            <w:hideMark/>
          </w:tcPr>
          <w:p w14:paraId="243140B2"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same</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108BC0A9"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5C6ADE9F"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0AEB61B1" w14:textId="682BFD74"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030F744F"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2EDA63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720F13B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0.056</w:t>
            </w:r>
          </w:p>
        </w:tc>
      </w:tr>
      <w:tr w:rsidR="00761E79" w:rsidRPr="00761E79" w14:paraId="4CD7C6A3" w14:textId="77777777" w:rsidTr="00761E79">
        <w:trPr>
          <w:trHeight w:val="300"/>
        </w:trPr>
        <w:tc>
          <w:tcPr>
            <w:tcW w:w="3460" w:type="dxa"/>
            <w:tcBorders>
              <w:top w:val="nil"/>
              <w:left w:val="nil"/>
              <w:bottom w:val="nil"/>
              <w:right w:val="nil"/>
            </w:tcBorders>
            <w:shd w:val="clear" w:color="auto" w:fill="auto"/>
            <w:noWrap/>
            <w:vAlign w:val="bottom"/>
            <w:hideMark/>
          </w:tcPr>
          <w:p w14:paraId="65D4DF6D"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xml:space="preserve">(absolute) </w:t>
            </w:r>
            <w:proofErr w:type="spellStart"/>
            <w:r w:rsidRPr="00761E79">
              <w:rPr>
                <w:rFonts w:ascii="Calibri" w:eastAsia="Times New Roman" w:hAnsi="Calibri" w:cs="Calibri"/>
                <w:color w:val="000000"/>
                <w:lang w:eastAsia="nl-NL"/>
              </w:rPr>
              <w:t>age</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328C3AE8"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48BC95BF"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05C99476"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21511EB4"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0139CD5"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B746F1F"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r>
      <w:tr w:rsidR="00761E79" w:rsidRPr="00761E79" w14:paraId="6AD6E999" w14:textId="77777777" w:rsidTr="00761E79">
        <w:trPr>
          <w:trHeight w:val="300"/>
        </w:trPr>
        <w:tc>
          <w:tcPr>
            <w:tcW w:w="3460" w:type="dxa"/>
            <w:tcBorders>
              <w:top w:val="nil"/>
              <w:left w:val="nil"/>
              <w:bottom w:val="nil"/>
              <w:right w:val="nil"/>
            </w:tcBorders>
            <w:shd w:val="clear" w:color="auto" w:fill="auto"/>
            <w:noWrap/>
            <w:vAlign w:val="bottom"/>
            <w:hideMark/>
          </w:tcPr>
          <w:p w14:paraId="0CEC34E8" w14:textId="77777777" w:rsidR="00761E79" w:rsidRPr="00761E79" w:rsidRDefault="00761E79" w:rsidP="00761E79">
            <w:pPr>
              <w:spacing w:line="240" w:lineRule="auto"/>
              <w:ind w:firstLine="0"/>
              <w:rPr>
                <w:rFonts w:ascii="Calibri" w:eastAsia="Times New Roman" w:hAnsi="Calibri" w:cs="Calibri"/>
                <w:color w:val="000000"/>
                <w:lang w:val="en-GB" w:eastAsia="nl-NL"/>
              </w:rPr>
            </w:pPr>
            <w:r w:rsidRPr="00761E79">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5CB66C0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5D5AB715"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7C2E9477"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22029264"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57B6D53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1C1EF62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0.094</w:t>
            </w:r>
          </w:p>
        </w:tc>
      </w:tr>
      <w:tr w:rsidR="00761E79" w:rsidRPr="00761E79" w14:paraId="5ED6CAE2" w14:textId="77777777" w:rsidTr="00761E79">
        <w:trPr>
          <w:trHeight w:val="300"/>
        </w:trPr>
        <w:tc>
          <w:tcPr>
            <w:tcW w:w="3460" w:type="dxa"/>
            <w:tcBorders>
              <w:top w:val="nil"/>
              <w:left w:val="nil"/>
              <w:bottom w:val="nil"/>
              <w:right w:val="nil"/>
            </w:tcBorders>
            <w:shd w:val="clear" w:color="auto" w:fill="auto"/>
            <w:vAlign w:val="center"/>
            <w:hideMark/>
          </w:tcPr>
          <w:p w14:paraId="51CC76D6"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2BF7CB15"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5C36A836"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37E019A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2B45D791"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316BA7B9"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0A0E3A14"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r>
      <w:tr w:rsidR="00761E79" w:rsidRPr="00761E79" w14:paraId="4752AE52" w14:textId="77777777" w:rsidTr="00761E79">
        <w:trPr>
          <w:trHeight w:val="300"/>
        </w:trPr>
        <w:tc>
          <w:tcPr>
            <w:tcW w:w="3460" w:type="dxa"/>
            <w:tcBorders>
              <w:top w:val="nil"/>
              <w:left w:val="nil"/>
              <w:bottom w:val="nil"/>
              <w:right w:val="nil"/>
            </w:tcBorders>
            <w:shd w:val="clear" w:color="auto" w:fill="auto"/>
            <w:vAlign w:val="center"/>
            <w:hideMark/>
          </w:tcPr>
          <w:p w14:paraId="71323416"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reciprocity</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with</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2E053717"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191F340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5D1B3BF1"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78D7791E"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7D4E7BAA"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6EB2E0E"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r>
      <w:tr w:rsidR="00761E79" w:rsidRPr="00761E79" w14:paraId="4F177ACA" w14:textId="77777777" w:rsidTr="00761E79">
        <w:trPr>
          <w:trHeight w:val="300"/>
        </w:trPr>
        <w:tc>
          <w:tcPr>
            <w:tcW w:w="3460" w:type="dxa"/>
            <w:tcBorders>
              <w:top w:val="nil"/>
              <w:left w:val="nil"/>
              <w:bottom w:val="nil"/>
              <w:right w:val="nil"/>
            </w:tcBorders>
            <w:shd w:val="clear" w:color="auto" w:fill="auto"/>
            <w:vAlign w:val="center"/>
            <w:hideMark/>
          </w:tcPr>
          <w:p w14:paraId="49F65475"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0A12F016" w14:textId="77777777" w:rsidR="00761E79" w:rsidRPr="00761E79" w:rsidRDefault="00761E79" w:rsidP="00761E79">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13913ED5" w14:textId="77777777" w:rsidR="00761E79" w:rsidRPr="00761E79" w:rsidRDefault="00761E79" w:rsidP="00761E79">
            <w:pPr>
              <w:spacing w:line="240" w:lineRule="auto"/>
              <w:ind w:firstLine="0"/>
              <w:jc w:val="right"/>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62425C1"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73C935A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091D2284"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3DC1CE63"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0.092</w:t>
            </w:r>
          </w:p>
        </w:tc>
      </w:tr>
      <w:tr w:rsidR="00761E79" w:rsidRPr="00761E79" w14:paraId="7E01C6B2" w14:textId="77777777" w:rsidTr="00761E79">
        <w:trPr>
          <w:trHeight w:val="300"/>
        </w:trPr>
        <w:tc>
          <w:tcPr>
            <w:tcW w:w="3460" w:type="dxa"/>
            <w:tcBorders>
              <w:top w:val="nil"/>
              <w:left w:val="nil"/>
              <w:bottom w:val="nil"/>
              <w:right w:val="nil"/>
            </w:tcBorders>
            <w:shd w:val="clear" w:color="auto" w:fill="auto"/>
            <w:vAlign w:val="center"/>
            <w:hideMark/>
          </w:tcPr>
          <w:p w14:paraId="52CE7485"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reciprocity</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with</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5558E3B0" w14:textId="77777777" w:rsidR="00761E79" w:rsidRPr="00761E79" w:rsidRDefault="00761E79" w:rsidP="00761E79">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4E23BAD1" w14:textId="77777777" w:rsidR="00761E79" w:rsidRPr="00761E79" w:rsidRDefault="00761E79" w:rsidP="00761E79">
            <w:pPr>
              <w:spacing w:line="240" w:lineRule="auto"/>
              <w:ind w:firstLine="0"/>
              <w:jc w:val="right"/>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BC2C2A2"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09B1B179"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00F222A9"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64286D9B"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0.076</w:t>
            </w:r>
          </w:p>
        </w:tc>
      </w:tr>
      <w:tr w:rsidR="00761E79" w:rsidRPr="00761E79" w14:paraId="33860B7D" w14:textId="77777777" w:rsidTr="00761E79">
        <w:trPr>
          <w:trHeight w:val="300"/>
        </w:trPr>
        <w:tc>
          <w:tcPr>
            <w:tcW w:w="3460" w:type="dxa"/>
            <w:tcBorders>
              <w:top w:val="nil"/>
              <w:left w:val="nil"/>
              <w:bottom w:val="nil"/>
              <w:right w:val="nil"/>
            </w:tcBorders>
            <w:shd w:val="clear" w:color="auto" w:fill="auto"/>
            <w:vAlign w:val="center"/>
            <w:hideMark/>
          </w:tcPr>
          <w:p w14:paraId="25309BD8"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54D766A3" w14:textId="77777777" w:rsidR="00761E79" w:rsidRPr="00761E79" w:rsidRDefault="00761E79" w:rsidP="00761E79">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66896BC1"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0F7C493"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C3CFFBC" w14:textId="77777777" w:rsidR="00761E79" w:rsidRPr="00761E79" w:rsidRDefault="00761E79" w:rsidP="00761E79">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B2BC250"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68CA4A02"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0.228</w:t>
            </w:r>
          </w:p>
        </w:tc>
      </w:tr>
      <w:tr w:rsidR="00761E79" w:rsidRPr="00761E79" w14:paraId="2C2081BC" w14:textId="77777777" w:rsidTr="00761E79">
        <w:trPr>
          <w:trHeight w:val="300"/>
        </w:trPr>
        <w:tc>
          <w:tcPr>
            <w:tcW w:w="3460" w:type="dxa"/>
            <w:tcBorders>
              <w:top w:val="nil"/>
              <w:left w:val="nil"/>
              <w:bottom w:val="single" w:sz="4" w:space="0" w:color="auto"/>
              <w:right w:val="nil"/>
            </w:tcBorders>
            <w:shd w:val="clear" w:color="auto" w:fill="auto"/>
            <w:vAlign w:val="center"/>
            <w:hideMark/>
          </w:tcPr>
          <w:p w14:paraId="38738F4E" w14:textId="77777777" w:rsidR="00761E79" w:rsidRPr="00761E79" w:rsidRDefault="00761E79" w:rsidP="00761E79">
            <w:pPr>
              <w:spacing w:line="240" w:lineRule="auto"/>
              <w:ind w:firstLine="0"/>
              <w:rPr>
                <w:rFonts w:ascii="Calibri" w:eastAsia="Times New Roman" w:hAnsi="Calibri" w:cs="Calibri"/>
                <w:color w:val="000000"/>
                <w:lang w:eastAsia="nl-NL"/>
              </w:rPr>
            </w:pPr>
            <w:proofErr w:type="spellStart"/>
            <w:r w:rsidRPr="00761E79">
              <w:rPr>
                <w:rFonts w:ascii="Calibri" w:eastAsia="Times New Roman" w:hAnsi="Calibri" w:cs="Calibri"/>
                <w:color w:val="000000"/>
                <w:lang w:eastAsia="nl-NL"/>
              </w:rPr>
              <w:t>reciprocity</w:t>
            </w:r>
            <w:proofErr w:type="spellEnd"/>
            <w:r w:rsidRPr="00761E79">
              <w:rPr>
                <w:rFonts w:ascii="Calibri" w:eastAsia="Times New Roman" w:hAnsi="Calibri" w:cs="Calibri"/>
                <w:color w:val="000000"/>
                <w:lang w:eastAsia="nl-NL"/>
              </w:rPr>
              <w:t xml:space="preserve"> </w:t>
            </w:r>
            <w:proofErr w:type="spellStart"/>
            <w:r w:rsidRPr="00761E79">
              <w:rPr>
                <w:rFonts w:ascii="Calibri" w:eastAsia="Times New Roman" w:hAnsi="Calibri" w:cs="Calibri"/>
                <w:color w:val="000000"/>
                <w:lang w:eastAsia="nl-NL"/>
              </w:rPr>
              <w:t>with</w:t>
            </w:r>
            <w:proofErr w:type="spellEnd"/>
            <w:r w:rsidRPr="00761E79">
              <w:rPr>
                <w:rFonts w:ascii="Calibri" w:eastAsia="Times New Roman" w:hAnsi="Calibri" w:cs="Calibri"/>
                <w:color w:val="000000"/>
                <w:lang w:eastAsia="nl-NL"/>
              </w:rPr>
              <w:t xml:space="preserve"> @-mentions</w:t>
            </w:r>
          </w:p>
        </w:tc>
        <w:tc>
          <w:tcPr>
            <w:tcW w:w="960" w:type="dxa"/>
            <w:tcBorders>
              <w:top w:val="nil"/>
              <w:left w:val="nil"/>
              <w:bottom w:val="single" w:sz="4" w:space="0" w:color="auto"/>
              <w:right w:val="nil"/>
            </w:tcBorders>
            <w:shd w:val="clear" w:color="auto" w:fill="auto"/>
            <w:noWrap/>
            <w:vAlign w:val="bottom"/>
            <w:hideMark/>
          </w:tcPr>
          <w:p w14:paraId="444D7575"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bottom"/>
            <w:hideMark/>
          </w:tcPr>
          <w:p w14:paraId="6A9FE656"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bottom"/>
            <w:hideMark/>
          </w:tcPr>
          <w:p w14:paraId="13547378"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bottom"/>
            <w:hideMark/>
          </w:tcPr>
          <w:p w14:paraId="29DE9099" w14:textId="77777777" w:rsidR="00761E79" w:rsidRPr="00761E79" w:rsidRDefault="00761E79" w:rsidP="00761E79">
            <w:pPr>
              <w:spacing w:line="240" w:lineRule="auto"/>
              <w:ind w:firstLine="0"/>
              <w:rPr>
                <w:rFonts w:ascii="Calibri" w:eastAsia="Times New Roman" w:hAnsi="Calibri" w:cs="Calibri"/>
                <w:color w:val="000000"/>
                <w:lang w:eastAsia="nl-NL"/>
              </w:rPr>
            </w:pPr>
            <w:r w:rsidRPr="00761E79">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5A5DF46E"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6176F84D" w14:textId="77777777" w:rsidR="00761E79" w:rsidRPr="00761E79" w:rsidRDefault="00761E79" w:rsidP="00761E79">
            <w:pPr>
              <w:spacing w:line="240" w:lineRule="auto"/>
              <w:ind w:firstLine="0"/>
              <w:jc w:val="right"/>
              <w:rPr>
                <w:rFonts w:ascii="Calibri" w:eastAsia="Times New Roman" w:hAnsi="Calibri" w:cs="Calibri"/>
                <w:color w:val="000000"/>
                <w:lang w:eastAsia="nl-NL"/>
              </w:rPr>
            </w:pPr>
            <w:r w:rsidRPr="00761E79">
              <w:rPr>
                <w:rFonts w:ascii="Calibri" w:eastAsia="Times New Roman" w:hAnsi="Calibri" w:cs="Calibri"/>
                <w:color w:val="000000"/>
                <w:lang w:eastAsia="nl-NL"/>
              </w:rPr>
              <w:t>0.231</w:t>
            </w:r>
          </w:p>
        </w:tc>
      </w:tr>
    </w:tbl>
    <w:p w14:paraId="729DC0A6" w14:textId="77777777" w:rsidR="00761E79" w:rsidRDefault="00761E79" w:rsidP="00CD065A">
      <w:pPr>
        <w:ind w:firstLine="0"/>
        <w:jc w:val="both"/>
        <w:rPr>
          <w:iCs/>
          <w:lang w:val="en-GB"/>
        </w:rPr>
      </w:pPr>
    </w:p>
    <w:p w14:paraId="50692BC2" w14:textId="77777777" w:rsidR="003F0BAF" w:rsidRDefault="00CD065A" w:rsidP="000D1953">
      <w:pPr>
        <w:ind w:firstLine="0"/>
        <w:jc w:val="both"/>
        <w:rPr>
          <w:b/>
          <w:bCs/>
          <w:i/>
          <w:lang w:val="en-GB"/>
        </w:rPr>
      </w:pPr>
      <w:proofErr w:type="spellStart"/>
      <w:r w:rsidRPr="003F0BAF">
        <w:rPr>
          <w:b/>
          <w:bCs/>
          <w:i/>
          <w:lang w:val="en-GB"/>
        </w:rPr>
        <w:t>R</w:t>
      </w:r>
      <w:r w:rsidR="003F0BAF" w:rsidRPr="003F0BAF">
        <w:rPr>
          <w:b/>
          <w:bCs/>
          <w:i/>
          <w:lang w:val="en-GB"/>
        </w:rPr>
        <w:t>S</w:t>
      </w:r>
      <w:r w:rsidRPr="003F0BAF">
        <w:rPr>
          <w:b/>
          <w:bCs/>
          <w:i/>
          <w:lang w:val="en-GB"/>
        </w:rPr>
        <w:t>iena</w:t>
      </w:r>
      <w:proofErr w:type="spellEnd"/>
      <w:r w:rsidRPr="003F0BAF">
        <w:rPr>
          <w:b/>
          <w:bCs/>
          <w:i/>
          <w:lang w:val="en-GB"/>
        </w:rPr>
        <w:t xml:space="preserve"> results</w:t>
      </w:r>
    </w:p>
    <w:p w14:paraId="7CBBD01A" w14:textId="202F44A5" w:rsidR="00D53906" w:rsidRPr="003F0BAF" w:rsidRDefault="00A5249A" w:rsidP="000D1953">
      <w:pPr>
        <w:ind w:firstLine="0"/>
        <w:jc w:val="both"/>
        <w:rPr>
          <w:i/>
          <w:lang w:val="en-GB"/>
        </w:rPr>
      </w:pPr>
      <w:r w:rsidRPr="003F0BAF">
        <w:rPr>
          <w:i/>
          <w:lang w:val="en-GB"/>
        </w:rPr>
        <w:t xml:space="preserve">Structural </w:t>
      </w:r>
      <w:r w:rsidR="0090412A" w:rsidRPr="003F0BAF">
        <w:rPr>
          <w:i/>
          <w:lang w:val="en-GB"/>
        </w:rPr>
        <w:t xml:space="preserve">and covariate effects </w:t>
      </w:r>
    </w:p>
    <w:p w14:paraId="0F50E8C6" w14:textId="4B2BD9D0" w:rsidR="006409BE" w:rsidRDefault="00D56128" w:rsidP="006409BE">
      <w:pPr>
        <w:ind w:firstLine="0"/>
        <w:jc w:val="both"/>
        <w:rPr>
          <w:iCs/>
          <w:lang w:val="en-GB"/>
        </w:rPr>
      </w:pPr>
      <w:r>
        <w:rPr>
          <w:iCs/>
          <w:lang w:val="en-GB"/>
        </w:rPr>
        <w:t xml:space="preserve">Before we </w:t>
      </w:r>
      <w:r w:rsidR="004C68E6">
        <w:rPr>
          <w:iCs/>
          <w:lang w:val="en-GB"/>
        </w:rPr>
        <w:t>delve deeper into our core</w:t>
      </w:r>
      <w:r w:rsidR="00275B89">
        <w:rPr>
          <w:iCs/>
          <w:lang w:val="en-GB"/>
        </w:rPr>
        <w:t xml:space="preserve"> results</w:t>
      </w:r>
      <w:r w:rsidR="004C68E6">
        <w:rPr>
          <w:iCs/>
          <w:lang w:val="en-GB"/>
        </w:rPr>
        <w:t xml:space="preserve"> derived from the </w:t>
      </w:r>
      <w:proofErr w:type="spellStart"/>
      <w:r w:rsidR="004C68E6">
        <w:rPr>
          <w:iCs/>
          <w:lang w:val="en-GB"/>
        </w:rPr>
        <w:t>RSiena</w:t>
      </w:r>
      <w:proofErr w:type="spellEnd"/>
      <w:r w:rsidR="004C68E6">
        <w:rPr>
          <w:iCs/>
          <w:lang w:val="en-GB"/>
        </w:rPr>
        <w:t xml:space="preserve"> models</w:t>
      </w:r>
      <w:r w:rsidR="00175A46">
        <w:rPr>
          <w:iCs/>
          <w:lang w:val="en-GB"/>
        </w:rPr>
        <w:t>,</w:t>
      </w:r>
      <w:r w:rsidR="00275B89">
        <w:rPr>
          <w:iCs/>
          <w:lang w:val="en-GB"/>
        </w:rPr>
        <w:t xml:space="preserve"> we briefly describe </w:t>
      </w:r>
      <w:r w:rsidR="000D1953">
        <w:rPr>
          <w:iCs/>
          <w:lang w:val="en-GB"/>
        </w:rPr>
        <w:t xml:space="preserve">the observed structural </w:t>
      </w:r>
      <w:r w:rsidR="0090412A">
        <w:rPr>
          <w:iCs/>
          <w:lang w:val="en-GB"/>
        </w:rPr>
        <w:t>effects</w:t>
      </w:r>
      <w:r w:rsidR="000D1953">
        <w:rPr>
          <w:iCs/>
          <w:lang w:val="en-GB"/>
        </w:rPr>
        <w:t xml:space="preserve"> and the estimated </w:t>
      </w:r>
      <w:r w:rsidR="0090412A">
        <w:rPr>
          <w:iCs/>
          <w:lang w:val="en-GB"/>
        </w:rPr>
        <w:t>covariate effects</w:t>
      </w:r>
      <w:r w:rsidR="000D511A">
        <w:rPr>
          <w:iCs/>
          <w:lang w:val="en-GB"/>
        </w:rPr>
        <w:t xml:space="preserve"> as summarised in Appendix B</w:t>
      </w:r>
      <w:r w:rsidR="00275B89">
        <w:rPr>
          <w:iCs/>
          <w:lang w:val="en-GB"/>
        </w:rPr>
        <w:t>. In all three network</w:t>
      </w:r>
      <w:r w:rsidR="00907CF8">
        <w:rPr>
          <w:iCs/>
          <w:lang w:val="en-GB"/>
        </w:rPr>
        <w:t xml:space="preserve"> layers</w:t>
      </w:r>
      <w:r w:rsidR="00275B89">
        <w:rPr>
          <w:iCs/>
          <w:lang w:val="en-GB"/>
        </w:rPr>
        <w:t xml:space="preserve"> we observe positive and significant reciprocity effects</w:t>
      </w:r>
      <w:r w:rsidR="006409BE">
        <w:rPr>
          <w:iCs/>
          <w:lang w:val="en-GB"/>
        </w:rPr>
        <w:t xml:space="preserve">. Reciprocity effects are strongest </w:t>
      </w:r>
      <w:r w:rsidR="00275B89">
        <w:rPr>
          <w:iCs/>
          <w:lang w:val="en-GB"/>
        </w:rPr>
        <w:t>in the @mention layer</w:t>
      </w:r>
      <w:r w:rsidR="000D511A">
        <w:rPr>
          <w:iCs/>
          <w:lang w:val="en-GB"/>
        </w:rPr>
        <w:t xml:space="preserve"> (b=1.402, se=.090)</w:t>
      </w:r>
      <w:r w:rsidR="00DA2633">
        <w:rPr>
          <w:iCs/>
          <w:lang w:val="en-GB"/>
        </w:rPr>
        <w:t>,</w:t>
      </w:r>
      <w:r w:rsidR="00275B89">
        <w:rPr>
          <w:iCs/>
          <w:lang w:val="en-GB"/>
        </w:rPr>
        <w:t xml:space="preserve"> </w:t>
      </w:r>
      <w:r w:rsidR="00DA2633">
        <w:rPr>
          <w:iCs/>
          <w:lang w:val="en-GB"/>
        </w:rPr>
        <w:t>likely</w:t>
      </w:r>
      <w:r w:rsidR="00275B89">
        <w:rPr>
          <w:iCs/>
          <w:lang w:val="en-GB"/>
        </w:rPr>
        <w:t xml:space="preserve"> </w:t>
      </w:r>
      <w:r w:rsidR="00320558">
        <w:rPr>
          <w:iCs/>
          <w:lang w:val="en-GB"/>
        </w:rPr>
        <w:t xml:space="preserve">reflecting </w:t>
      </w:r>
      <w:r w:rsidR="00275B89">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Our significant indegree popularity and out-degree activity estimates </w:t>
      </w:r>
      <w:r w:rsidR="00DA2633">
        <w:rPr>
          <w:iCs/>
          <w:lang w:val="en-GB"/>
        </w:rPr>
        <w:t xml:space="preserve">demonstrate </w:t>
      </w:r>
      <w:r w:rsidR="00752104">
        <w:rPr>
          <w:iCs/>
          <w:lang w:val="en-GB"/>
        </w:rPr>
        <w:t xml:space="preserve">the </w:t>
      </w:r>
      <w:r w:rsidR="004B7F5A">
        <w:rPr>
          <w:iCs/>
          <w:lang w:val="en-GB"/>
        </w:rPr>
        <w:t xml:space="preserve">significant </w:t>
      </w:r>
      <w:r w:rsidR="0090412A">
        <w:rPr>
          <w:iCs/>
          <w:lang w:val="en-GB"/>
        </w:rPr>
        <w:t>dispersion of</w:t>
      </w:r>
      <w:r w:rsidR="00752104">
        <w:rPr>
          <w:iCs/>
          <w:lang w:val="en-GB"/>
        </w:rPr>
        <w:t xml:space="preserve"> </w:t>
      </w:r>
      <w:r w:rsidR="006409BE">
        <w:rPr>
          <w:iCs/>
          <w:lang w:val="en-GB"/>
        </w:rPr>
        <w:t>out-degrees (</w:t>
      </w:r>
      <w:r w:rsidR="00895169">
        <w:rPr>
          <w:iCs/>
          <w:lang w:val="en-GB"/>
        </w:rPr>
        <w:t>i.e.,</w:t>
      </w:r>
      <w:r w:rsidR="006409BE">
        <w:rPr>
          <w:iCs/>
          <w:lang w:val="en-GB"/>
        </w:rPr>
        <w:t xml:space="preserve"> </w:t>
      </w:r>
      <w:r w:rsidR="00752104">
        <w:rPr>
          <w:iCs/>
          <w:lang w:val="en-GB"/>
        </w:rPr>
        <w:t>activity</w:t>
      </w:r>
      <w:r w:rsidR="006409BE">
        <w:rPr>
          <w:iCs/>
          <w:lang w:val="en-GB"/>
        </w:rPr>
        <w:t>)</w:t>
      </w:r>
      <w:r w:rsidR="00752104">
        <w:rPr>
          <w:iCs/>
          <w:lang w:val="en-GB"/>
        </w:rPr>
        <w:t xml:space="preserve"> and </w:t>
      </w:r>
      <w:r w:rsidR="006409BE">
        <w:rPr>
          <w:iCs/>
          <w:lang w:val="en-GB"/>
        </w:rPr>
        <w:t>in-degrees (</w:t>
      </w:r>
      <w:r w:rsidR="00895169">
        <w:rPr>
          <w:iCs/>
          <w:lang w:val="en-GB"/>
        </w:rPr>
        <w:t>i.e.,</w:t>
      </w:r>
      <w:r w:rsidR="006409BE">
        <w:rPr>
          <w:iCs/>
          <w:lang w:val="en-GB"/>
        </w:rPr>
        <w:t xml:space="preserve"> </w:t>
      </w:r>
      <w:r w:rsidR="00752104">
        <w:rPr>
          <w:iCs/>
          <w:lang w:val="en-GB"/>
        </w:rPr>
        <w:t>popularity</w:t>
      </w:r>
      <w:r w:rsidR="006409BE">
        <w:rPr>
          <w:iCs/>
          <w:lang w:val="en-GB"/>
        </w:rPr>
        <w:t>)</w:t>
      </w:r>
      <w:r w:rsidR="00752104">
        <w:rPr>
          <w:iCs/>
          <w:lang w:val="en-GB"/>
        </w:rPr>
        <w:t>. Interestingly, 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(b=-.186; b=-0.096; b=-.271, respectively for following, @-mentions and retweets)</w:t>
      </w:r>
      <w:r w:rsidR="00752104">
        <w:rPr>
          <w:iCs/>
          <w:lang w:val="en-GB"/>
        </w:rPr>
        <w:t>.</w:t>
      </w:r>
      <w:r w:rsidR="00DA2633">
        <w:rPr>
          <w:iCs/>
          <w:lang w:val="en-GB"/>
        </w:rPr>
        <w:t xml:space="preserve"> </w:t>
      </w:r>
      <w:r w:rsidR="002016A0">
        <w:rPr>
          <w:iCs/>
          <w:lang w:val="en-GB"/>
        </w:rPr>
        <w:t xml:space="preserve">This could indicate that </w:t>
      </w:r>
      <w:r w:rsidR="00DA2633">
        <w:rPr>
          <w:iCs/>
          <w:lang w:val="en-GB"/>
        </w:rPr>
        <w:t>less important MPs try to use Twitter to gain prominence</w:t>
      </w:r>
      <w:r w:rsidR="00320558">
        <w:rPr>
          <w:iCs/>
          <w:lang w:val="en-GB"/>
        </w:rPr>
        <w:t xml:space="preserve"> and that some more prominent politicians do not need Twitter or have less time to invest in it</w:t>
      </w:r>
      <w:r w:rsidR="009C2FF7">
        <w:rPr>
          <w:iCs/>
          <w:lang w:val="en-GB"/>
        </w:rPr>
        <w:t xml:space="preserve"> (see Jacobs </w:t>
      </w:r>
      <w:r w:rsidR="004C68E6">
        <w:rPr>
          <w:iCs/>
          <w:lang w:val="en-GB"/>
        </w:rPr>
        <w:t>and</w:t>
      </w:r>
      <w:r w:rsidR="009C2FF7">
        <w:rPr>
          <w:iCs/>
          <w:lang w:val="en-GB"/>
        </w:rPr>
        <w:t xml:space="preserve"> </w:t>
      </w:r>
      <w:proofErr w:type="spellStart"/>
      <w:r w:rsidR="009C2FF7">
        <w:rPr>
          <w:iCs/>
          <w:lang w:val="en-GB"/>
        </w:rPr>
        <w:t>Spierings</w:t>
      </w:r>
      <w:proofErr w:type="spellEnd"/>
      <w:r w:rsidR="009C2FF7">
        <w:rPr>
          <w:iCs/>
          <w:lang w:val="en-GB"/>
        </w:rPr>
        <w:t xml:space="preserve">, 2016; </w:t>
      </w:r>
      <w:proofErr w:type="spellStart"/>
      <w:r w:rsidR="009C2FF7">
        <w:rPr>
          <w:iCs/>
          <w:lang w:val="en-GB"/>
        </w:rPr>
        <w:t>Jungherr</w:t>
      </w:r>
      <w:proofErr w:type="spellEnd"/>
      <w:r w:rsidR="009C2FF7">
        <w:rPr>
          <w:iCs/>
          <w:lang w:val="en-GB"/>
        </w:rPr>
        <w:t>, 2014)</w:t>
      </w:r>
      <w:r w:rsidR="00DA2633">
        <w:rPr>
          <w:iCs/>
          <w:lang w:val="en-GB"/>
        </w:rPr>
        <w:t>. All networks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w:t>
      </w:r>
      <w:r w:rsidR="004C68E6">
        <w:rPr>
          <w:iCs/>
          <w:lang w:val="en-GB"/>
        </w:rPr>
        <w:t xml:space="preserve"> Additionally,</w:t>
      </w:r>
      <w:r w:rsidR="00DA2633">
        <w:rPr>
          <w:iCs/>
          <w:lang w:val="en-GB"/>
        </w:rPr>
        <w:t xml:space="preserve"> </w:t>
      </w:r>
      <w:r w:rsidR="004C68E6">
        <w:rPr>
          <w:iCs/>
          <w:lang w:val="en-GB"/>
        </w:rPr>
        <w:t>t</w:t>
      </w:r>
      <w:r w:rsidR="00DA2633">
        <w:rPr>
          <w:iCs/>
          <w:lang w:val="en-GB"/>
        </w:rPr>
        <w:t xml:space="preserve">he shared </w:t>
      </w:r>
      <w:r w:rsidR="00DA2633">
        <w:rPr>
          <w:iCs/>
          <w:lang w:val="en-GB"/>
        </w:rPr>
        <w:lastRenderedPageBreak/>
        <w:t>popularity effect was negative in all three layers but only reached significance in the retweet layer</w:t>
      </w:r>
      <w:r w:rsidR="000D511A">
        <w:rPr>
          <w:iCs/>
          <w:lang w:val="en-GB"/>
        </w:rPr>
        <w:t xml:space="preserve"> (b=-0.014, se=0.005)</w:t>
      </w:r>
      <w:r w:rsidR="00DA2633">
        <w:rPr>
          <w:iCs/>
          <w:lang w:val="en-GB"/>
        </w:rPr>
        <w:t xml:space="preserve">. </w:t>
      </w:r>
      <w:r w:rsidR="009C2FF7">
        <w:rPr>
          <w:iCs/>
          <w:lang w:val="en-GB"/>
        </w:rPr>
        <w:t>In other words</w:t>
      </w:r>
      <w:r w:rsidR="002016A0">
        <w:rPr>
          <w:iCs/>
          <w:lang w:val="en-GB"/>
        </w:rPr>
        <w:t>, different</w:t>
      </w:r>
      <w:r w:rsidR="000C074D">
        <w:rPr>
          <w:iCs/>
          <w:lang w:val="en-GB"/>
        </w:rPr>
        <w:t xml:space="preserve"> MP</w:t>
      </w:r>
      <w:r w:rsidR="002016A0">
        <w:rPr>
          <w:iCs/>
          <w:lang w:val="en-GB"/>
        </w:rPr>
        <w:t xml:space="preserve">s </w:t>
      </w:r>
      <w:r w:rsidR="00B00A60">
        <w:rPr>
          <w:iCs/>
          <w:lang w:val="en-GB"/>
        </w:rPr>
        <w:t xml:space="preserve">have their unique </w:t>
      </w:r>
      <w:r w:rsidR="002016A0">
        <w:rPr>
          <w:iCs/>
          <w:lang w:val="en-GB"/>
        </w:rPr>
        <w:t>‘fan base’</w:t>
      </w:r>
      <w:r w:rsidR="002F08B6">
        <w:rPr>
          <w:iCs/>
          <w:lang w:val="en-GB"/>
        </w:rPr>
        <w:t xml:space="preserve"> of MPs</w:t>
      </w:r>
      <w:r w:rsidR="00385718">
        <w:rPr>
          <w:iCs/>
          <w:lang w:val="en-GB"/>
        </w:rPr>
        <w:t xml:space="preserve"> w</w:t>
      </w:r>
      <w:r w:rsidR="000E2E8B">
        <w:rPr>
          <w:iCs/>
          <w:lang w:val="en-GB"/>
        </w:rPr>
        <w:t>hich</w:t>
      </w:r>
      <w:r w:rsidR="00385718">
        <w:rPr>
          <w:iCs/>
          <w:lang w:val="en-GB"/>
        </w:rPr>
        <w:t xml:space="preserve"> retweets their tweets</w:t>
      </w:r>
      <w:r w:rsidR="009E798D">
        <w:rPr>
          <w:iCs/>
          <w:lang w:val="en-GB"/>
        </w:rPr>
        <w:t xml:space="preserve">. 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C50B44">
        <w:rPr>
          <w:lang w:val="en-GB"/>
        </w:rPr>
        <w:instrText xml:space="preserve"> ADDIN ZOTERO_ITEM CSL_CITATION {"citationID":"OoT12y6b","properties":{"formattedCitation":"(Harrigan et al. 2012)","plainCitation":"(Harrigan et al. 2012)","noteIndex":0},"citationItems":[{"id":87,"uris":["http://zotero.org/users/6814611/items/NCMQFHVX"],"uri":["http://zotero.org/users/6814611/items/NCMQFHVX"],"itemData":{"id":87,"type":"article-journal","abstract":"What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p>
    <w:p w14:paraId="033E4E82" w14:textId="6028767A" w:rsidR="00E5726A" w:rsidRDefault="000C074D" w:rsidP="006409BE">
      <w:pPr>
        <w:ind w:firstLine="708"/>
        <w:jc w:val="both"/>
        <w:rPr>
          <w:iCs/>
          <w:lang w:val="en-GB"/>
        </w:rPr>
      </w:pPr>
      <w:r>
        <w:rPr>
          <w:iCs/>
          <w:lang w:val="en-GB"/>
        </w:rPr>
        <w:t xml:space="preserve">Incumbent MPs </w:t>
      </w:r>
      <w:r w:rsidR="000D511A">
        <w:rPr>
          <w:iCs/>
          <w:lang w:val="en-GB"/>
        </w:rPr>
        <w:t>a</w:t>
      </w:r>
      <w:r>
        <w:rPr>
          <w:iCs/>
          <w:lang w:val="en-GB"/>
        </w:rPr>
        <w:t>re followed by fewer MPs</w:t>
      </w:r>
      <w:r w:rsidR="000D511A">
        <w:rPr>
          <w:iCs/>
          <w:lang w:val="en-GB"/>
        </w:rPr>
        <w:t xml:space="preserve"> (b=-.507, se=0.087)</w:t>
      </w:r>
      <w:r w:rsidR="004C68E6">
        <w:rPr>
          <w:iCs/>
          <w:lang w:val="en-GB"/>
        </w:rPr>
        <w:t>, and</w:t>
      </w:r>
      <w:r>
        <w:rPr>
          <w:iCs/>
          <w:lang w:val="en-GB"/>
        </w:rPr>
        <w:t xml:space="preserve"> follow relations are more likely within the </w:t>
      </w:r>
      <w:r w:rsidR="00B00A60">
        <w:rPr>
          <w:iCs/>
          <w:lang w:val="en-GB"/>
        </w:rPr>
        <w:t>sub</w:t>
      </w:r>
      <w:r>
        <w:rPr>
          <w:iCs/>
          <w:lang w:val="en-GB"/>
        </w:rPr>
        <w:t xml:space="preserve">groups </w:t>
      </w:r>
      <w:commentRangeStart w:id="6"/>
      <w:r>
        <w:rPr>
          <w:iCs/>
          <w:lang w:val="en-GB"/>
        </w:rPr>
        <w:t xml:space="preserve">of incumbent and non-incumbent </w:t>
      </w:r>
      <w:commentRangeEnd w:id="6"/>
      <w:r w:rsidR="004C68E6">
        <w:rPr>
          <w:rStyle w:val="Verwijzingopmerking"/>
        </w:rPr>
        <w:commentReference w:id="6"/>
      </w:r>
      <w:r>
        <w:rPr>
          <w:iCs/>
          <w:lang w:val="en-GB"/>
        </w:rPr>
        <w:t>MPs than between these subgroups</w:t>
      </w:r>
      <w:r w:rsidR="000D511A">
        <w:rPr>
          <w:iCs/>
          <w:lang w:val="en-GB"/>
        </w:rPr>
        <w:t xml:space="preserve"> (b=0.165, se=0.083)</w:t>
      </w:r>
      <w:r w:rsidR="004C68E6">
        <w:rPr>
          <w:iCs/>
          <w:lang w:val="en-GB"/>
        </w:rPr>
        <w:t>. An explanation is t</w:t>
      </w:r>
      <w:r w:rsidR="00B00A60">
        <w:rPr>
          <w:iCs/>
          <w:lang w:val="en-GB"/>
        </w:rPr>
        <w:t>he different shared (political) history and meeting opportunities</w:t>
      </w:r>
      <w:r w:rsidR="000E2E8B">
        <w:rPr>
          <w:iCs/>
          <w:lang w:val="en-GB"/>
        </w:rPr>
        <w:t xml:space="preserve"> during the previous </w:t>
      </w:r>
      <w:r w:rsidR="002F08B6">
        <w:rPr>
          <w:iCs/>
          <w:lang w:val="en-GB"/>
        </w:rPr>
        <w:t>parliament</w:t>
      </w:r>
      <w:r>
        <w:rPr>
          <w:iCs/>
          <w:lang w:val="en-GB"/>
        </w:rPr>
        <w:t>. Incumbent MPs also retweet less</w:t>
      </w:r>
      <w:r w:rsidR="000D511A">
        <w:rPr>
          <w:iCs/>
          <w:lang w:val="en-GB"/>
        </w:rPr>
        <w:t xml:space="preserve"> (b=-.114, se=0.045) </w:t>
      </w:r>
      <w:r>
        <w:rPr>
          <w:iCs/>
          <w:lang w:val="en-GB"/>
        </w:rPr>
        <w:t>and are retweete</w:t>
      </w:r>
      <w:r w:rsidR="004C68E6">
        <w:rPr>
          <w:iCs/>
          <w:lang w:val="en-GB"/>
        </w:rPr>
        <w:t>d</w:t>
      </w:r>
      <w:r>
        <w:rPr>
          <w:iCs/>
          <w:lang w:val="en-GB"/>
        </w:rPr>
        <w:t xml:space="preserve"> less often</w:t>
      </w:r>
      <w:r w:rsidR="000D511A">
        <w:rPr>
          <w:iCs/>
          <w:lang w:val="en-GB"/>
        </w:rPr>
        <w:t xml:space="preserve"> (b=-.082, se=.046)</w:t>
      </w:r>
      <w:r>
        <w:rPr>
          <w:iCs/>
          <w:lang w:val="en-GB"/>
        </w:rPr>
        <w:t xml:space="preserve">.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who  score</w:t>
      </w:r>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 xml:space="preserve">(b=0.542, se=.154) </w:t>
      </w:r>
      <w:r w:rsidR="00111936">
        <w:rPr>
          <w:iCs/>
          <w:lang w:val="en-GB"/>
        </w:rPr>
        <w:t>but are @</w:t>
      </w:r>
      <w:r w:rsidR="000D511A">
        <w:rPr>
          <w:iCs/>
          <w:lang w:val="en-GB"/>
        </w:rPr>
        <w:t>-</w:t>
      </w:r>
      <w:r w:rsidR="00111936">
        <w:rPr>
          <w:iCs/>
          <w:lang w:val="en-GB"/>
        </w:rPr>
        <w:t xml:space="preserve">mentioned </w:t>
      </w:r>
      <w:r w:rsidR="000D511A">
        <w:rPr>
          <w:iCs/>
          <w:lang w:val="en-GB"/>
        </w:rPr>
        <w:t xml:space="preserve">(b=-.012, se=.003) and retweeted (b=-.012, se=0.004) </w:t>
      </w:r>
      <w:r w:rsidR="00724446">
        <w:rPr>
          <w:iCs/>
          <w:lang w:val="en-GB"/>
        </w:rPr>
        <w:t>more</w:t>
      </w:r>
      <w:r w:rsidR="00385718">
        <w:rPr>
          <w:iCs/>
          <w:lang w:val="en-GB"/>
        </w:rPr>
        <w:t xml:space="preserve">, </w:t>
      </w:r>
      <w:r w:rsidR="009C3DE8">
        <w:rPr>
          <w:iCs/>
          <w:lang w:val="en-GB"/>
        </w:rPr>
        <w:t>possibly</w:t>
      </w:r>
      <w:r w:rsidR="00385718">
        <w:rPr>
          <w:iCs/>
          <w:lang w:val="en-GB"/>
        </w:rPr>
        <w:t xml:space="preserve"> indicating </w:t>
      </w:r>
      <w:r w:rsidR="00B00A60">
        <w:rPr>
          <w:iCs/>
          <w:lang w:val="en-GB"/>
        </w:rPr>
        <w:t xml:space="preserve">that MPs with a </w:t>
      </w:r>
      <w:r w:rsidR="00A76DA8">
        <w:rPr>
          <w:iCs/>
          <w:lang w:val="en-GB"/>
        </w:rPr>
        <w:t xml:space="preserve">less favourable position on the ballot </w:t>
      </w:r>
      <w:r w:rsidR="00B00A60">
        <w:rPr>
          <w:iCs/>
          <w:lang w:val="en-GB"/>
        </w:rPr>
        <w:t xml:space="preserve">are less </w:t>
      </w:r>
      <w:r w:rsidR="009C3DE8">
        <w:rPr>
          <w:iCs/>
          <w:lang w:val="en-GB"/>
        </w:rPr>
        <w:t>likely to</w:t>
      </w:r>
      <w:r w:rsidR="009501D2">
        <w:rPr>
          <w:iCs/>
          <w:lang w:val="en-GB"/>
        </w:rPr>
        <w:t xml:space="preserve"> hold and</w:t>
      </w:r>
      <w:r w:rsidR="009C3DE8">
        <w:rPr>
          <w:iCs/>
          <w:lang w:val="en-GB"/>
        </w:rPr>
        <w:t xml:space="preserve"> </w:t>
      </w:r>
      <w:r w:rsidR="009501D2">
        <w:rPr>
          <w:iCs/>
          <w:lang w:val="en-GB"/>
        </w:rPr>
        <w:t xml:space="preserve">communicate </w:t>
      </w:r>
      <w:r w:rsidR="009C3DE8">
        <w:rPr>
          <w:iCs/>
          <w:lang w:val="en-GB"/>
        </w:rPr>
        <w:t>important viewpoints</w:t>
      </w:r>
      <w:r w:rsidR="00724446">
        <w:rPr>
          <w:iCs/>
          <w:lang w:val="en-GB"/>
        </w:rPr>
        <w:t xml:space="preserve"> on core political issues</w:t>
      </w:r>
      <w:r w:rsidR="009C3DE8">
        <w:rPr>
          <w:iCs/>
          <w:lang w:val="en-GB"/>
        </w:rPr>
        <w:t xml:space="preserve">, according to other MPs. </w:t>
      </w:r>
      <w:r w:rsidR="00111936">
        <w:rPr>
          <w:iCs/>
          <w:lang w:val="en-GB"/>
        </w:rPr>
        <w:t xml:space="preserve">Party leaders </w:t>
      </w:r>
      <w:r w:rsidR="00A76DA8">
        <w:rPr>
          <w:iCs/>
          <w:lang w:val="en-GB"/>
        </w:rPr>
        <w:t xml:space="preserve">initiate </w:t>
      </w:r>
      <w:r w:rsidR="00111936">
        <w:rPr>
          <w:iCs/>
          <w:lang w:val="en-GB"/>
        </w:rPr>
        <w:t>significant</w:t>
      </w:r>
      <w:r w:rsidR="00A76DA8">
        <w:rPr>
          <w:iCs/>
          <w:lang w:val="en-GB"/>
        </w:rPr>
        <w:t>ly</w:t>
      </w:r>
      <w:r w:rsidR="00111936">
        <w:rPr>
          <w:iCs/>
          <w:lang w:val="en-GB"/>
        </w:rPr>
        <w:t xml:space="preserve"> less discussions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se=.096) but are @-mentioned and retweeted relatively often (b=0.129, se=0.092; b=.122, se=.079; respectively)</w:t>
      </w:r>
      <w:r w:rsidR="00111936">
        <w:rPr>
          <w:iCs/>
          <w:lang w:val="en-GB"/>
        </w:rPr>
        <w:t xml:space="preserve">. </w:t>
      </w:r>
      <w:r w:rsidR="00CA5D6A">
        <w:rPr>
          <w:iCs/>
          <w:lang w:val="en-GB"/>
        </w:rPr>
        <w:t xml:space="preserve">Although there are 13 different parties in parliament, we only find few significant party effects at the ego- or alter-level. </w:t>
      </w:r>
      <w:commentRangeStart w:id="7"/>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are @</w:t>
      </w:r>
      <w:r w:rsidR="00CA5D6A">
        <w:rPr>
          <w:iCs/>
          <w:lang w:val="en-GB"/>
        </w:rPr>
        <w:t>-</w:t>
      </w:r>
      <w:r w:rsidR="00A76DA8">
        <w:rPr>
          <w:iCs/>
          <w:lang w:val="en-GB"/>
        </w:rPr>
        <w:t>mentioned less often than other</w:t>
      </w:r>
      <w:commentRangeEnd w:id="7"/>
      <w:r w:rsidR="007F3C29">
        <w:rPr>
          <w:rStyle w:val="Verwijzingopmerking"/>
        </w:rPr>
        <w:commentReference w:id="7"/>
      </w:r>
      <w:r w:rsidR="00A76DA8">
        <w:rPr>
          <w:iCs/>
          <w:lang w:val="en-GB"/>
        </w:rPr>
        <w:t>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CA5D6A">
        <w:rPr>
          <w:iCs/>
          <w:lang w:val="en-GB"/>
        </w:rPr>
        <w:t>s</w:t>
      </w:r>
      <w:r w:rsidR="00A76DA8">
        <w:rPr>
          <w:iCs/>
          <w:lang w:val="en-GB"/>
        </w:rPr>
        <w:t xml:space="preserve">ignificantly less often retweet. </w:t>
      </w:r>
    </w:p>
    <w:p w14:paraId="53539016" w14:textId="28FB3F53" w:rsidR="00D3005B" w:rsidRPr="00D620C4" w:rsidRDefault="00E041FD" w:rsidP="00D53906">
      <w:pPr>
        <w:ind w:firstLine="708"/>
        <w:jc w:val="both"/>
        <w:rPr>
          <w:lang w:val="en-US"/>
        </w:rPr>
      </w:pPr>
      <w:r>
        <w:rPr>
          <w:lang w:val="en-US"/>
        </w:rPr>
        <w:t xml:space="preserve">Acknowledging that (real-life) contact opportunities may translate into contact in online </w:t>
      </w:r>
      <w:proofErr w:type="spellStart"/>
      <w:r>
        <w:rPr>
          <w:lang w:val="en-US"/>
        </w:rPr>
        <w:t>twittersphere</w:t>
      </w:r>
      <w:proofErr w:type="spellEnd"/>
      <w:r w:rsidR="00D620C4">
        <w:rPr>
          <w:lang w:val="en-US"/>
        </w:rPr>
        <w:t>,</w:t>
      </w:r>
      <w:r>
        <w:rPr>
          <w:lang w:val="en-US"/>
        </w:rPr>
        <w:t xml:space="preserve"> we wanted to take the physical structure of parliament into account</w:t>
      </w:r>
      <w:r w:rsidR="00D620C4">
        <w:rPr>
          <w:lang w:val="en-US"/>
        </w:rPr>
        <w:t>. T</w:t>
      </w:r>
      <w:r>
        <w:rPr>
          <w:lang w:val="en-US"/>
        </w:rPr>
        <w:t>herefore</w:t>
      </w:r>
      <w:r w:rsidR="00D620C4">
        <w:rPr>
          <w:lang w:val="en-US"/>
        </w:rPr>
        <w:t>, we included</w:t>
      </w:r>
      <w:r>
        <w:rPr>
          <w:lang w:val="en-US"/>
        </w:rPr>
        <w:t xml:space="preserve"> a measure of </w:t>
      </w:r>
      <w:r w:rsidR="00D620C4">
        <w:rPr>
          <w:lang w:val="en-US"/>
        </w:rPr>
        <w:t>the distance</w:t>
      </w:r>
      <w:r>
        <w:rPr>
          <w:lang w:val="en-US"/>
        </w:rPr>
        <w:t xml:space="preserve"> </w:t>
      </w:r>
      <w:r w:rsidR="00D620C4">
        <w:rPr>
          <w:lang w:val="en-US"/>
        </w:rPr>
        <w:t>between</w:t>
      </w:r>
      <w:r>
        <w:rPr>
          <w:lang w:val="en-US"/>
        </w:rPr>
        <w:t xml:space="preserve"> the seats of MPs as a dyadic covariate in our models. </w:t>
      </w:r>
      <w:r w:rsidR="00E5726A">
        <w:rPr>
          <w:lang w:val="en-US"/>
        </w:rPr>
        <w:t>Th</w:t>
      </w:r>
      <w:r w:rsidR="00A5249A">
        <w:rPr>
          <w:lang w:val="en-US"/>
        </w:rPr>
        <w:t>e</w:t>
      </w:r>
      <w:r w:rsidR="008C5F41">
        <w:rPr>
          <w:lang w:val="en-US"/>
        </w:rPr>
        <w:t>se</w:t>
      </w:r>
      <w:r w:rsidR="00A5249A">
        <w:rPr>
          <w:lang w:val="en-US"/>
        </w:rPr>
        <w:t xml:space="preserve"> </w:t>
      </w:r>
      <w:r w:rsidR="008C5F41">
        <w:rPr>
          <w:lang w:val="en-US"/>
        </w:rPr>
        <w:t xml:space="preserve">150 </w:t>
      </w:r>
      <w:r w:rsidR="00A5249A">
        <w:rPr>
          <w:lang w:val="en-US"/>
        </w:rPr>
        <w:t xml:space="preserve">seats are allocated to the parties </w:t>
      </w:r>
      <w:r w:rsidR="00E5726A">
        <w:rPr>
          <w:lang w:val="en-US"/>
        </w:rPr>
        <w:t>after the elections by the presidium based on party size and mimics to some extent the classical, economic left/right political dimension: the socialist party (</w:t>
      </w:r>
      <w:r w:rsidR="00703E88">
        <w:rPr>
          <w:lang w:val="en-US"/>
        </w:rPr>
        <w:t>‘</w:t>
      </w:r>
      <w:r w:rsidR="00E5726A">
        <w:rPr>
          <w:lang w:val="en-US"/>
        </w:rPr>
        <w:t>SP</w:t>
      </w:r>
      <w:r w:rsidR="00703E88">
        <w:rPr>
          <w:lang w:val="en-US"/>
        </w:rPr>
        <w:t>’</w:t>
      </w:r>
      <w:r w:rsidR="00E5726A">
        <w:rPr>
          <w:lang w:val="en-US"/>
        </w:rPr>
        <w:t xml:space="preserve">) have seats on the left and the </w:t>
      </w:r>
      <w:r w:rsidR="00703E88">
        <w:rPr>
          <w:lang w:val="en-US"/>
        </w:rPr>
        <w:t xml:space="preserve">populist radical right </w:t>
      </w:r>
      <w:r w:rsidR="00E5726A">
        <w:rPr>
          <w:lang w:val="en-US"/>
        </w:rPr>
        <w:t>(</w:t>
      </w:r>
      <w:r w:rsidR="00703E88">
        <w:rPr>
          <w:lang w:val="en-US"/>
        </w:rPr>
        <w:t>‘</w:t>
      </w:r>
      <w:r w:rsidR="00E5726A">
        <w:rPr>
          <w:lang w:val="en-US"/>
        </w:rPr>
        <w:t>PVV</w:t>
      </w:r>
      <w:r w:rsidR="00703E88">
        <w:rPr>
          <w:lang w:val="en-US"/>
        </w:rPr>
        <w:t>’</w:t>
      </w:r>
      <w:r w:rsidR="00E5726A">
        <w:rPr>
          <w:lang w:val="en-US"/>
        </w:rPr>
        <w:t xml:space="preserve">) have seats on the right in </w:t>
      </w:r>
      <w:r w:rsidR="007F3C29">
        <w:rPr>
          <w:lang w:val="en-US"/>
        </w:rPr>
        <w:t>parliament</w:t>
      </w:r>
      <w:r w:rsidR="00E5726A">
        <w:rPr>
          <w:lang w:val="en-US"/>
        </w:rPr>
        <w:t xml:space="preserve"> (see also Figures 1</w:t>
      </w:r>
      <w:r w:rsidR="00CA5D6A">
        <w:rPr>
          <w:lang w:val="en-US"/>
        </w:rPr>
        <w:t xml:space="preserve"> and 2</w:t>
      </w:r>
      <w:r w:rsidR="00E5726A">
        <w:rPr>
          <w:lang w:val="en-US"/>
        </w:rPr>
        <w:t xml:space="preserve">). </w:t>
      </w:r>
      <w:r w:rsidR="00A5249A">
        <w:rPr>
          <w:lang w:val="en-US"/>
        </w:rPr>
        <w:t xml:space="preserve">Per party, party leadership determines which </w:t>
      </w:r>
      <w:r w:rsidR="00E5726A">
        <w:rPr>
          <w:lang w:val="en-US"/>
        </w:rPr>
        <w:t>MPs</w:t>
      </w:r>
      <w:r w:rsidR="00A5249A">
        <w:rPr>
          <w:lang w:val="en-US"/>
        </w:rPr>
        <w:t xml:space="preserve"> sit on which of the allocated seats, with the party leader generally sitting on the first row</w:t>
      </w:r>
      <w:r w:rsidR="00E5726A">
        <w:rPr>
          <w:lang w:val="en-US"/>
        </w:rPr>
        <w:t xml:space="preserve">. </w:t>
      </w:r>
      <w:bookmarkStart w:id="8" w:name="_Hlk89791009"/>
      <w:r w:rsidR="00E5726A">
        <w:rPr>
          <w:lang w:val="en-US"/>
        </w:rPr>
        <w:t>Our results indicate that seating position influences Twitter relations among MPs</w:t>
      </w:r>
      <w:r w:rsidR="00836D43">
        <w:rPr>
          <w:lang w:val="en-US"/>
        </w:rPr>
        <w:t xml:space="preserve">: the further MPs sit from one another (already accounting for list position and party affiliation), the less likely they are to follow </w:t>
      </w:r>
      <w:r w:rsidR="00CA5D6A">
        <w:rPr>
          <w:lang w:val="en-US"/>
        </w:rPr>
        <w:t xml:space="preserve">(b=-0.022, se=0.007) </w:t>
      </w:r>
      <w:r w:rsidR="00836D43">
        <w:rPr>
          <w:lang w:val="en-US"/>
        </w:rPr>
        <w:t>and retweet each other</w:t>
      </w:r>
      <w:r w:rsidR="00CA5D6A">
        <w:rPr>
          <w:lang w:val="en-US"/>
        </w:rPr>
        <w:t xml:space="preserve"> (b=-.031, se=0,006)</w:t>
      </w:r>
      <w:r w:rsidR="00836D43">
        <w:rPr>
          <w:lang w:val="en-US"/>
        </w:rPr>
        <w:t>.</w:t>
      </w:r>
      <w:r w:rsidR="00E5726A">
        <w:rPr>
          <w:lang w:val="en-US"/>
        </w:rPr>
        <w:t xml:space="preserve"> </w:t>
      </w:r>
      <w:r w:rsidR="00836D43">
        <w:rPr>
          <w:lang w:val="en-US"/>
        </w:rPr>
        <w:t>This</w:t>
      </w:r>
      <w:r w:rsidR="008C5F41">
        <w:rPr>
          <w:lang w:val="en-US"/>
        </w:rPr>
        <w:t xml:space="preserve"> likely reflects the </w:t>
      </w:r>
      <w:r w:rsidR="00B00A60">
        <w:rPr>
          <w:iCs/>
          <w:lang w:val="en-GB"/>
        </w:rPr>
        <w:t>impact of geographical distance</w:t>
      </w:r>
      <w:r w:rsidR="008C5F41">
        <w:rPr>
          <w:iCs/>
          <w:lang w:val="en-GB"/>
        </w:rPr>
        <w:t xml:space="preserve">, as expected, but we cannot </w:t>
      </w:r>
      <w:r w:rsidR="00A8034A">
        <w:rPr>
          <w:iCs/>
          <w:lang w:val="en-GB"/>
        </w:rPr>
        <w:t xml:space="preserve">completely </w:t>
      </w:r>
      <w:r w:rsidR="008C5F41">
        <w:rPr>
          <w:iCs/>
          <w:lang w:val="en-GB"/>
        </w:rPr>
        <w:t xml:space="preserve">rule out the influence </w:t>
      </w:r>
      <w:r w:rsidR="00836D43">
        <w:rPr>
          <w:iCs/>
          <w:lang w:val="en-GB"/>
        </w:rPr>
        <w:t xml:space="preserve">of </w:t>
      </w:r>
      <w:r w:rsidR="004B7F5A">
        <w:rPr>
          <w:iCs/>
          <w:lang w:val="en-GB"/>
        </w:rPr>
        <w:t>ideological</w:t>
      </w:r>
      <w:r w:rsidR="00372D37">
        <w:rPr>
          <w:iCs/>
          <w:lang w:val="en-GB"/>
        </w:rPr>
        <w:t xml:space="preserve"> distance. </w:t>
      </w:r>
      <w:bookmarkEnd w:id="8"/>
    </w:p>
    <w:p w14:paraId="12232542" w14:textId="30842930" w:rsidR="00D53906" w:rsidRDefault="00D53906" w:rsidP="00B1270E">
      <w:pPr>
        <w:ind w:firstLine="0"/>
        <w:jc w:val="both"/>
        <w:rPr>
          <w:iCs/>
          <w:lang w:val="en-GB"/>
        </w:rPr>
      </w:pPr>
    </w:p>
    <w:p w14:paraId="0E7B6650" w14:textId="1FFC7394" w:rsidR="00202F89" w:rsidRPr="008C5F41" w:rsidRDefault="00196F76" w:rsidP="00B1270E">
      <w:pPr>
        <w:ind w:firstLine="0"/>
        <w:jc w:val="both"/>
        <w:rPr>
          <w:i/>
          <w:lang w:val="en-GB"/>
        </w:rPr>
      </w:pPr>
      <w:r w:rsidRPr="002D0354">
        <w:rPr>
          <w:i/>
          <w:lang w:val="en-GB"/>
        </w:rPr>
        <w:t>Political segregation</w:t>
      </w:r>
    </w:p>
    <w:p w14:paraId="7AD0CA94" w14:textId="261A93B9" w:rsidR="00E63515" w:rsidRDefault="005139AC" w:rsidP="00B1270E">
      <w:pPr>
        <w:ind w:firstLine="0"/>
        <w:jc w:val="both"/>
        <w:rPr>
          <w:iCs/>
          <w:lang w:val="en-GB"/>
        </w:rPr>
      </w:pPr>
      <w:r>
        <w:rPr>
          <w:iCs/>
          <w:lang w:val="en-GB"/>
        </w:rPr>
        <w:lastRenderedPageBreak/>
        <w:t>T</w:t>
      </w:r>
      <w:r w:rsidR="009C3DE8" w:rsidRPr="000E2E8B">
        <w:rPr>
          <w:iCs/>
          <w:lang w:val="en-GB"/>
        </w:rPr>
        <w:t>urn</w:t>
      </w:r>
      <w:r>
        <w:rPr>
          <w:iCs/>
          <w:lang w:val="en-GB"/>
        </w:rPr>
        <w:t>ing</w:t>
      </w:r>
      <w:r w:rsidR="009C3DE8" w:rsidRPr="000E2E8B">
        <w:rPr>
          <w:iCs/>
          <w:lang w:val="en-GB"/>
        </w:rPr>
        <w:t xml:space="preserve"> </w:t>
      </w:r>
      <w:r w:rsidR="00CE336F">
        <w:rPr>
          <w:iCs/>
          <w:lang w:val="en-GB"/>
        </w:rPr>
        <w:t xml:space="preserve">back </w:t>
      </w:r>
      <w:r w:rsidR="009C3DE8" w:rsidRPr="000E2E8B">
        <w:rPr>
          <w:iCs/>
          <w:lang w:val="en-GB"/>
        </w:rPr>
        <w:t xml:space="preserve">to </w:t>
      </w:r>
      <w:r w:rsidR="00E63515" w:rsidRPr="000E2E8B">
        <w:rPr>
          <w:iCs/>
          <w:lang w:val="en-GB"/>
        </w:rPr>
        <w:t xml:space="preserve">our </w:t>
      </w:r>
      <w:r w:rsidR="009C3DE8" w:rsidRPr="000E2E8B">
        <w:rPr>
          <w:iCs/>
          <w:lang w:val="en-GB"/>
        </w:rPr>
        <w:t>variable of interest, the ‘same party’ dyadic covariate</w:t>
      </w:r>
      <w:r>
        <w:rPr>
          <w:iCs/>
          <w:lang w:val="en-GB"/>
        </w:rPr>
        <w:t>,</w:t>
      </w:r>
      <w:r w:rsidR="00CE336F">
        <w:rPr>
          <w:iCs/>
          <w:lang w:val="en-GB"/>
        </w:rPr>
        <w:t xml:space="preserve"> </w:t>
      </w:r>
      <w:r>
        <w:rPr>
          <w:iCs/>
          <w:lang w:val="en-GB"/>
        </w:rPr>
        <w:t xml:space="preserve">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 xml:space="preserve">(see Appendix B and </w:t>
      </w:r>
      <w:r w:rsidR="00C300D1">
        <w:rPr>
          <w:iCs/>
          <w:lang w:val="en-GB"/>
        </w:rPr>
        <w:t xml:space="preserve">Model 1, </w:t>
      </w:r>
      <w:r w:rsidR="00AC3989">
        <w:rPr>
          <w:iCs/>
          <w:lang w:val="en-GB"/>
        </w:rPr>
        <w:t>Table 4)</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factors that impact MPs’ activity and popularity</w:t>
      </w:r>
      <w:r w:rsidR="000C08E9">
        <w:rPr>
          <w:iCs/>
          <w:lang w:val="en-GB"/>
        </w:rPr>
        <w:t>, and the (physical and ideological) proximity 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MPs of different political parties.</w:t>
      </w:r>
      <w:bookmarkStart w:id="9" w:name="_Hlk89798446"/>
      <w:r w:rsidR="00E63515" w:rsidRPr="000E2E8B">
        <w:rPr>
          <w:iCs/>
          <w:lang w:val="en-GB"/>
        </w:rPr>
        <w:t xml:space="preserve"> </w:t>
      </w:r>
      <w:r w:rsidR="00EC198B">
        <w:rPr>
          <w:iCs/>
          <w:lang w:val="en-GB"/>
        </w:rPr>
        <w:t>More concretely, the probability to form a relation 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bookmarkEnd w:id="9"/>
    </w:p>
    <w:p w14:paraId="4FB07BD3" w14:textId="0988B81C" w:rsidR="005519E0" w:rsidRDefault="005519E0" w:rsidP="00194565">
      <w:pPr>
        <w:ind w:firstLine="708"/>
        <w:jc w:val="both"/>
        <w:rPr>
          <w:iCs/>
          <w:lang w:val="en-GB"/>
        </w:rPr>
      </w:pPr>
      <w:bookmarkStart w:id="10" w:name="_Hlk89798501"/>
      <w:r>
        <w:rPr>
          <w:iCs/>
          <w:lang w:val="en-GB"/>
        </w:rPr>
        <w:t xml:space="preserve">More specifically, we expected to see party-based segregation most clearly in the retweet-layer and that the degree of political segregation would be lowest in the @mention layer, the follower-layer being in-between (Hypothesis 3a, 3b, and 3c respectively). </w:t>
      </w:r>
      <w:bookmarkEnd w:id="10"/>
      <w:r>
        <w:rPr>
          <w:iCs/>
          <w:lang w:val="en-GB"/>
        </w:rPr>
        <w:t xml:space="preserve">This expected order of political segregation can indeed be observed but segregation in the retweet layer (b=1.386, se=0.078, Table 4) is not </w:t>
      </w:r>
      <w:r w:rsidRPr="00895169">
        <w:rPr>
          <w:i/>
          <w:lang w:val="en-GB"/>
        </w:rPr>
        <w:t>significantly</w:t>
      </w:r>
      <w:r>
        <w:rPr>
          <w:iCs/>
          <w:lang w:val="en-GB"/>
        </w:rPr>
        <w:t xml:space="preserve"> higher than in the follow layer (b=1.083, se=.146, Table 4) and segregation in the follow layer is not </w:t>
      </w:r>
      <w:r w:rsidRPr="005F3790">
        <w:rPr>
          <w:i/>
          <w:lang w:val="en-GB"/>
        </w:rPr>
        <w:t>significantly</w:t>
      </w:r>
      <w:r>
        <w:rPr>
          <w:iCs/>
          <w:lang w:val="en-GB"/>
        </w:rPr>
        <w:t xml:space="preserve"> stronger than in the @-mention layer (b=.918, se=.054, Table 4)</w:t>
      </w:r>
      <w:r>
        <w:rPr>
          <w:i/>
          <w:lang w:val="en-GB"/>
        </w:rPr>
        <w:t xml:space="preserve">. </w:t>
      </w:r>
      <w:r>
        <w:rPr>
          <w:iCs/>
          <w:lang w:val="en-GB"/>
        </w:rPr>
        <w:t>That being said, segregation in the retweet layer is clearly and significantly more pronounced than in the @-mention layer (the difference is .46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 xml:space="preserve">&lt; 0.001). Hence, overall, we find convincing corroborative evidence for the expected ordering of </w:t>
      </w:r>
      <w:r w:rsidR="00C77653">
        <w:rPr>
          <w:iCs/>
          <w:lang w:val="en-GB"/>
        </w:rPr>
        <w:t>H</w:t>
      </w:r>
      <w:r>
        <w:rPr>
          <w:iCs/>
          <w:lang w:val="en-GB"/>
        </w:rPr>
        <w:t xml:space="preserve">ypothesis 3. </w:t>
      </w:r>
    </w:p>
    <w:p w14:paraId="743D5CA3" w14:textId="70671E7E" w:rsidR="00196F76" w:rsidRDefault="00196F76" w:rsidP="00B1270E">
      <w:pPr>
        <w:ind w:firstLine="0"/>
        <w:jc w:val="both"/>
        <w:rPr>
          <w:iCs/>
          <w:lang w:val="en-GB"/>
        </w:rPr>
      </w:pPr>
    </w:p>
    <w:p w14:paraId="5D70B18A" w14:textId="77777777" w:rsidR="000C08E9" w:rsidRPr="00895169" w:rsidRDefault="000C08E9" w:rsidP="000C08E9">
      <w:pPr>
        <w:ind w:firstLine="0"/>
        <w:jc w:val="both"/>
        <w:rPr>
          <w:i/>
          <w:lang w:val="en-GB"/>
        </w:rPr>
      </w:pPr>
      <w:r>
        <w:rPr>
          <w:i/>
          <w:lang w:val="en-GB"/>
        </w:rPr>
        <w:t>Socio-demographic segregation and it’s political by-product</w:t>
      </w:r>
    </w:p>
    <w:p w14:paraId="3E33E80E" w14:textId="769077A2" w:rsidR="00DF0341" w:rsidRDefault="000C08E9" w:rsidP="000C08E9">
      <w:pPr>
        <w:ind w:firstLine="0"/>
        <w:jc w:val="both"/>
        <w:rPr>
          <w:iCs/>
          <w:lang w:val="en-GB"/>
        </w:rPr>
      </w:pPr>
      <w:r>
        <w:rPr>
          <w:iCs/>
          <w:lang w:val="en-GB"/>
        </w:rPr>
        <w:t xml:space="preserve">In Model 2 we assessed social inbreeding homophily. </w:t>
      </w:r>
      <w:r w:rsidR="00703E88">
        <w:rPr>
          <w:iCs/>
          <w:lang w:val="en-GB"/>
        </w:rPr>
        <w:t>The main results are summarized in Table 4</w:t>
      </w:r>
      <w:r w:rsidR="00216BC7">
        <w:rPr>
          <w:iCs/>
          <w:lang w:val="en-GB"/>
        </w:rPr>
        <w:t xml:space="preserve">, the full results of Model </w:t>
      </w:r>
      <w:r w:rsidR="00A8034A">
        <w:rPr>
          <w:iCs/>
          <w:lang w:val="en-GB"/>
        </w:rPr>
        <w:t xml:space="preserve">2 </w:t>
      </w:r>
      <w:r w:rsidR="00216BC7">
        <w:rPr>
          <w:iCs/>
          <w:lang w:val="en-GB"/>
        </w:rPr>
        <w:t>can be accessed via our GitHub replication website (***).</w:t>
      </w:r>
      <w:r w:rsidR="00703E88">
        <w:rPr>
          <w:iCs/>
          <w:lang w:val="en-GB"/>
        </w:rPr>
        <w:t xml:space="preserve"> </w:t>
      </w:r>
      <w:r w:rsidR="00A91D85">
        <w:rPr>
          <w:iCs/>
          <w:lang w:val="en-GB"/>
        </w:rPr>
        <w:t xml:space="preserve">MPs are more likely to retweet tweets of MPs of the same sex (b=.127, se=0.049). But this is our only estimate in line with the idea of social inbreeding homophily. Most </w:t>
      </w:r>
      <w:r w:rsidR="000E043C">
        <w:rPr>
          <w:iCs/>
          <w:lang w:val="en-GB"/>
        </w:rPr>
        <w:t xml:space="preserve">respective </w:t>
      </w:r>
      <w:r w:rsidR="00A91D85">
        <w:rPr>
          <w:iCs/>
          <w:lang w:val="en-GB"/>
        </w:rPr>
        <w:t>estimates do not reach conventional level</w:t>
      </w:r>
      <w:r w:rsidR="00A8034A">
        <w:rPr>
          <w:iCs/>
          <w:lang w:val="en-GB"/>
        </w:rPr>
        <w:t>s</w:t>
      </w:r>
      <w:r w:rsidR="00A91D85">
        <w:rPr>
          <w:iCs/>
          <w:lang w:val="en-GB"/>
        </w:rPr>
        <w:t xml:space="preserve"> of statistical significance. </w:t>
      </w:r>
      <w:r w:rsidR="000E043C">
        <w:rPr>
          <w:iCs/>
          <w:lang w:val="en-GB"/>
        </w:rPr>
        <w:t>In contrast to our social inbreeding homophily hypothesis</w:t>
      </w:r>
      <w:r w:rsidR="00A8034A">
        <w:rPr>
          <w:iCs/>
          <w:lang w:val="en-GB"/>
        </w:rPr>
        <w:t xml:space="preserve"> (</w:t>
      </w:r>
      <w:r w:rsidR="00C77653">
        <w:rPr>
          <w:iCs/>
          <w:lang w:val="en-GB"/>
        </w:rPr>
        <w:t>H</w:t>
      </w:r>
      <w:r w:rsidR="00A8034A">
        <w:rPr>
          <w:iCs/>
          <w:lang w:val="en-GB"/>
        </w:rPr>
        <w:t>ypothesis 2)</w:t>
      </w:r>
      <w:r w:rsidR="000E043C">
        <w:rPr>
          <w:iCs/>
          <w:lang w:val="en-GB"/>
        </w:rPr>
        <w:t xml:space="preserve">, we even find that the larger the age difference between MPs the more likely they are to follow each other (b=0.035, se=0.07) and that MPs with the same visible ethnic minority status are less likely to follow each other (b=-.390, se=.152). </w:t>
      </w:r>
    </w:p>
    <w:p w14:paraId="0F6CC7D0" w14:textId="54D2157B" w:rsidR="000C08E9" w:rsidRDefault="001C442F" w:rsidP="00DF0341">
      <w:pPr>
        <w:ind w:firstLine="708"/>
        <w:jc w:val="both"/>
        <w:rPr>
          <w:iCs/>
          <w:lang w:val="en-GB"/>
        </w:rPr>
      </w:pPr>
      <w:r>
        <w:rPr>
          <w:iCs/>
          <w:lang w:val="en-GB"/>
        </w:rPr>
        <w:t>To be clear, the sex, age and ethnic background of MPs do impact twitter relations</w:t>
      </w:r>
      <w:r w:rsidR="00DF0341">
        <w:rPr>
          <w:iCs/>
          <w:lang w:val="en-GB"/>
        </w:rPr>
        <w:t>.</w:t>
      </w:r>
      <w:r w:rsidR="00216D54">
        <w:rPr>
          <w:iCs/>
          <w:lang w:val="en-GB"/>
        </w:rPr>
        <w:t xml:space="preserve"> </w:t>
      </w:r>
      <w:r w:rsidR="00DF0341">
        <w:rPr>
          <w:iCs/>
          <w:lang w:val="en-GB"/>
        </w:rPr>
        <w:t>F</w:t>
      </w:r>
      <w:r>
        <w:rPr>
          <w:iCs/>
          <w:lang w:val="en-GB"/>
        </w:rPr>
        <w:t xml:space="preserve">emale MPs are more likely to be followed than male MPs </w:t>
      </w:r>
      <w:r w:rsidR="00216D54">
        <w:rPr>
          <w:iCs/>
          <w:lang w:val="en-GB"/>
        </w:rPr>
        <w:t>(b=.241, se=.086)</w:t>
      </w:r>
      <w:r w:rsidR="00216BC7">
        <w:rPr>
          <w:iCs/>
          <w:lang w:val="en-GB"/>
        </w:rPr>
        <w:t>,</w:t>
      </w:r>
      <w:r w:rsidR="00554675">
        <w:rPr>
          <w:iCs/>
          <w:lang w:val="en-GB"/>
        </w:rPr>
        <w:t xml:space="preserve"> and on average they</w:t>
      </w:r>
      <w:r w:rsidR="00216D54">
        <w:rPr>
          <w:iCs/>
          <w:lang w:val="en-GB"/>
        </w:rPr>
        <w:t xml:space="preserve"> </w:t>
      </w:r>
      <w:r>
        <w:rPr>
          <w:iCs/>
          <w:lang w:val="en-GB"/>
        </w:rPr>
        <w:t xml:space="preserve">retweet </w:t>
      </w:r>
      <w:r w:rsidR="00216BC7">
        <w:rPr>
          <w:iCs/>
          <w:lang w:val="en-GB"/>
        </w:rPr>
        <w:t xml:space="preserve">and are retweeted </w:t>
      </w:r>
      <w:r>
        <w:rPr>
          <w:iCs/>
          <w:lang w:val="en-GB"/>
        </w:rPr>
        <w:t>more often</w:t>
      </w:r>
      <w:r w:rsidR="00216BC7">
        <w:rPr>
          <w:iCs/>
          <w:lang w:val="en-GB"/>
        </w:rPr>
        <w:t xml:space="preserve"> (b=.129, se=.053; b=.105, se=.051, respectively)</w:t>
      </w:r>
      <w:r w:rsidR="00DF0341">
        <w:rPr>
          <w:iCs/>
          <w:lang w:val="en-GB"/>
        </w:rPr>
        <w:t>. O</w:t>
      </w:r>
      <w:r>
        <w:rPr>
          <w:iCs/>
          <w:lang w:val="en-GB"/>
        </w:rPr>
        <w:t>lder MPs follow fewer other MPs</w:t>
      </w:r>
      <w:r w:rsidR="00216BC7">
        <w:rPr>
          <w:iCs/>
          <w:lang w:val="en-GB"/>
        </w:rPr>
        <w:t xml:space="preserve"> (b=-.140, se=.054)</w:t>
      </w:r>
      <w:r w:rsidR="00DF0341">
        <w:rPr>
          <w:iCs/>
          <w:lang w:val="en-GB"/>
        </w:rPr>
        <w:t>,</w:t>
      </w:r>
      <w:r>
        <w:rPr>
          <w:iCs/>
          <w:lang w:val="en-GB"/>
        </w:rPr>
        <w:t xml:space="preserve"> are followed less often themselves</w:t>
      </w:r>
      <w:r w:rsidR="00216BC7">
        <w:rPr>
          <w:iCs/>
          <w:lang w:val="en-GB"/>
        </w:rPr>
        <w:t xml:space="preserve"> (b=-.017, 005)</w:t>
      </w:r>
      <w:r>
        <w:rPr>
          <w:iCs/>
          <w:lang w:val="en-GB"/>
        </w:rPr>
        <w:t>, and tweets of older MPs are retweeted less often</w:t>
      </w:r>
      <w:r w:rsidR="00216BC7">
        <w:rPr>
          <w:iCs/>
          <w:lang w:val="en-GB"/>
        </w:rPr>
        <w:t xml:space="preserve"> (b=-.009, se=.003)</w:t>
      </w:r>
      <w:r w:rsidR="00DF0341">
        <w:rPr>
          <w:iCs/>
          <w:lang w:val="en-GB"/>
        </w:rPr>
        <w:t xml:space="preserve">. </w:t>
      </w:r>
      <w:r>
        <w:rPr>
          <w:iCs/>
          <w:lang w:val="en-GB"/>
        </w:rPr>
        <w:t>MPs with a visible ethnic minority status are more likely to retweet</w:t>
      </w:r>
      <w:r w:rsidR="00216BC7">
        <w:rPr>
          <w:iCs/>
          <w:lang w:val="en-GB"/>
        </w:rPr>
        <w:t xml:space="preserve"> (b=.173, se=.102)</w:t>
      </w:r>
      <w:r w:rsidR="00DF0341">
        <w:rPr>
          <w:iCs/>
          <w:lang w:val="en-GB"/>
        </w:rPr>
        <w:t xml:space="preserve">. But, to hammer the point home, </w:t>
      </w:r>
      <w:bookmarkStart w:id="11" w:name="_Hlk89798994"/>
      <w:r w:rsidR="00DF0341">
        <w:rPr>
          <w:iCs/>
          <w:lang w:val="en-GB"/>
        </w:rPr>
        <w:t xml:space="preserve">there are no clear and consistent </w:t>
      </w:r>
      <w:r w:rsidR="00DF0341">
        <w:rPr>
          <w:iCs/>
          <w:lang w:val="en-GB"/>
        </w:rPr>
        <w:lastRenderedPageBreak/>
        <w:t xml:space="preserve">social division lines running through </w:t>
      </w:r>
      <w:proofErr w:type="spellStart"/>
      <w:r w:rsidR="00DF0341">
        <w:rPr>
          <w:iCs/>
          <w:lang w:val="en-GB"/>
        </w:rPr>
        <w:t>twittersphere</w:t>
      </w:r>
      <w:proofErr w:type="spellEnd"/>
      <w:r w:rsidR="00DF0341">
        <w:rPr>
          <w:iCs/>
          <w:lang w:val="en-GB"/>
        </w:rPr>
        <w:t xml:space="preserve"> in parliament</w:t>
      </w:r>
      <w:r w:rsidR="005A7678">
        <w:rPr>
          <w:iCs/>
          <w:lang w:val="en-GB"/>
        </w:rPr>
        <w:t xml:space="preserve"> and we reject hypothesis 2a</w:t>
      </w:r>
      <w:r w:rsidR="00DF0341">
        <w:rPr>
          <w:iCs/>
          <w:lang w:val="en-GB"/>
        </w:rPr>
        <w:t xml:space="preserve">. And with no pronounced </w:t>
      </w:r>
      <w:r w:rsidR="000C08E9">
        <w:rPr>
          <w:iCs/>
          <w:lang w:val="en-GB"/>
        </w:rPr>
        <w:t>social inbreeding homophily present</w:t>
      </w:r>
      <w:bookmarkEnd w:id="11"/>
      <w:r w:rsidR="000C08E9">
        <w:rPr>
          <w:iCs/>
          <w:lang w:val="en-GB"/>
        </w:rPr>
        <w:t>, it is not surprising that our estimates referring to segregation</w:t>
      </w:r>
      <w:r w:rsidR="00A8034A">
        <w:rPr>
          <w:iCs/>
          <w:lang w:val="en-GB"/>
        </w:rPr>
        <w:t xml:space="preserve"> patterns running</w:t>
      </w:r>
      <w:r w:rsidR="000C08E9">
        <w:rPr>
          <w:iCs/>
          <w:lang w:val="en-GB"/>
        </w:rPr>
        <w:t xml:space="preserve"> along the party division line are hardly affected. </w:t>
      </w:r>
      <w:bookmarkStart w:id="12" w:name="_Hlk89799032"/>
      <w:r w:rsidR="000C08E9">
        <w:rPr>
          <w:iCs/>
          <w:lang w:val="en-GB"/>
        </w:rPr>
        <w:t xml:space="preserve">Party based segregation is not a by-product of social inbreeding homophily </w:t>
      </w:r>
      <w:bookmarkEnd w:id="12"/>
      <w:r w:rsidR="000C08E9">
        <w:rPr>
          <w:iCs/>
          <w:lang w:val="en-GB"/>
        </w:rPr>
        <w:t xml:space="preserve">and we therefore refute </w:t>
      </w:r>
      <w:r w:rsidR="00C77653">
        <w:rPr>
          <w:iCs/>
          <w:lang w:val="en-GB"/>
        </w:rPr>
        <w:t>H</w:t>
      </w:r>
      <w:r w:rsidR="000C08E9">
        <w:rPr>
          <w:iCs/>
          <w:lang w:val="en-GB"/>
        </w:rPr>
        <w:t xml:space="preserve">ypothesis 2b. </w:t>
      </w:r>
    </w:p>
    <w:p w14:paraId="07D04EEE" w14:textId="77777777" w:rsidR="000C08E9" w:rsidRDefault="000C08E9" w:rsidP="00B1270E">
      <w:pPr>
        <w:ind w:firstLine="0"/>
        <w:jc w:val="both"/>
        <w:rPr>
          <w:iCs/>
          <w:lang w:val="en-GB"/>
        </w:rPr>
      </w:pPr>
    </w:p>
    <w:p w14:paraId="6C4AB260" w14:textId="092F49F6" w:rsidR="00760B5E" w:rsidRPr="00DF0341" w:rsidRDefault="00DF0341" w:rsidP="00B1270E">
      <w:pPr>
        <w:ind w:firstLine="0"/>
        <w:jc w:val="both"/>
        <w:rPr>
          <w:i/>
          <w:lang w:val="en-US"/>
        </w:rPr>
      </w:pPr>
      <w:r>
        <w:rPr>
          <w:i/>
          <w:lang w:val="en-US"/>
        </w:rPr>
        <w:t>Segregation crossing network-layers</w:t>
      </w:r>
    </w:p>
    <w:p w14:paraId="020798B5" w14:textId="4CB004C0" w:rsidR="0013669D" w:rsidRDefault="00554675" w:rsidP="00B1270E">
      <w:pPr>
        <w:ind w:firstLine="0"/>
        <w:jc w:val="both"/>
        <w:rPr>
          <w:lang w:val="en-US"/>
        </w:rPr>
      </w:pPr>
      <w:r>
        <w:rPr>
          <w:lang w:val="en-US"/>
        </w:rPr>
        <w:t>Above, w</w:t>
      </w:r>
      <w:r w:rsidR="005F3790">
        <w:rPr>
          <w:lang w:val="en-US"/>
        </w:rPr>
        <w:t>e observe</w:t>
      </w:r>
      <w:r>
        <w:rPr>
          <w:lang w:val="en-US"/>
        </w:rPr>
        <w:t>d</w:t>
      </w:r>
      <w:r w:rsidR="005F3790">
        <w:rPr>
          <w:lang w:val="en-US"/>
        </w:rPr>
        <w:t xml:space="preserve"> party-based segregation in all three layers of the Twitter network, which makes </w:t>
      </w:r>
      <w:r>
        <w:rPr>
          <w:lang w:val="en-US"/>
        </w:rPr>
        <w:t xml:space="preserve">it relevant to </w:t>
      </w:r>
      <w:r w:rsidR="005F3790">
        <w:rPr>
          <w:lang w:val="en-US"/>
        </w:rPr>
        <w:t xml:space="preserve">test the idea that segregation in the follower network </w:t>
      </w:r>
      <w:r w:rsidR="005F3790" w:rsidRPr="00CE711E">
        <w:rPr>
          <w:i/>
          <w:iCs/>
          <w:lang w:val="en-US"/>
        </w:rPr>
        <w:t>causes</w:t>
      </w:r>
      <w:r w:rsidR="005F3790">
        <w:rPr>
          <w:lang w:val="en-US"/>
        </w:rPr>
        <w:t xml:space="preserve"> segregation in the @mention and retweet network and vice versa. </w:t>
      </w:r>
      <w:r w:rsidR="0017357A">
        <w:rPr>
          <w:lang w:val="en-US"/>
        </w:rPr>
        <w:t>Model 3 (main results summarized in Table 4, full results on GitHub replication website ***) is specified to estimate this and o</w:t>
      </w:r>
      <w:r w:rsidR="005F3790">
        <w:rPr>
          <w:lang w:val="en-US"/>
        </w:rPr>
        <w:t>ur results reflect the digital architecture of Twitter</w:t>
      </w:r>
      <w:r w:rsidR="00821FD0">
        <w:rPr>
          <w:lang w:val="en-US"/>
        </w:rPr>
        <w:t xml:space="preserve">. </w:t>
      </w:r>
      <w:r w:rsidR="00C77653">
        <w:rPr>
          <w:lang w:val="en-US"/>
        </w:rPr>
        <w:t xml:space="preserve">Following MPs and being followed also leads to @-mentioning (b=.400, se=.072; b=.158, se=.066, respectively) and retweets (b=.647, se=.092; b.251, se.076, respectively). To @-mention a colleague MP will increase the chance that your tweets will be retweeted by this MP (b=.988, se=.231), possibly indicating that twitter discussions cross network layers. </w:t>
      </w:r>
      <w:r w:rsidR="00F50FB6">
        <w:rPr>
          <w:lang w:val="en-US"/>
        </w:rPr>
        <w:t xml:space="preserve">MPs are more likely to </w:t>
      </w:r>
      <w:r w:rsidR="00CE711E">
        <w:rPr>
          <w:lang w:val="en-US"/>
        </w:rPr>
        <w:t xml:space="preserve">start to follow and @-mention MPs who they retweet (b=1.718, se=.536; b=.454, se=.212,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by whom they are retweeted (b=.677, se=.483).</w:t>
      </w:r>
      <w:r w:rsidR="00B27C78">
        <w:rPr>
          <w:lang w:val="en-US"/>
        </w:rPr>
        <w:t xml:space="preserve"> </w:t>
      </w:r>
      <w:r w:rsidR="00770A3A">
        <w:rPr>
          <w:lang w:val="en-US"/>
        </w:rPr>
        <w:t xml:space="preserve">The direction from </w:t>
      </w:r>
      <w:r w:rsidR="00C77653">
        <w:rPr>
          <w:lang w:val="en-US"/>
        </w:rPr>
        <w:t xml:space="preserve">retweets to following stronger than from following to retweets  and the direction from </w:t>
      </w:r>
      <w:r w:rsidR="00770A3A">
        <w:rPr>
          <w:lang w:val="en-US"/>
        </w:rPr>
        <w:t xml:space="preserve">mentions to retweets is stronger than the reverse causal pathway. </w:t>
      </w:r>
    </w:p>
    <w:p w14:paraId="082E85BF" w14:textId="53D79CF9" w:rsidR="006034C6" w:rsidRDefault="00770A3A" w:rsidP="00770A3A">
      <w:pPr>
        <w:ind w:firstLine="708"/>
        <w:jc w:val="both"/>
        <w:rPr>
          <w:lang w:val="en-US"/>
        </w:rPr>
      </w:pPr>
      <w:bookmarkStart w:id="13" w:name="_Hlk89800921"/>
      <w:r>
        <w:rPr>
          <w:lang w:val="en-US"/>
        </w:rPr>
        <w:t xml:space="preserve">The observed segregation along party membership lines in each respective layer of </w:t>
      </w:r>
      <w:proofErr w:type="spellStart"/>
      <w:r>
        <w:rPr>
          <w:lang w:val="en-US"/>
        </w:rPr>
        <w:t>twittersphere</w:t>
      </w:r>
      <w:proofErr w:type="spellEnd"/>
      <w:r>
        <w:rPr>
          <w:lang w:val="en-US"/>
        </w:rPr>
        <w:t xml:space="preserve"> is </w:t>
      </w:r>
      <w:r w:rsidR="005B543A">
        <w:rPr>
          <w:lang w:val="en-US"/>
        </w:rPr>
        <w:t xml:space="preserve">thus </w:t>
      </w:r>
      <w:r>
        <w:rPr>
          <w:lang w:val="en-US"/>
        </w:rPr>
        <w:t>in part the result of the degree of segregation in the other two layers</w:t>
      </w:r>
      <w:r w:rsidR="00BA7E35">
        <w:rPr>
          <w:lang w:val="en-US"/>
        </w:rPr>
        <w:t xml:space="preserve"> and </w:t>
      </w:r>
      <w:r w:rsidR="00A8034A">
        <w:rPr>
          <w:lang w:val="en-US"/>
        </w:rPr>
        <w:t xml:space="preserve">we </w:t>
      </w:r>
      <w:r w:rsidR="00BA7E35">
        <w:rPr>
          <w:lang w:val="en-US"/>
        </w:rPr>
        <w:t xml:space="preserve">hereby find corroborative evidence for </w:t>
      </w:r>
      <w:r w:rsidR="00C77653">
        <w:rPr>
          <w:lang w:val="en-US"/>
        </w:rPr>
        <w:t>H</w:t>
      </w:r>
      <w:r w:rsidR="00BA7E35">
        <w:rPr>
          <w:lang w:val="en-US"/>
        </w:rPr>
        <w:t>ypothesis 4</w:t>
      </w:r>
      <w:r>
        <w:rPr>
          <w:lang w:val="en-US"/>
        </w:rPr>
        <w:t xml:space="preserve">.  </w:t>
      </w:r>
      <w:bookmarkEnd w:id="13"/>
      <w:r w:rsidR="005F3790">
        <w:rPr>
          <w:lang w:val="en-US"/>
        </w:rPr>
        <w:t xml:space="preserve">After taking cross-network effects into account the </w:t>
      </w:r>
      <w:r>
        <w:rPr>
          <w:lang w:val="en-US"/>
        </w:rPr>
        <w:t>‘net</w:t>
      </w:r>
      <w:r w:rsidR="005B543A">
        <w:rPr>
          <w:lang w:val="en-US"/>
        </w:rPr>
        <w:t xml:space="preserve"> party-based </w:t>
      </w:r>
      <w:r>
        <w:rPr>
          <w:lang w:val="en-US"/>
        </w:rPr>
        <w:t>segregation</w:t>
      </w:r>
      <w:r w:rsidR="005B543A">
        <w:rPr>
          <w:lang w:val="en-US"/>
        </w:rPr>
        <w:t xml:space="preserve"> effect’</w:t>
      </w:r>
      <w:r>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(e</w:t>
      </w:r>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1.388)</w:t>
      </w:r>
      <w:r w:rsidR="00EC198B">
        <w:rPr>
          <w:lang w:val="en-US"/>
        </w:rPr>
        <w:t xml:space="preserve">). </w:t>
      </w:r>
    </w:p>
    <w:p w14:paraId="190EBE3D" w14:textId="77777777" w:rsidR="006034C6" w:rsidRDefault="006034C6" w:rsidP="00770A3A">
      <w:pPr>
        <w:ind w:firstLine="708"/>
        <w:jc w:val="both"/>
        <w:rPr>
          <w:lang w:val="en-US"/>
        </w:rPr>
      </w:pPr>
    </w:p>
    <w:p w14:paraId="09124981" w14:textId="1D9A8ADE" w:rsidR="005F3790" w:rsidRDefault="005F3790" w:rsidP="00B1270E">
      <w:pPr>
        <w:ind w:firstLine="0"/>
        <w:jc w:val="both"/>
        <w:rPr>
          <w:iCs/>
          <w:lang w:val="en-US"/>
        </w:rPr>
      </w:pPr>
    </w:p>
    <w:p w14:paraId="4CCE388B" w14:textId="77777777" w:rsidR="005F3790" w:rsidRDefault="00761E79" w:rsidP="00B1270E">
      <w:pPr>
        <w:ind w:firstLine="0"/>
        <w:jc w:val="both"/>
        <w:rPr>
          <w:ins w:id="14" w:author="Niels Spierings" w:date="2021-10-07T21:47:00Z"/>
          <w:iCs/>
          <w:lang w:val="en-US"/>
        </w:rPr>
      </w:pPr>
      <w:commentRangeStart w:id="15"/>
      <w:commentRangeEnd w:id="15"/>
      <w:r>
        <w:rPr>
          <w:rStyle w:val="Verwijzingopmerking"/>
        </w:rPr>
        <w:commentReference w:id="15"/>
      </w:r>
    </w:p>
    <w:p w14:paraId="25D66961" w14:textId="60EA33D6" w:rsidR="00196F76" w:rsidRPr="008E2CC6" w:rsidRDefault="00196F76" w:rsidP="00B1270E">
      <w:pPr>
        <w:ind w:firstLine="0"/>
        <w:jc w:val="both"/>
        <w:rPr>
          <w:ins w:id="16" w:author="Niels Spierings" w:date="2021-10-07T21:47:00Z"/>
          <w:i/>
          <w:rPrChange w:id="17" w:author="Tolsma, J. (Jochem)" w:date="2021-10-14T09:16:00Z">
            <w:rPr>
              <w:ins w:id="18" w:author="Niels Spierings" w:date="2021-10-07T21:47:00Z"/>
              <w:i/>
              <w:lang w:val="en-US"/>
            </w:rPr>
          </w:rPrChange>
        </w:rPr>
      </w:pPr>
      <w:ins w:id="19" w:author="Niels Spierings" w:date="2021-10-07T21:47:00Z">
        <w:r w:rsidRPr="008E2CC6">
          <w:rPr>
            <w:i/>
            <w:rPrChange w:id="20" w:author="Tolsma, J. (Jochem)" w:date="2021-10-14T09:16:00Z">
              <w:rPr>
                <w:i/>
                <w:lang w:val="en-US"/>
              </w:rPr>
            </w:rPrChange>
          </w:rPr>
          <w:t xml:space="preserve">Over time </w:t>
        </w:r>
      </w:ins>
    </w:p>
    <w:p w14:paraId="13D38A90" w14:textId="025FF97A" w:rsidR="00196F76" w:rsidRPr="008E2CC6" w:rsidRDefault="00196F76" w:rsidP="00B1270E">
      <w:pPr>
        <w:ind w:firstLine="0"/>
        <w:jc w:val="both"/>
        <w:rPr>
          <w:iCs/>
          <w:rPrChange w:id="21" w:author="Tolsma, J. (Jochem)" w:date="2021-10-14T09:16:00Z">
            <w:rPr>
              <w:iCs/>
              <w:lang w:val="en-US"/>
            </w:rPr>
          </w:rPrChange>
        </w:rPr>
      </w:pPr>
      <w:commentRangeStart w:id="22"/>
      <w:ins w:id="23" w:author="Niels Spierings" w:date="2021-10-07T21:47:00Z">
        <w:r w:rsidRPr="00FC51A7">
          <w:rPr>
            <w:iCs/>
            <w:highlight w:val="yellow"/>
            <w:rPrChange w:id="24" w:author="Niels Spierings" w:date="2021-10-08T08:37:00Z">
              <w:rPr>
                <w:i/>
                <w:lang w:val="en-US"/>
              </w:rPr>
            </w:rPrChange>
          </w:rPr>
          <w:t>…. Missing? …</w:t>
        </w:r>
      </w:ins>
      <w:ins w:id="25" w:author="Niels Spierings" w:date="2021-10-08T08:36:00Z">
        <w:r w:rsidR="00FC51A7" w:rsidRPr="00FC51A7">
          <w:rPr>
            <w:iCs/>
            <w:rPrChange w:id="26" w:author="Niels Spierings" w:date="2021-10-08T08:37:00Z">
              <w:rPr>
                <w:iCs/>
                <w:lang w:val="en-US"/>
              </w:rPr>
            </w:rPrChange>
          </w:rPr>
          <w:t xml:space="preserve"> of is </w:t>
        </w:r>
        <w:proofErr w:type="spellStart"/>
        <w:r w:rsidR="00FC51A7" w:rsidRPr="00FC51A7">
          <w:rPr>
            <w:iCs/>
            <w:rPrChange w:id="27" w:author="Niels Spierings" w:date="2021-10-08T08:37:00Z">
              <w:rPr>
                <w:iCs/>
                <w:lang w:val="en-US"/>
              </w:rPr>
            </w:rPrChange>
          </w:rPr>
          <w:t>descriptive</w:t>
        </w:r>
        <w:proofErr w:type="spellEnd"/>
        <w:r w:rsidR="00FC51A7" w:rsidRPr="00FC51A7">
          <w:rPr>
            <w:iCs/>
            <w:rPrChange w:id="28" w:author="Niels Spierings" w:date="2021-10-08T08:37:00Z">
              <w:rPr>
                <w:iCs/>
                <w:lang w:val="en-US"/>
              </w:rPr>
            </w:rPrChange>
          </w:rPr>
          <w:t xml:space="preserve"> genoeg daarvoor? </w:t>
        </w:r>
        <w:r w:rsidR="00FC51A7" w:rsidRPr="008E2CC6">
          <w:rPr>
            <w:iCs/>
            <w:rPrChange w:id="29" w:author="Tolsma, J. (Jochem)" w:date="2021-10-14T09:16:00Z">
              <w:rPr>
                <w:iCs/>
                <w:lang w:val="en-US"/>
              </w:rPr>
            </w:rPrChange>
          </w:rPr>
          <w:t xml:space="preserve">Dan </w:t>
        </w:r>
      </w:ins>
      <w:ins w:id="30" w:author="Niels Spierings" w:date="2021-10-08T08:37:00Z">
        <w:r w:rsidR="00FC51A7" w:rsidRPr="008E2CC6">
          <w:rPr>
            <w:iCs/>
            <w:rPrChange w:id="31" w:author="Tolsma, J. (Jochem)" w:date="2021-10-14T09:16:00Z">
              <w:rPr>
                <w:iCs/>
                <w:lang w:val="en-US"/>
              </w:rPr>
            </w:rPrChange>
          </w:rPr>
          <w:t>dat ergens aange</w:t>
        </w:r>
        <w:r w:rsidR="001F6A1A" w:rsidRPr="008E2CC6">
          <w:rPr>
            <w:iCs/>
            <w:rPrChange w:id="32" w:author="Tolsma, J. (Jochem)" w:date="2021-10-14T09:16:00Z">
              <w:rPr>
                <w:iCs/>
                <w:lang w:val="en-US"/>
              </w:rPr>
            </w:rPrChange>
          </w:rPr>
          <w:t>v</w:t>
        </w:r>
        <w:r w:rsidR="00FC51A7" w:rsidRPr="008E2CC6">
          <w:rPr>
            <w:iCs/>
            <w:rPrChange w:id="33" w:author="Tolsma, J. (Jochem)" w:date="2021-10-14T09:16:00Z">
              <w:rPr>
                <w:iCs/>
                <w:lang w:val="en-US"/>
              </w:rPr>
            </w:rPrChange>
          </w:rPr>
          <w:t>en</w:t>
        </w:r>
        <w:r w:rsidR="008E50C1" w:rsidRPr="008E2CC6">
          <w:rPr>
            <w:iCs/>
            <w:rPrChange w:id="34" w:author="Tolsma, J. (Jochem)" w:date="2021-10-14T09:16:00Z">
              <w:rPr>
                <w:iCs/>
                <w:lang w:val="en-US"/>
              </w:rPr>
            </w:rPrChange>
          </w:rPr>
          <w:t xml:space="preserve"> en onze RQ1 expliciet beantwoorden waar we over time </w:t>
        </w:r>
        <w:proofErr w:type="spellStart"/>
        <w:r w:rsidR="008E50C1" w:rsidRPr="008E2CC6">
          <w:rPr>
            <w:iCs/>
            <w:rPrChange w:id="35" w:author="Tolsma, J. (Jochem)" w:date="2021-10-14T09:16:00Z">
              <w:rPr>
                <w:iCs/>
                <w:lang w:val="en-US"/>
              </w:rPr>
            </w:rPrChange>
          </w:rPr>
          <w:t>results</w:t>
        </w:r>
        <w:proofErr w:type="spellEnd"/>
        <w:r w:rsidR="008E50C1" w:rsidRPr="008E2CC6">
          <w:rPr>
            <w:iCs/>
            <w:rPrChange w:id="36" w:author="Tolsma, J. (Jochem)" w:date="2021-10-14T09:16:00Z">
              <w:rPr>
                <w:iCs/>
                <w:lang w:val="en-US"/>
              </w:rPr>
            </w:rPrChange>
          </w:rPr>
          <w:t xml:space="preserve"> bespreken.</w:t>
        </w:r>
        <w:r w:rsidR="00FC51A7" w:rsidRPr="008E2CC6">
          <w:rPr>
            <w:iCs/>
            <w:rPrChange w:id="37" w:author="Tolsma, J. (Jochem)" w:date="2021-10-14T09:16:00Z">
              <w:rPr>
                <w:iCs/>
                <w:lang w:val="en-US"/>
              </w:rPr>
            </w:rPrChange>
          </w:rPr>
          <w:t>.</w:t>
        </w:r>
      </w:ins>
      <w:commentRangeEnd w:id="22"/>
      <w:r w:rsidR="004D5091">
        <w:rPr>
          <w:rStyle w:val="Verwijzingopmerking"/>
        </w:rPr>
        <w:commentReference w:id="22"/>
      </w:r>
    </w:p>
    <w:p w14:paraId="01099B28" w14:textId="6891F325" w:rsidR="000F3588" w:rsidRPr="008E2CC6" w:rsidRDefault="000F3588" w:rsidP="00760B5E">
      <w:pPr>
        <w:ind w:firstLine="0"/>
        <w:rPr>
          <w:iCs/>
          <w:rPrChange w:id="38" w:author="Tolsma, J. (Jochem)" w:date="2021-10-14T09:16:00Z">
            <w:rPr>
              <w:iCs/>
              <w:lang w:val="en-GB"/>
            </w:rPr>
          </w:rPrChange>
        </w:rPr>
      </w:pPr>
    </w:p>
    <w:p w14:paraId="4229B353" w14:textId="54D15722" w:rsidR="000F3588" w:rsidRPr="008E2CC6" w:rsidRDefault="000F3588" w:rsidP="00760B5E">
      <w:pPr>
        <w:ind w:firstLine="0"/>
        <w:rPr>
          <w:iCs/>
          <w:rPrChange w:id="39" w:author="Tolsma, J. (Jochem)" w:date="2021-10-14T09:16:00Z">
            <w:rPr>
              <w:iCs/>
              <w:lang w:val="en-GB"/>
            </w:rPr>
          </w:rPrChange>
        </w:rPr>
      </w:pPr>
    </w:p>
    <w:p w14:paraId="7E08A756" w14:textId="77777777" w:rsidR="000F3588" w:rsidRPr="008E2CC6" w:rsidRDefault="000F3588" w:rsidP="00760B5E">
      <w:pPr>
        <w:ind w:firstLine="0"/>
        <w:rPr>
          <w:iCs/>
          <w:rPrChange w:id="40" w:author="Tolsma, J. (Jochem)" w:date="2021-10-14T09:16:00Z">
            <w:rPr>
              <w:iCs/>
              <w:lang w:val="en-GB"/>
            </w:rPr>
          </w:rPrChange>
        </w:rPr>
      </w:pPr>
    </w:p>
    <w:p w14:paraId="173F0453" w14:textId="15B48A31" w:rsidR="000F3588" w:rsidRPr="000F3588" w:rsidRDefault="003F0BAF" w:rsidP="00760B5E">
      <w:pPr>
        <w:ind w:firstLine="0"/>
        <w:rPr>
          <w:b/>
          <w:bCs/>
          <w:iCs/>
          <w:lang w:val="en-GB"/>
        </w:rPr>
      </w:pPr>
      <w:r>
        <w:rPr>
          <w:b/>
          <w:bCs/>
          <w:iCs/>
          <w:lang w:val="en-GB"/>
        </w:rPr>
        <w:t xml:space="preserve">5. </w:t>
      </w:r>
      <w:r w:rsidR="000F3588">
        <w:rPr>
          <w:b/>
          <w:bCs/>
          <w:iCs/>
          <w:lang w:val="en-GB"/>
        </w:rPr>
        <w:t xml:space="preserve">Conclusion </w:t>
      </w:r>
    </w:p>
    <w:p w14:paraId="271116FB" w14:textId="11AE4D13" w:rsidR="002C6765" w:rsidRDefault="002C6765" w:rsidP="00B6661A">
      <w:pPr>
        <w:ind w:firstLine="0"/>
        <w:jc w:val="both"/>
        <w:rPr>
          <w:lang w:val="en-US"/>
        </w:rPr>
      </w:pPr>
      <w:r>
        <w:rPr>
          <w:lang w:val="en-US"/>
        </w:rPr>
        <w:lastRenderedPageBreak/>
        <w:t xml:space="preserve">In this study we brought together the online  network literature </w:t>
      </w:r>
      <w:r w:rsidRPr="006B5DAF">
        <w:rPr>
          <w:rFonts w:ascii="Calibri" w:hAnsi="Calibri" w:cs="Calibri"/>
          <w:lang w:val="en-GB"/>
        </w:rPr>
        <w:t>(</w:t>
      </w:r>
      <w:proofErr w:type="spellStart"/>
      <w:r w:rsidRPr="006B5DAF">
        <w:rPr>
          <w:rFonts w:ascii="Calibri" w:hAnsi="Calibri" w:cs="Calibri"/>
          <w:lang w:val="en-GB"/>
        </w:rPr>
        <w:t>Boutyline</w:t>
      </w:r>
      <w:proofErr w:type="spellEnd"/>
      <w:r w:rsidRPr="006B5DAF">
        <w:rPr>
          <w:rFonts w:ascii="Calibri" w:hAnsi="Calibri" w:cs="Calibri"/>
          <w:lang w:val="en-GB"/>
        </w:rPr>
        <w:t xml:space="preserve"> and Willer 2017; </w:t>
      </w:r>
      <w:proofErr w:type="spellStart"/>
      <w:r w:rsidRPr="006B5DAF">
        <w:rPr>
          <w:rFonts w:ascii="Calibri" w:hAnsi="Calibri" w:cs="Calibri"/>
          <w:lang w:val="en-GB"/>
        </w:rPr>
        <w:t>Hofstra</w:t>
      </w:r>
      <w:proofErr w:type="spellEnd"/>
      <w:r w:rsidRPr="006B5DAF">
        <w:rPr>
          <w:rFonts w:ascii="Calibri" w:hAnsi="Calibri" w:cs="Calibri"/>
          <w:lang w:val="en-GB"/>
        </w:rPr>
        <w:t xml:space="preserve"> et al. 2017; Lin and Lundquist 2013; </w:t>
      </w:r>
      <w:proofErr w:type="spellStart"/>
      <w:r w:rsidRPr="006B5DAF">
        <w:rPr>
          <w:rFonts w:ascii="Calibri" w:hAnsi="Calibri" w:cs="Calibri"/>
          <w:lang w:val="en-GB"/>
        </w:rPr>
        <w:t>Wimmer</w:t>
      </w:r>
      <w:proofErr w:type="spellEnd"/>
      <w:r w:rsidRPr="006B5DAF">
        <w:rPr>
          <w:rFonts w:ascii="Calibri" w:hAnsi="Calibri" w:cs="Calibri"/>
          <w:lang w:val="en-GB"/>
        </w:rPr>
        <w:t xml:space="preserve"> and Lewis 2010</w:t>
      </w:r>
      <w:r>
        <w:rPr>
          <w:rFonts w:ascii="Calibri" w:hAnsi="Calibri" w:cs="Calibri"/>
          <w:lang w:val="en-GB"/>
        </w:rPr>
        <w:t xml:space="preserve">) </w:t>
      </w:r>
      <w:r>
        <w:rPr>
          <w:lang w:val="en-US"/>
        </w:rPr>
        <w:t xml:space="preserve">with that on the political consequences of the digital architecture of social media platforms and their political use </w:t>
      </w:r>
      <w:commentRangeStart w:id="41"/>
      <w:r>
        <w:rPr>
          <w:lang w:val="en-US"/>
        </w:rPr>
        <w:fldChar w:fldCharType="begin"/>
      </w:r>
      <w:r w:rsidR="00C50B44">
        <w:rPr>
          <w:lang w:val="en-US"/>
        </w:rPr>
        <w:instrText xml:space="preserve"> ADDIN ZOTERO_ITEM CSL_CITATION {"citationID":"6AebRAaG","properties":{"formattedCitation":"(Bossetta 2018)","plainCitation":"(Bossetta 2018)","dontUpdate":true,"noteIndex":0},"citationItems":[{"id":31,"uris":["http://zotero.org/users/6814611/items/F76KU822"],"uri":["http://zotero.org/users/6814611/items/F76KU822"],"itemData":{"id":31,"type":"article-journal","container-title":"Journalism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Pr>
          <w:lang w:val="en-US"/>
        </w:rPr>
        <w:fldChar w:fldCharType="separate"/>
      </w:r>
      <w:r w:rsidRPr="002E3FC4">
        <w:rPr>
          <w:rFonts w:ascii="Calibri" w:hAnsi="Calibri" w:cs="Calibri"/>
          <w:lang w:val="en-GB"/>
        </w:rPr>
        <w:t>(Bossetta 2018</w:t>
      </w:r>
      <w:r>
        <w:rPr>
          <w:rFonts w:ascii="Calibri" w:hAnsi="Calibri" w:cs="Calibri"/>
          <w:lang w:val="en-GB"/>
        </w:rPr>
        <w:t>; Jacobs &amp; Spierings, 2016</w:t>
      </w:r>
      <w:r w:rsidRPr="002E3FC4">
        <w:rPr>
          <w:rFonts w:ascii="Calibri" w:hAnsi="Calibri" w:cs="Calibri"/>
          <w:lang w:val="en-GB"/>
        </w:rPr>
        <w:t>)</w:t>
      </w:r>
      <w:r>
        <w:rPr>
          <w:lang w:val="en-US"/>
        </w:rPr>
        <w:fldChar w:fldCharType="end"/>
      </w:r>
      <w:commentRangeEnd w:id="41"/>
      <w:r>
        <w:rPr>
          <w:rStyle w:val="Verwijzingopmerking"/>
        </w:rPr>
        <w:commentReference w:id="41"/>
      </w:r>
      <w:r>
        <w:rPr>
          <w:lang w:val="en-US"/>
        </w:rPr>
        <w:t>. This enable</w:t>
      </w:r>
      <w:r w:rsidR="004F691B">
        <w:rPr>
          <w:lang w:val="en-US"/>
        </w:rPr>
        <w:t>d</w:t>
      </w:r>
      <w:r>
        <w:rPr>
          <w:lang w:val="en-US"/>
        </w:rPr>
        <w:t xml:space="preserve"> us to study more </w:t>
      </w:r>
      <w:proofErr w:type="spellStart"/>
      <w:r>
        <w:rPr>
          <w:lang w:val="en-US"/>
        </w:rPr>
        <w:t>g</w:t>
      </w:r>
      <w:commentRangeStart w:id="42"/>
      <w:r>
        <w:rPr>
          <w:lang w:val="en-US"/>
        </w:rPr>
        <w:t>roundedly</w:t>
      </w:r>
      <w:proofErr w:type="spellEnd"/>
      <w:r>
        <w:rPr>
          <w:lang w:val="en-US"/>
        </w:rPr>
        <w:t xml:space="preserve"> </w:t>
      </w:r>
      <w:commentRangeEnd w:id="42"/>
      <w:r w:rsidR="003166C0">
        <w:rPr>
          <w:rStyle w:val="Verwijzingopmerking"/>
        </w:rPr>
        <w:commentReference w:id="42"/>
      </w:r>
      <w:r>
        <w:rPr>
          <w:lang w:val="en-US"/>
        </w:rPr>
        <w:t>to what extent the full network of Dutch MP</w:t>
      </w:r>
      <w:r w:rsidR="004F691B">
        <w:rPr>
          <w:lang w:val="en-US"/>
        </w:rPr>
        <w:t>s</w:t>
      </w:r>
      <w:r>
        <w:rPr>
          <w:lang w:val="en-US"/>
        </w:rPr>
        <w:t xml:space="preserve"> was characterized by party-based segregation in the different layers of </w:t>
      </w:r>
      <w:proofErr w:type="spellStart"/>
      <w:r>
        <w:rPr>
          <w:lang w:val="en-US"/>
        </w:rPr>
        <w:t>twittersphere</w:t>
      </w:r>
      <w:proofErr w:type="spellEnd"/>
      <w:r>
        <w:rPr>
          <w:lang w:val="en-US"/>
        </w:rPr>
        <w:t xml:space="preserve"> (i.e. following, retweeting and @</w:t>
      </w:r>
      <w:r w:rsidR="00461CB7">
        <w:rPr>
          <w:lang w:val="en-US"/>
        </w:rPr>
        <w:t>-</w:t>
      </w:r>
      <w:r>
        <w:rPr>
          <w:lang w:val="en-US"/>
        </w:rPr>
        <w:t>mentioning relations) and whether these are partly formed as by</w:t>
      </w:r>
      <w:r w:rsidR="003166C0">
        <w:rPr>
          <w:lang w:val="en-US"/>
        </w:rPr>
        <w:t>-</w:t>
      </w:r>
      <w:r>
        <w:rPr>
          <w:lang w:val="en-US"/>
        </w:rPr>
        <w:t>product of</w:t>
      </w:r>
      <w:r w:rsidR="00B6661A">
        <w:rPr>
          <w:lang w:val="en-US"/>
        </w:rPr>
        <w:t xml:space="preserve"> preferences to interact with </w:t>
      </w:r>
      <w:r w:rsidR="00461CB7">
        <w:rPr>
          <w:lang w:val="en-US"/>
        </w:rPr>
        <w:t xml:space="preserve">socio-demographic </w:t>
      </w:r>
      <w:r w:rsidR="00B6661A">
        <w:rPr>
          <w:lang w:val="en-US"/>
        </w:rPr>
        <w:t xml:space="preserve">similar others – </w:t>
      </w:r>
      <w:r w:rsidR="00461CB7">
        <w:rPr>
          <w:lang w:val="en-US"/>
        </w:rPr>
        <w:t xml:space="preserve">social inbreeding homophily is </w:t>
      </w:r>
      <w:r w:rsidR="008B02C4">
        <w:rPr>
          <w:lang w:val="en-US"/>
        </w:rPr>
        <w:t xml:space="preserve">an important driver of social </w:t>
      </w:r>
      <w:r>
        <w:rPr>
          <w:lang w:val="en-US"/>
        </w:rPr>
        <w:t>segregation</w:t>
      </w:r>
      <w:r w:rsidR="00B6661A">
        <w:rPr>
          <w:lang w:val="en-US"/>
        </w:rPr>
        <w:t xml:space="preserve"> in the offline world –, </w:t>
      </w:r>
      <w:r>
        <w:rPr>
          <w:lang w:val="en-US"/>
        </w:rPr>
        <w:t xml:space="preserve"> network dynamics, and the twitter architecture in a political context. Below we will discuss our main results and their implication for the four issues central to this paper. Our results, altogether, highlight the importance of combining these literatures and studying the different layers of Twitter interrelatedly, as this allows us to understand</w:t>
      </w:r>
      <w:r w:rsidR="003654CF">
        <w:rPr>
          <w:lang w:val="en-US"/>
        </w:rPr>
        <w:t xml:space="preserve"> party-based segregation among</w:t>
      </w:r>
      <w:r>
        <w:rPr>
          <w:lang w:val="en-US"/>
        </w:rPr>
        <w:t xml:space="preserve"> MPs</w:t>
      </w:r>
      <w:r w:rsidR="003654CF">
        <w:rPr>
          <w:lang w:val="en-US"/>
        </w:rPr>
        <w:t xml:space="preserve"> on </w:t>
      </w:r>
      <w:r>
        <w:rPr>
          <w:lang w:val="en-US"/>
        </w:rPr>
        <w:t>Twitter as a function of the political rules of the game in parliament which is facilitated</w:t>
      </w:r>
      <w:r w:rsidR="003654CF">
        <w:rPr>
          <w:lang w:val="en-US"/>
        </w:rPr>
        <w:t>,</w:t>
      </w:r>
      <w:r>
        <w:rPr>
          <w:lang w:val="en-US"/>
        </w:rPr>
        <w:t xml:space="preserve"> or even aggravated</w:t>
      </w:r>
      <w:r w:rsidR="003654CF">
        <w:rPr>
          <w:lang w:val="en-US"/>
        </w:rPr>
        <w:t>,</w:t>
      </w:r>
      <w:r>
        <w:rPr>
          <w:lang w:val="en-US"/>
        </w:rPr>
        <w:t xml:space="preserve"> by the architecture of the platform, while social inbreed</w:t>
      </w:r>
      <w:r w:rsidR="003654CF">
        <w:rPr>
          <w:lang w:val="en-US"/>
        </w:rPr>
        <w:t>ing</w:t>
      </w:r>
      <w:r>
        <w:rPr>
          <w:lang w:val="en-US"/>
        </w:rPr>
        <w:t xml:space="preserve"> homophily hardly plays a role</w:t>
      </w:r>
      <w:r w:rsidR="003654CF">
        <w:rPr>
          <w:lang w:val="en-US"/>
        </w:rPr>
        <w:t>. The latter</w:t>
      </w:r>
      <w:r>
        <w:rPr>
          <w:lang w:val="en-US"/>
        </w:rPr>
        <w:t xml:space="preserve"> lay</w:t>
      </w:r>
      <w:r w:rsidR="003654CF">
        <w:rPr>
          <w:lang w:val="en-US"/>
        </w:rPr>
        <w:t xml:space="preserve">s </w:t>
      </w:r>
      <w:r>
        <w:rPr>
          <w:lang w:val="en-US"/>
        </w:rPr>
        <w:t xml:space="preserve">bare that Twitter is not used by women or ethnic-minority MPs to create cross-party solidarity networks. </w:t>
      </w:r>
    </w:p>
    <w:p w14:paraId="55AB6F8D" w14:textId="7BECA85B" w:rsidR="002C6765" w:rsidRDefault="008B02C4" w:rsidP="00B6661A">
      <w:pPr>
        <w:jc w:val="both"/>
        <w:rPr>
          <w:lang w:val="en-US"/>
        </w:rPr>
      </w:pPr>
      <w:r>
        <w:rPr>
          <w:lang w:val="en-US"/>
        </w:rPr>
        <w:t>T</w:t>
      </w:r>
      <w:r w:rsidR="002C6765">
        <w:rPr>
          <w:lang w:val="en-US"/>
        </w:rPr>
        <w:t xml:space="preserve">o what extent are the Twitter networks among MPs segregated? Our analyses shows that  among MPs, Twitter relations with MPs of the same political party are substantially more common than with MPs of other parties. This holds true for all network layers within Twitter </w:t>
      </w:r>
      <w:r w:rsidR="003654CF">
        <w:rPr>
          <w:lang w:val="en-US"/>
        </w:rPr>
        <w:t xml:space="preserve">– </w:t>
      </w:r>
      <w:r w:rsidR="002C6765">
        <w:rPr>
          <w:lang w:val="en-US"/>
        </w:rPr>
        <w:t>followers, retweets, @</w:t>
      </w:r>
      <w:r w:rsidR="00461CB7">
        <w:rPr>
          <w:lang w:val="en-US"/>
        </w:rPr>
        <w:t>-</w:t>
      </w:r>
      <w:r w:rsidR="002C6765">
        <w:rPr>
          <w:lang w:val="en-US"/>
        </w:rPr>
        <w:t>men</w:t>
      </w:r>
      <w:r w:rsidR="00461CB7">
        <w:rPr>
          <w:lang w:val="en-US"/>
        </w:rPr>
        <w:t>t</w:t>
      </w:r>
      <w:r w:rsidR="002C6765">
        <w:rPr>
          <w:lang w:val="en-US"/>
        </w:rPr>
        <w:t xml:space="preserve">ions </w:t>
      </w:r>
      <w:r w:rsidR="003654CF">
        <w:rPr>
          <w:lang w:val="en-US"/>
        </w:rPr>
        <w:t xml:space="preserve">– </w:t>
      </w:r>
      <w:r w:rsidR="002C6765">
        <w:rPr>
          <w:lang w:val="en-US"/>
        </w:rPr>
        <w:t xml:space="preserve">and at all three time points. This provides further evidence for conclusions from previous descriptive studies (e.g. </w:t>
      </w:r>
      <w:r w:rsidR="002C6765" w:rsidRPr="00B50A16">
        <w:rPr>
          <w:lang w:val="en-US"/>
        </w:rPr>
        <w:t xml:space="preserve">Del Valle and Bravo </w:t>
      </w:r>
      <w:r w:rsidR="002C6765" w:rsidRPr="00B50A16">
        <w:rPr>
          <w:lang w:val="en-US"/>
        </w:rPr>
        <w:fldChar w:fldCharType="begin"/>
      </w:r>
      <w:r w:rsidR="00C50B44">
        <w:rPr>
          <w:lang w:val="en-US"/>
        </w:rPr>
        <w:instrText xml:space="preserve"> ADDIN ZOTERO_ITEM CSL_CITATION {"citationID":"zP2kjPzD","properties":{"formattedCitation":"(2018)","plainCitation":"(2018)","dontUpdate":true,"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C6765" w:rsidRPr="00B50A16">
        <w:rPr>
          <w:lang w:val="en-US"/>
        </w:rPr>
        <w:fldChar w:fldCharType="separate"/>
      </w:r>
      <w:r w:rsidR="002C6765" w:rsidRPr="00B50A16">
        <w:rPr>
          <w:lang w:val="en-US"/>
        </w:rPr>
        <w:t>2018</w:t>
      </w:r>
      <w:r w:rsidR="002C6765">
        <w:rPr>
          <w:lang w:val="en-US"/>
        </w:rPr>
        <w:t xml:space="preserve">; </w:t>
      </w:r>
      <w:r w:rsidR="002C6765" w:rsidRPr="00B50A16">
        <w:rPr>
          <w:lang w:val="en-US"/>
        </w:rPr>
        <w:t xml:space="preserve">Hsu and Park </w:t>
      </w:r>
      <w:r w:rsidR="002C6765" w:rsidRPr="00B50A16">
        <w:rPr>
          <w:lang w:val="en-US"/>
        </w:rPr>
        <w:fldChar w:fldCharType="begin"/>
      </w:r>
      <w:r w:rsidR="00C50B44">
        <w:rPr>
          <w:lang w:val="en-US"/>
        </w:rPr>
        <w:instrText xml:space="preserve"> ADDIN ZOTERO_ITEM CSL_CITATION {"citationID":"viqWMhuU","properties":{"formattedCitation":"(2012)","plainCitation":"(2012)","dontUpdate":true,"noteIndex":0},"citationItems":[{"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2C6765" w:rsidRPr="00B50A16">
        <w:rPr>
          <w:lang w:val="en-US"/>
        </w:rPr>
        <w:fldChar w:fldCharType="separate"/>
      </w:r>
      <w:r w:rsidR="002C6765" w:rsidRPr="00B50A16">
        <w:rPr>
          <w:lang w:val="en-US"/>
        </w:rPr>
        <w:t>2012)</w:t>
      </w:r>
      <w:r w:rsidR="002C6765" w:rsidRPr="00B50A16">
        <w:rPr>
          <w:lang w:val="en-US"/>
        </w:rPr>
        <w:fldChar w:fldCharType="end"/>
      </w:r>
      <w:r w:rsidR="002C6765" w:rsidRPr="00B50A16">
        <w:rPr>
          <w:lang w:val="en-US"/>
        </w:rPr>
        <w:fldChar w:fldCharType="end"/>
      </w:r>
      <w:r w:rsidR="002C6765">
        <w:rPr>
          <w:lang w:val="en-US"/>
        </w:rPr>
        <w:t>. Our Dutch case here, not only provides additional evidence based on more stringent tests (e.g. also taking into account network effects), but also does so for a least likely case to find segregation, given the consensus oriented politics and large number of small parties in parliament.</w:t>
      </w:r>
    </w:p>
    <w:p w14:paraId="2CE3624B" w14:textId="04FA4019" w:rsidR="002C6765" w:rsidRDefault="002C6765" w:rsidP="00B6661A">
      <w:pPr>
        <w:ind w:firstLine="708"/>
        <w:jc w:val="both"/>
        <w:rPr>
          <w:lang w:val="en-US"/>
        </w:rPr>
      </w:pPr>
      <w:r>
        <w:rPr>
          <w:iCs/>
          <w:lang w:val="en-GB"/>
        </w:rPr>
        <w:t>More in-depth we also show that the degree of segregation in the different networks does align with how the architecture of the platform and the nature of politics are related. Concretely, we showed the segregation is strongest for retweets, then for follower ties and finally for @</w:t>
      </w:r>
      <w:r w:rsidR="00461CB7">
        <w:rPr>
          <w:iCs/>
          <w:lang w:val="en-GB"/>
        </w:rPr>
        <w:t>-</w:t>
      </w:r>
      <w:r>
        <w:rPr>
          <w:iCs/>
          <w:lang w:val="en-GB"/>
        </w:rPr>
        <w:t>mentions, which cross party boundaries most. This provides further evidence that retweets mainly function as political endorsements, whereas @</w:t>
      </w:r>
      <w:r w:rsidR="00461CB7">
        <w:rPr>
          <w:iCs/>
          <w:lang w:val="en-GB"/>
        </w:rPr>
        <w:t>-</w:t>
      </w:r>
      <w:r>
        <w:rPr>
          <w:iCs/>
          <w:lang w:val="en-GB"/>
        </w:rPr>
        <w:t>mentions are more a way to hold micro discussions.  However, as said, also in the @</w:t>
      </w:r>
      <w:r w:rsidR="00461CB7">
        <w:rPr>
          <w:iCs/>
          <w:lang w:val="en-GB"/>
        </w:rPr>
        <w:t>-</w:t>
      </w:r>
      <w:r>
        <w:rPr>
          <w:iCs/>
          <w:lang w:val="en-GB"/>
        </w:rPr>
        <w:t>mention network</w:t>
      </w:r>
      <w:r w:rsidR="00461CB7">
        <w:rPr>
          <w:iCs/>
          <w:lang w:val="en-GB"/>
        </w:rPr>
        <w:t xml:space="preserve"> layer</w:t>
      </w:r>
      <w:r>
        <w:rPr>
          <w:iCs/>
          <w:lang w:val="en-GB"/>
        </w:rPr>
        <w:t xml:space="preserve"> MPs favour intra</w:t>
      </w:r>
      <w:r w:rsidR="0064449E">
        <w:rPr>
          <w:iCs/>
          <w:lang w:val="en-GB"/>
        </w:rPr>
        <w:t>-</w:t>
      </w:r>
      <w:r>
        <w:rPr>
          <w:iCs/>
          <w:lang w:val="en-GB"/>
        </w:rPr>
        <w:t>party ties over inter</w:t>
      </w:r>
      <w:r w:rsidR="0064449E">
        <w:rPr>
          <w:iCs/>
          <w:lang w:val="en-GB"/>
        </w:rPr>
        <w:t>-</w:t>
      </w:r>
      <w:r>
        <w:rPr>
          <w:iCs/>
          <w:lang w:val="en-GB"/>
        </w:rPr>
        <w:t>party ties. This aligns with the insight that Twitter is consider</w:t>
      </w:r>
      <w:r w:rsidR="0064449E">
        <w:rPr>
          <w:iCs/>
          <w:lang w:val="en-GB"/>
        </w:rPr>
        <w:t>ed</w:t>
      </w:r>
      <w:r>
        <w:rPr>
          <w:iCs/>
          <w:lang w:val="en-GB"/>
        </w:rPr>
        <w:t xml:space="preserve"> mainly as a campaigning tool, while the other opportunities it offers – such as creating deliberative spaces – </w:t>
      </w:r>
      <w:r w:rsidR="0064449E">
        <w:rPr>
          <w:iCs/>
          <w:lang w:val="en-GB"/>
        </w:rPr>
        <w:t>may be</w:t>
      </w:r>
      <w:r>
        <w:rPr>
          <w:iCs/>
          <w:lang w:val="en-GB"/>
        </w:rPr>
        <w:t xml:space="preserve"> underutilized.</w:t>
      </w:r>
    </w:p>
    <w:p w14:paraId="2A3EAA91" w14:textId="3F3E03A7" w:rsidR="002C6765" w:rsidRDefault="009A584E" w:rsidP="00B6661A">
      <w:pPr>
        <w:jc w:val="both"/>
        <w:rPr>
          <w:iCs/>
          <w:lang w:val="en-GB"/>
        </w:rPr>
      </w:pPr>
      <w:r>
        <w:rPr>
          <w:lang w:val="en-US"/>
        </w:rPr>
        <w:t>T</w:t>
      </w:r>
      <w:r w:rsidR="002C6765">
        <w:rPr>
          <w:lang w:val="en-US"/>
        </w:rPr>
        <w:t xml:space="preserve">o what extent are the observed segregation patterns along party membership lines on Twitter a by-product of the preferences to form ties with socio-demographic similar others (i.e. social homophily)? While we found distinct patterns in terms of social-demographic differences and preferences, we found no consistent indication of the MP Twitter networks to be segregated by age, </w:t>
      </w:r>
      <w:commentRangeStart w:id="43"/>
      <w:r w:rsidR="002C6765">
        <w:rPr>
          <w:lang w:val="en-US"/>
        </w:rPr>
        <w:lastRenderedPageBreak/>
        <w:t xml:space="preserve">sex </w:t>
      </w:r>
      <w:commentRangeEnd w:id="43"/>
      <w:r w:rsidR="002C6765">
        <w:rPr>
          <w:rStyle w:val="Verwijzingopmerking"/>
        </w:rPr>
        <w:commentReference w:id="43"/>
      </w:r>
      <w:r w:rsidR="002C6765">
        <w:rPr>
          <w:lang w:val="en-US"/>
        </w:rPr>
        <w:t>or ethnicity, and</w:t>
      </w:r>
      <w:r w:rsidR="002C6765">
        <w:rPr>
          <w:iCs/>
          <w:lang w:val="en-GB"/>
        </w:rPr>
        <w:t xml:space="preserve"> party-based segregation is thus not a by-product of social inbreeding homophily. In other words, while there is ample evidence that socio-demographic factors constitute power relations and political hierarchies, within parliament</w:t>
      </w:r>
      <w:r w:rsidR="0064449E">
        <w:rPr>
          <w:iCs/>
          <w:lang w:val="en-GB"/>
        </w:rPr>
        <w:t>,</w:t>
      </w:r>
      <w:r w:rsidR="002C6765">
        <w:rPr>
          <w:iCs/>
          <w:lang w:val="en-GB"/>
        </w:rPr>
        <w:t xml:space="preserve"> this does not lead to </w:t>
      </w:r>
      <w:r w:rsidR="0064449E">
        <w:rPr>
          <w:iCs/>
          <w:lang w:val="en-GB"/>
        </w:rPr>
        <w:t xml:space="preserve">online in-group preferences and </w:t>
      </w:r>
      <w:r w:rsidR="002C6765">
        <w:rPr>
          <w:iCs/>
          <w:lang w:val="en-GB"/>
        </w:rPr>
        <w:t xml:space="preserve">segregation. While several decades ago, (informal) female and ethnic-minority networks were a tool for MPs from marginalized groups to empower themselves, such cross-party solidarity has waned </w:t>
      </w:r>
      <w:r w:rsidR="009630BF">
        <w:rPr>
          <w:iCs/>
          <w:lang w:val="en-GB"/>
        </w:rPr>
        <w:fldChar w:fldCharType="begin"/>
      </w:r>
      <w:r w:rsidR="00C50B44">
        <w:rPr>
          <w:iCs/>
          <w:lang w:val="en-GB"/>
        </w:rPr>
        <w:instrText xml:space="preserve"> ADDIN ZOTERO_ITEM CSL_CITATION {"citationID":"6OaW7S6b","properties":{"formattedCitation":"(Dahlerup and Leyenaar 2013; Van Scherrenburg 2006)","plainCitation":"(Dahlerup and Leyenaar 2013; Van Scherrenburg 2006)","noteIndex":0},"citationItems":[{"id":93,"uris":["http://zotero.org/users/6814611/items/48MTWJPC"],"uri":["http://zotero.org/users/6814611/items/48MTWJPC"],"itemData":{"id":93,"type":"book","event-place":"Oxford","publisher":"OUP","publisher-place":"Oxford","title":"Breaking male dominance in politics","volume":"10","editor":[{"family":"Dahlerup","given":"Drude"},{"family":"Leyenaar","given":"Monique"}],"issued":{"date-parts":[["2013"]]}}},{"id":92,"uris":["http://zotero.org/users/6814611/items/UEA6C3RT"],"uri":["http://zotero.org/users/6814611/items/UEA6C3RT"],"itemData":{"id":92,"type":"book","publisher":"Uitgeverij Archipel","title":"Vrouwen op het Binnenhof. Interviews met Nederlandse politica’s.","author":[{"family":"Van Scherrenburg","given":"Wouke"}],"issued":{"date-parts":[["2006"]]}}}],"schema":"https://github.com/citation-style-language/schema/raw/master/csl-citation.json"} </w:instrText>
      </w:r>
      <w:r w:rsidR="009630BF">
        <w:rPr>
          <w:iCs/>
          <w:lang w:val="en-GB"/>
        </w:rPr>
        <w:fldChar w:fldCharType="separate"/>
      </w:r>
      <w:r w:rsidR="00C50B44" w:rsidRPr="00C50B44">
        <w:rPr>
          <w:rFonts w:ascii="Calibri" w:hAnsi="Calibri" w:cs="Calibri"/>
          <w:lang w:val="en-GB"/>
        </w:rPr>
        <w:t>(Dahlerup and Leyenaar 2013; Van Scherrenburg 2006)</w:t>
      </w:r>
      <w:r w:rsidR="009630BF">
        <w:rPr>
          <w:iCs/>
          <w:lang w:val="en-GB"/>
        </w:rPr>
        <w:fldChar w:fldCharType="end"/>
      </w:r>
      <w:r w:rsidR="002C6765">
        <w:rPr>
          <w:iCs/>
          <w:lang w:val="en-GB"/>
        </w:rPr>
        <w:t xml:space="preserve"> and social media reflect this even though they offer unique opportunities to form such network.</w:t>
      </w:r>
    </w:p>
    <w:p w14:paraId="412255EA" w14:textId="0C43B100" w:rsidR="002C6765" w:rsidRDefault="002C6765" w:rsidP="00B6661A">
      <w:pPr>
        <w:jc w:val="both"/>
        <w:rPr>
          <w:iCs/>
          <w:lang w:val="en-GB"/>
        </w:rPr>
      </w:pPr>
      <w:r>
        <w:rPr>
          <w:iCs/>
          <w:lang w:val="en-GB"/>
        </w:rPr>
        <w:t xml:space="preserve">Having this said, </w:t>
      </w:r>
      <w:commentRangeStart w:id="44"/>
      <w:r>
        <w:rPr>
          <w:iCs/>
          <w:lang w:val="en-GB"/>
        </w:rPr>
        <w:t>our analysis at the same time do show cross</w:t>
      </w:r>
      <w:r w:rsidR="0064449E">
        <w:rPr>
          <w:iCs/>
          <w:lang w:val="en-GB"/>
        </w:rPr>
        <w:t>-</w:t>
      </w:r>
      <w:r>
        <w:rPr>
          <w:iCs/>
          <w:lang w:val="en-GB"/>
        </w:rPr>
        <w:t>over between the offline and online world. In terms of hierarchies</w:t>
      </w:r>
      <w:r w:rsidR="0064449E">
        <w:rPr>
          <w:iCs/>
          <w:lang w:val="en-GB"/>
        </w:rPr>
        <w:t>,</w:t>
      </w:r>
      <w:r>
        <w:rPr>
          <w:iCs/>
          <w:lang w:val="en-GB"/>
        </w:rPr>
        <w:t xml:space="preserve"> we found that there is ingroup favouritism regarding whether the MPs are new </w:t>
      </w:r>
      <w:r w:rsidR="0048422A">
        <w:rPr>
          <w:iCs/>
          <w:lang w:val="en-GB"/>
        </w:rPr>
        <w:t xml:space="preserve">(non-incumbents) </w:t>
      </w:r>
      <w:r>
        <w:rPr>
          <w:iCs/>
          <w:lang w:val="en-GB"/>
        </w:rPr>
        <w:t>to parliament or not</w:t>
      </w:r>
      <w:r w:rsidR="0048422A">
        <w:rPr>
          <w:iCs/>
          <w:lang w:val="en-GB"/>
        </w:rPr>
        <w:t xml:space="preserve"> (incumbents)</w:t>
      </w:r>
      <w:r>
        <w:rPr>
          <w:iCs/>
          <w:lang w:val="en-GB"/>
        </w:rPr>
        <w:t xml:space="preserve">, with the </w:t>
      </w:r>
      <w:r w:rsidR="003C274F">
        <w:rPr>
          <w:iCs/>
          <w:lang w:val="en-GB"/>
        </w:rPr>
        <w:t>latter</w:t>
      </w:r>
      <w:r>
        <w:rPr>
          <w:iCs/>
          <w:lang w:val="en-GB"/>
        </w:rPr>
        <w:t xml:space="preserve"> in addition being following and retweeted less. This might indicate that in a way new MPs stick together and use social media to gain a foothold. Moreover, we found that the actual physical distance</w:t>
      </w:r>
      <w:r w:rsidR="003C274F">
        <w:rPr>
          <w:iCs/>
          <w:lang w:val="en-GB"/>
        </w:rPr>
        <w:t xml:space="preserve"> </w:t>
      </w:r>
      <w:r>
        <w:rPr>
          <w:iCs/>
          <w:lang w:val="en-GB"/>
        </w:rPr>
        <w:t xml:space="preserve">between seating positions of MPs matters. Accounting for list position and party affiliation, MPs who sit closer to each other are more likely to follow and retweet each other. </w:t>
      </w:r>
      <w:commentRangeEnd w:id="44"/>
      <w:r>
        <w:rPr>
          <w:rStyle w:val="Verwijzingopmerking"/>
        </w:rPr>
        <w:commentReference w:id="44"/>
      </w:r>
      <w:r>
        <w:rPr>
          <w:iCs/>
          <w:lang w:val="en-GB"/>
        </w:rPr>
        <w:t xml:space="preserve">What both results indicate is that </w:t>
      </w:r>
      <w:r w:rsidR="00B6661A">
        <w:rPr>
          <w:iCs/>
          <w:lang w:val="en-GB"/>
        </w:rPr>
        <w:t xml:space="preserve">while </w:t>
      </w:r>
      <w:r>
        <w:rPr>
          <w:iCs/>
          <w:lang w:val="en-GB"/>
        </w:rPr>
        <w:t xml:space="preserve">the </w:t>
      </w:r>
      <w:r w:rsidR="003C274F">
        <w:rPr>
          <w:iCs/>
          <w:lang w:val="en-GB"/>
        </w:rPr>
        <w:t xml:space="preserve">Twitter </w:t>
      </w:r>
      <w:r>
        <w:rPr>
          <w:iCs/>
          <w:lang w:val="en-GB"/>
        </w:rPr>
        <w:t>network</w:t>
      </w:r>
      <w:r w:rsidR="003C274F">
        <w:rPr>
          <w:iCs/>
          <w:lang w:val="en-GB"/>
        </w:rPr>
        <w:t>s</w:t>
      </w:r>
      <w:r>
        <w:rPr>
          <w:iCs/>
          <w:lang w:val="en-GB"/>
        </w:rPr>
        <w:t xml:space="preserve"> </w:t>
      </w:r>
      <w:r w:rsidR="0048422A">
        <w:rPr>
          <w:iCs/>
          <w:lang w:val="en-GB"/>
        </w:rPr>
        <w:t xml:space="preserve">of MPs </w:t>
      </w:r>
      <w:r w:rsidR="00B6661A">
        <w:rPr>
          <w:iCs/>
          <w:lang w:val="en-GB"/>
        </w:rPr>
        <w:t xml:space="preserve">hardly mirror the general socio-demographic cleavages in society, they </w:t>
      </w:r>
      <w:r>
        <w:rPr>
          <w:iCs/>
          <w:lang w:val="en-GB"/>
        </w:rPr>
        <w:t xml:space="preserve">are </w:t>
      </w:r>
      <w:r w:rsidR="00B6661A">
        <w:rPr>
          <w:iCs/>
          <w:lang w:val="en-GB"/>
        </w:rPr>
        <w:t xml:space="preserve">clearly </w:t>
      </w:r>
      <w:r>
        <w:rPr>
          <w:iCs/>
          <w:lang w:val="en-GB"/>
        </w:rPr>
        <w:t xml:space="preserve">a function of the </w:t>
      </w:r>
      <w:r w:rsidR="0014576A">
        <w:rPr>
          <w:iCs/>
          <w:lang w:val="en-GB"/>
        </w:rPr>
        <w:t>‘</w:t>
      </w:r>
      <w:r>
        <w:rPr>
          <w:iCs/>
          <w:lang w:val="en-GB"/>
        </w:rPr>
        <w:t>rule</w:t>
      </w:r>
      <w:r w:rsidR="0014576A">
        <w:rPr>
          <w:iCs/>
          <w:lang w:val="en-GB"/>
        </w:rPr>
        <w:t>s</w:t>
      </w:r>
      <w:r>
        <w:rPr>
          <w:iCs/>
          <w:lang w:val="en-GB"/>
        </w:rPr>
        <w:t xml:space="preserve"> of the political game</w:t>
      </w:r>
      <w:r w:rsidR="0014576A">
        <w:rPr>
          <w:iCs/>
          <w:lang w:val="en-GB"/>
        </w:rPr>
        <w:t>’</w:t>
      </w:r>
      <w:r w:rsidR="003C274F" w:rsidRPr="009A584E">
        <w:rPr>
          <w:iCs/>
          <w:highlight w:val="yellow"/>
          <w:lang w:val="en-GB"/>
        </w:rPr>
        <w:t>.</w:t>
      </w:r>
      <w:r w:rsidR="00B6661A" w:rsidRPr="009A584E">
        <w:rPr>
          <w:iCs/>
          <w:highlight w:val="yellow"/>
          <w:lang w:val="en-GB"/>
        </w:rPr>
        <w:t xml:space="preserve"> </w:t>
      </w:r>
      <w:r w:rsidR="003C274F" w:rsidRPr="009A584E">
        <w:rPr>
          <w:iCs/>
          <w:highlight w:val="yellow"/>
          <w:lang w:val="en-GB"/>
        </w:rPr>
        <w:t xml:space="preserve"> </w:t>
      </w:r>
      <w:r w:rsidRPr="009A584E">
        <w:rPr>
          <w:iCs/>
          <w:highlight w:val="yellow"/>
          <w:lang w:val="en-GB"/>
        </w:rPr>
        <w:t xml:space="preserve">, clearly suggesting that we cannot simply translated result from studies on other network types to the political MP network, and that we do indeed need </w:t>
      </w:r>
      <w:commentRangeStart w:id="45"/>
      <w:r w:rsidRPr="009A584E">
        <w:rPr>
          <w:iCs/>
          <w:highlight w:val="yellow"/>
          <w:lang w:val="en-GB"/>
        </w:rPr>
        <w:t>a</w:t>
      </w:r>
      <w:commentRangeEnd w:id="45"/>
      <w:r w:rsidR="0014576A" w:rsidRPr="009A584E">
        <w:rPr>
          <w:rStyle w:val="Verwijzingopmerking"/>
          <w:highlight w:val="yellow"/>
        </w:rPr>
        <w:commentReference w:id="45"/>
      </w:r>
      <w:r w:rsidRPr="009A584E">
        <w:rPr>
          <w:iCs/>
          <w:highlight w:val="yellow"/>
          <w:lang w:val="en-GB"/>
        </w:rPr>
        <w:t xml:space="preserve"> specific lens acknowledging the political dynamics as we introduced in this study more generally.</w:t>
      </w:r>
    </w:p>
    <w:p w14:paraId="5D46D8A8" w14:textId="78608341" w:rsidR="002C6765" w:rsidRDefault="002C6765" w:rsidP="00B6661A">
      <w:pPr>
        <w:ind w:firstLine="708"/>
        <w:jc w:val="both"/>
        <w:rPr>
          <w:lang w:val="en-US"/>
        </w:rPr>
      </w:pPr>
      <w:r>
        <w:rPr>
          <w:lang w:val="en-US"/>
        </w:rPr>
        <w:t xml:space="preserve">To what extent do the segregation patterns within the three network layers formed by following, @-mentioning and retweeting relations reinforce each other? Clearly they are interrelated and the design features of Twitter stimulate increasing interaction: following and being follows stimulated the other interactions; @mentioning another MP increase the chance of a retweet of that MP; and retweeting a colleague is linked to start following and @mentioning that colleague (i.e. coming across a post worth retweeting feeds into more interaction); and being retweeted increases the likelihood to start following the retweeting MP. Crucially, however, these interrelations between the layers also account for segregation. The observed party-based segregation in each of the respective Twitter network is partly the result of the degree of segregation in the other two networks. </w:t>
      </w:r>
    </w:p>
    <w:p w14:paraId="01F29F65" w14:textId="77777777" w:rsidR="002C6765" w:rsidRDefault="002C6765" w:rsidP="00B6661A">
      <w:pPr>
        <w:ind w:firstLine="708"/>
        <w:jc w:val="both"/>
        <w:rPr>
          <w:lang w:val="en-US"/>
        </w:rPr>
      </w:pPr>
      <w:r>
        <w:rPr>
          <w:lang w:val="en-US"/>
        </w:rPr>
        <w:t xml:space="preserve">The structure of Twitter in combination with the functioning of politics thus contributes to the maintenance of online echo chambers. It are of course the MPs who decide who to engage with online, but the initial preferences for own party connections and pushing their messages are not countered by the platforms architecture; they are actually reinforced. While this might not sound surprising, it is noteworthy as overview studies and voter studies have concluded that social media political echo chambers are far from established or even argued against </w:t>
      </w:r>
      <w:r w:rsidRPr="0046458F">
        <w:rPr>
          <w:lang w:val="en-US"/>
        </w:rPr>
        <w:t>their existence (</w:t>
      </w:r>
      <w:commentRangeStart w:id="46"/>
      <w:proofErr w:type="spellStart"/>
      <w:r w:rsidRPr="0046458F">
        <w:rPr>
          <w:lang w:val="en-US"/>
        </w:rPr>
        <w:t>Jeroense</w:t>
      </w:r>
      <w:proofErr w:type="spellEnd"/>
      <w:r w:rsidRPr="0046458F">
        <w:rPr>
          <w:lang w:val="en-US"/>
        </w:rPr>
        <w:t xml:space="preserve"> et al 2021</w:t>
      </w:r>
      <w:commentRangeEnd w:id="46"/>
      <w:r w:rsidRPr="0046458F">
        <w:rPr>
          <w:rStyle w:val="Verwijzingopmerking"/>
        </w:rPr>
        <w:commentReference w:id="46"/>
      </w:r>
      <w:r w:rsidRPr="0046458F">
        <w:rPr>
          <w:lang w:val="en-US"/>
        </w:rPr>
        <w:t xml:space="preserve">; </w:t>
      </w:r>
      <w:proofErr w:type="spellStart"/>
      <w:r w:rsidRPr="0046458F">
        <w:rPr>
          <w:lang w:val="en-US"/>
        </w:rPr>
        <w:t>Matuszewski</w:t>
      </w:r>
      <w:proofErr w:type="spellEnd"/>
      <w:r w:rsidRPr="0046458F">
        <w:rPr>
          <w:lang w:val="en-US"/>
        </w:rPr>
        <w:t xml:space="preserve"> and </w:t>
      </w:r>
      <w:proofErr w:type="spellStart"/>
      <w:r w:rsidRPr="0046458F">
        <w:rPr>
          <w:lang w:val="en-US"/>
        </w:rPr>
        <w:t>Szabó</w:t>
      </w:r>
      <w:proofErr w:type="spellEnd"/>
      <w:r w:rsidRPr="0046458F">
        <w:rPr>
          <w:lang w:val="en-US"/>
        </w:rPr>
        <w:t xml:space="preserve"> 2019; Taylor et.al 2018).</w:t>
      </w:r>
      <w:r>
        <w:rPr>
          <w:lang w:val="en-US"/>
        </w:rPr>
        <w:t xml:space="preserve"> </w:t>
      </w:r>
    </w:p>
    <w:p w14:paraId="53D98A8E" w14:textId="77777777" w:rsidR="002C6765" w:rsidRDefault="002C6765" w:rsidP="00B6661A">
      <w:pPr>
        <w:ind w:firstLine="708"/>
        <w:jc w:val="both"/>
        <w:rPr>
          <w:lang w:val="en-US"/>
        </w:rPr>
      </w:pPr>
      <w:r w:rsidRPr="00292B97">
        <w:rPr>
          <w:highlight w:val="yellow"/>
          <w:lang w:val="en-US"/>
        </w:rPr>
        <w:lastRenderedPageBreak/>
        <w:t>The results on our second and third question together lay bare a crucial dynamics for understanding the political use of Twitter by MPs and segregation on the platform. Party-based segregation is more the product of Twitter architecture and parliamentary dynamics than that it is rooted in social inbreeding homophily. By bringing together different literatures in this study, our study suggests that the primacy of political segregation at the supply level of politics is structural in terms of digital architectures and actor-based in terms of MPs predominantly acting out of electoral reasons and less in terms of democratic deliberation or countering socio-demographic power differentials.</w:t>
      </w:r>
      <w:r>
        <w:rPr>
          <w:lang w:val="en-US"/>
        </w:rPr>
        <w:t xml:space="preserve"> </w:t>
      </w:r>
    </w:p>
    <w:p w14:paraId="5BA55183" w14:textId="4AF522F8" w:rsidR="002C6765" w:rsidRDefault="00292B97" w:rsidP="00B6661A">
      <w:pPr>
        <w:ind w:firstLine="708"/>
        <w:jc w:val="both"/>
        <w:rPr>
          <w:lang w:val="en-US"/>
        </w:rPr>
      </w:pPr>
      <w:r>
        <w:rPr>
          <w:lang w:val="en-US"/>
        </w:rPr>
        <w:t>F</w:t>
      </w:r>
      <w:r w:rsidR="002C6765">
        <w:rPr>
          <w:lang w:val="en-US"/>
        </w:rPr>
        <w:t xml:space="preserve">inally, to what extent do segregation patterns change over time? Unsurprisingly, the density of the follower network increases over time, which aligns with the architectural discouragement to unfollow people and the rewards for following. The density of the retweet and @-mentioning network decreased over time, which reflects the moved away from the elections, as we have seen before that activities spike around elections (e.g. </w:t>
      </w:r>
      <w:commentRangeStart w:id="48"/>
      <w:r w:rsidR="002C6765">
        <w:rPr>
          <w:lang w:val="en-US"/>
        </w:rPr>
        <w:t xml:space="preserve">Vergeer, </w:t>
      </w:r>
      <w:proofErr w:type="spellStart"/>
      <w:r w:rsidR="002C6765">
        <w:rPr>
          <w:lang w:val="en-US"/>
        </w:rPr>
        <w:t>Hermans</w:t>
      </w:r>
      <w:proofErr w:type="spellEnd"/>
      <w:r w:rsidR="002C6765">
        <w:rPr>
          <w:lang w:val="en-US"/>
        </w:rPr>
        <w:t xml:space="preserve"> and </w:t>
      </w:r>
      <w:proofErr w:type="spellStart"/>
      <w:r w:rsidR="002C6765">
        <w:rPr>
          <w:lang w:val="en-US"/>
        </w:rPr>
        <w:t>Sams</w:t>
      </w:r>
      <w:proofErr w:type="spellEnd"/>
      <w:r w:rsidR="002C6765">
        <w:rPr>
          <w:lang w:val="en-US"/>
        </w:rPr>
        <w:t>, 2013</w:t>
      </w:r>
      <w:commentRangeEnd w:id="48"/>
      <w:r w:rsidR="002C6765">
        <w:rPr>
          <w:rStyle w:val="Verwijzingopmerking"/>
        </w:rPr>
        <w:commentReference w:id="48"/>
      </w:r>
      <w:r w:rsidR="002C6765">
        <w:rPr>
          <w:lang w:val="en-US"/>
        </w:rPr>
        <w:t xml:space="preserve">). In terms </w:t>
      </w:r>
      <w:commentRangeStart w:id="49"/>
      <w:commentRangeStart w:id="50"/>
      <w:r w:rsidR="002C6765">
        <w:rPr>
          <w:lang w:val="en-US"/>
        </w:rPr>
        <w:t xml:space="preserve">of party-based segregation, however, no discernible trends was found in our time-window. </w:t>
      </w:r>
      <w:commentRangeEnd w:id="49"/>
      <w:r w:rsidR="002C6765">
        <w:rPr>
          <w:rStyle w:val="Verwijzingopmerking"/>
        </w:rPr>
        <w:commentReference w:id="49"/>
      </w:r>
      <w:commentRangeEnd w:id="50"/>
      <w:r>
        <w:rPr>
          <w:rStyle w:val="Verwijzingopmerking"/>
        </w:rPr>
        <w:commentReference w:id="50"/>
      </w:r>
      <w:r w:rsidR="002C6765">
        <w:rPr>
          <w:lang w:val="en-US"/>
        </w:rPr>
        <w:t xml:space="preserve">In other words, the dynamics caused by the Twitter architecture and the political logic are far from all determining and other forces keep the degree of segregation somewhat in check. </w:t>
      </w:r>
    </w:p>
    <w:p w14:paraId="7034FCF5" w14:textId="6E19D95F" w:rsidR="002C6765" w:rsidRDefault="002C6765" w:rsidP="00B6661A">
      <w:pPr>
        <w:ind w:firstLine="708"/>
        <w:jc w:val="both"/>
        <w:rPr>
          <w:lang w:val="en-US"/>
        </w:rPr>
      </w:pPr>
      <w:r>
        <w:rPr>
          <w:lang w:val="en-US"/>
        </w:rPr>
        <w:t>The brings us to one of the main limitation, or future extension, of this study: in multiparty systems</w:t>
      </w:r>
      <w:r w:rsidR="00C23FF1">
        <w:rPr>
          <w:lang w:val="en-US"/>
        </w:rPr>
        <w:t>,</w:t>
      </w:r>
      <w:r>
        <w:rPr>
          <w:lang w:val="en-US"/>
        </w:rPr>
        <w:t xml:space="preserve"> some parties are closer to each other than other</w:t>
      </w:r>
      <w:r w:rsidR="0096565F">
        <w:rPr>
          <w:lang w:val="en-US"/>
        </w:rPr>
        <w:t>s</w:t>
      </w:r>
      <w:r>
        <w:rPr>
          <w:lang w:val="en-US"/>
        </w:rPr>
        <w:t>, which often aligns with electoral choice sets. As a consequence</w:t>
      </w:r>
      <w:r w:rsidR="0096565F">
        <w:rPr>
          <w:lang w:val="en-US"/>
        </w:rPr>
        <w:t>,</w:t>
      </w:r>
      <w:r>
        <w:rPr>
          <w:lang w:val="en-US"/>
        </w:rPr>
        <w:t xml:space="preserve"> parties that are closer have incentives to work together to get things done, but </w:t>
      </w:r>
      <w:r w:rsidR="00BE5EE8">
        <w:rPr>
          <w:lang w:val="en-US"/>
        </w:rPr>
        <w:t xml:space="preserve">may also want </w:t>
      </w:r>
      <w:r>
        <w:rPr>
          <w:lang w:val="en-US"/>
        </w:rPr>
        <w:t>to contrast themselves to each other as they compete over subset</w:t>
      </w:r>
      <w:r w:rsidR="0096565F">
        <w:rPr>
          <w:lang w:val="en-US"/>
        </w:rPr>
        <w:t>s</w:t>
      </w:r>
      <w:r>
        <w:rPr>
          <w:lang w:val="en-US"/>
        </w:rPr>
        <w:t xml:space="preserve"> of voters</w:t>
      </w:r>
      <w:r w:rsidR="00BE5EE8">
        <w:rPr>
          <w:lang w:val="en-US"/>
        </w:rPr>
        <w:t>, especially during elections</w:t>
      </w:r>
      <w:r>
        <w:rPr>
          <w:lang w:val="en-US"/>
        </w:rPr>
        <w:t>. How these two aspects balance out and what the impact thereof is for MPs Twitter network segregation is hard to say at this point</w:t>
      </w:r>
      <w:r w:rsidR="00F31FEB">
        <w:rPr>
          <w:lang w:val="en-US"/>
        </w:rPr>
        <w:t xml:space="preserve">. Enriching Twitter data of MPs with </w:t>
      </w:r>
      <w:r w:rsidR="00BE5EE8">
        <w:rPr>
          <w:lang w:val="en-US"/>
        </w:rPr>
        <w:t xml:space="preserve">publicly available </w:t>
      </w:r>
      <w:r>
        <w:rPr>
          <w:lang w:val="en-US"/>
        </w:rPr>
        <w:t xml:space="preserve">information </w:t>
      </w:r>
      <w:r w:rsidR="0096565F">
        <w:rPr>
          <w:lang w:val="en-US"/>
        </w:rPr>
        <w:t xml:space="preserve">on (offline) </w:t>
      </w:r>
      <w:r w:rsidR="00F31FEB">
        <w:rPr>
          <w:lang w:val="en-US"/>
        </w:rPr>
        <w:t xml:space="preserve">collaboration networks </w:t>
      </w:r>
      <w:r w:rsidR="00BE5EE8" w:rsidRPr="00BE5EE8">
        <w:rPr>
          <w:highlight w:val="yellow"/>
          <w:lang w:val="en-US"/>
        </w:rPr>
        <w:t>(</w:t>
      </w:r>
      <w:proofErr w:type="spellStart"/>
      <w:r w:rsidR="00BE5EE8" w:rsidRPr="00BE5EE8">
        <w:rPr>
          <w:highlight w:val="yellow"/>
          <w:lang w:val="en-US"/>
        </w:rPr>
        <w:t>samen</w:t>
      </w:r>
      <w:proofErr w:type="spellEnd"/>
      <w:r w:rsidR="00BE5EE8" w:rsidRPr="00BE5EE8">
        <w:rPr>
          <w:highlight w:val="yellow"/>
          <w:lang w:val="en-US"/>
        </w:rPr>
        <w:t xml:space="preserve"> </w:t>
      </w:r>
      <w:proofErr w:type="spellStart"/>
      <w:r w:rsidR="00BE5EE8" w:rsidRPr="00BE5EE8">
        <w:rPr>
          <w:highlight w:val="yellow"/>
          <w:lang w:val="en-US"/>
        </w:rPr>
        <w:t>wetsvoorstel</w:t>
      </w:r>
      <w:proofErr w:type="spellEnd"/>
      <w:r w:rsidR="00BE5EE8" w:rsidRPr="00BE5EE8">
        <w:rPr>
          <w:highlight w:val="yellow"/>
          <w:lang w:val="en-US"/>
        </w:rPr>
        <w:t xml:space="preserve"> </w:t>
      </w:r>
      <w:proofErr w:type="spellStart"/>
      <w:r w:rsidR="00BE5EE8" w:rsidRPr="00BE5EE8">
        <w:rPr>
          <w:highlight w:val="yellow"/>
          <w:lang w:val="en-US"/>
        </w:rPr>
        <w:t>indienen</w:t>
      </w:r>
      <w:proofErr w:type="spellEnd"/>
      <w:r w:rsidR="00BE5EE8" w:rsidRPr="00BE5EE8">
        <w:rPr>
          <w:highlight w:val="yellow"/>
          <w:lang w:val="en-US"/>
        </w:rPr>
        <w:t xml:space="preserve">, in </w:t>
      </w:r>
      <w:proofErr w:type="spellStart"/>
      <w:r w:rsidR="00BE5EE8" w:rsidRPr="00BE5EE8">
        <w:rPr>
          <w:highlight w:val="yellow"/>
          <w:lang w:val="en-US"/>
        </w:rPr>
        <w:t>zelfde</w:t>
      </w:r>
      <w:proofErr w:type="spellEnd"/>
      <w:r w:rsidR="00BE5EE8" w:rsidRPr="00BE5EE8">
        <w:rPr>
          <w:highlight w:val="yellow"/>
          <w:lang w:val="en-US"/>
        </w:rPr>
        <w:t xml:space="preserve"> </w:t>
      </w:r>
      <w:proofErr w:type="spellStart"/>
      <w:r w:rsidR="00BE5EE8" w:rsidRPr="00BE5EE8">
        <w:rPr>
          <w:highlight w:val="yellow"/>
          <w:lang w:val="en-US"/>
        </w:rPr>
        <w:t>commissie</w:t>
      </w:r>
      <w:proofErr w:type="spellEnd"/>
      <w:r w:rsidR="00BE5EE8" w:rsidRPr="00BE5EE8">
        <w:rPr>
          <w:highlight w:val="yellow"/>
          <w:lang w:val="en-US"/>
        </w:rPr>
        <w:t xml:space="preserve"> </w:t>
      </w:r>
      <w:proofErr w:type="spellStart"/>
      <w:r w:rsidR="00BE5EE8" w:rsidRPr="00BE5EE8">
        <w:rPr>
          <w:highlight w:val="yellow"/>
          <w:lang w:val="en-US"/>
        </w:rPr>
        <w:t>zitten</w:t>
      </w:r>
      <w:proofErr w:type="spellEnd"/>
      <w:r w:rsidR="00BE5EE8" w:rsidRPr="00BE5EE8">
        <w:rPr>
          <w:highlight w:val="yellow"/>
          <w:lang w:val="en-US"/>
        </w:rPr>
        <w:t>)</w:t>
      </w:r>
      <w:r w:rsidR="00817E70">
        <w:rPr>
          <w:lang w:val="en-US"/>
        </w:rPr>
        <w:t>,</w:t>
      </w:r>
      <w:r w:rsidR="00BE5EE8">
        <w:rPr>
          <w:lang w:val="en-US"/>
        </w:rPr>
        <w:t xml:space="preserve"> or </w:t>
      </w:r>
      <w:r>
        <w:rPr>
          <w:lang w:val="en-US"/>
        </w:rPr>
        <w:t xml:space="preserve">with (full) MP survey data could provide important new avenues for research. </w:t>
      </w:r>
      <w:commentRangeStart w:id="51"/>
      <w:r>
        <w:rPr>
          <w:lang w:val="en-US"/>
        </w:rPr>
        <w:t>Similarly, in the end, our longitudinal perspective was restricted by the data and we would have been able to draw more detail</w:t>
      </w:r>
      <w:r w:rsidR="00BE5EE8">
        <w:rPr>
          <w:lang w:val="en-US"/>
        </w:rPr>
        <w:t>ed</w:t>
      </w:r>
      <w:r>
        <w:rPr>
          <w:lang w:val="en-US"/>
        </w:rPr>
        <w:t xml:space="preserve"> conclusions on </w:t>
      </w:r>
      <w:r w:rsidR="00817E70">
        <w:rPr>
          <w:lang w:val="en-US"/>
        </w:rPr>
        <w:t>the development of segregation over time i</w:t>
      </w:r>
      <w:r>
        <w:rPr>
          <w:lang w:val="en-US"/>
        </w:rPr>
        <w:t>f we had access the development of the networks on a monthly basis over a longer time period. However, the full network data on the Dutch parliament at different time points for three network layers, being analyses both descriptively and with formal network analyses test provided unique insights into the dynamics already and allowed us to draw robust conclusion as results were stable over time as well as over methods of analysis.</w:t>
      </w:r>
      <w:commentRangeEnd w:id="51"/>
      <w:r>
        <w:rPr>
          <w:rStyle w:val="Verwijzingopmerking"/>
        </w:rPr>
        <w:commentReference w:id="51"/>
      </w:r>
    </w:p>
    <w:p w14:paraId="3BD93233" w14:textId="0263CD2C" w:rsidR="002C6765" w:rsidRDefault="002C6765" w:rsidP="00B6661A">
      <w:pPr>
        <w:jc w:val="both"/>
        <w:rPr>
          <w:lang w:val="en-US"/>
        </w:rPr>
      </w:pPr>
      <w:commentRangeStart w:id="52"/>
      <w:r>
        <w:rPr>
          <w:lang w:val="en-US"/>
        </w:rPr>
        <w:t xml:space="preserve">Altogether </w:t>
      </w:r>
      <w:commentRangeEnd w:id="52"/>
      <w:r>
        <w:rPr>
          <w:rStyle w:val="Verwijzingopmerking"/>
        </w:rPr>
        <w:commentReference w:id="52"/>
      </w:r>
      <w:r>
        <w:rPr>
          <w:lang w:val="en-US"/>
        </w:rPr>
        <w:t>this paper sheds new light on the degree and origin of party-based segregation of MPs on twitter, which is not only of academic relevance, but also has direct bearing on democratic politics. Above we already alluded to this when reflecti</w:t>
      </w:r>
      <w:r w:rsidR="00817E70">
        <w:rPr>
          <w:lang w:val="en-US"/>
        </w:rPr>
        <w:t>ng</w:t>
      </w:r>
      <w:r>
        <w:rPr>
          <w:lang w:val="en-US"/>
        </w:rPr>
        <w:t xml:space="preserve"> on our results. Most importantly, while Twitter offers much democratic potential in terms of forging new connections</w:t>
      </w:r>
      <w:r w:rsidR="00817E70">
        <w:rPr>
          <w:lang w:val="en-US"/>
        </w:rPr>
        <w:t>, also to dissimilar other</w:t>
      </w:r>
      <w:r>
        <w:rPr>
          <w:lang w:val="en-US"/>
        </w:rPr>
        <w:t xml:space="preserve">, the medium does not live up to this potential among MPs: while they can already talk to each other </w:t>
      </w:r>
      <w:r>
        <w:rPr>
          <w:lang w:val="en-US"/>
        </w:rPr>
        <w:lastRenderedPageBreak/>
        <w:t xml:space="preserve">quite easily within their own party or given that they are ideologically or physically closer in the actual parliament, Twitter networks do not actively counter these dynamics, they mainly replicate them. Even the @mention layer shows withing party preferences, although those are the weakest in this layer of Twitter. Moreover, the primary use of Twitter does not seem to be to perform public micro-deliberation or create cross party solidarity networks. </w:t>
      </w:r>
    </w:p>
    <w:p w14:paraId="55387D1E" w14:textId="77777777" w:rsidR="00A8034A" w:rsidRPr="002C6765" w:rsidRDefault="00A8034A" w:rsidP="00760B5E">
      <w:pPr>
        <w:ind w:firstLine="0"/>
        <w:rPr>
          <w:iCs/>
          <w:lang w:val="en-US"/>
        </w:rPr>
      </w:pPr>
    </w:p>
    <w:p w14:paraId="2F265AA4" w14:textId="14CCCDD7" w:rsidR="00793CE8" w:rsidRPr="00E16B67" w:rsidRDefault="003F0BAF">
      <w:pPr>
        <w:spacing w:line="276" w:lineRule="auto"/>
        <w:ind w:firstLine="0"/>
        <w:rPr>
          <w:b/>
          <w:bCs/>
          <w:iCs/>
          <w:lang w:val="en-GB"/>
        </w:rPr>
      </w:pPr>
      <w:r w:rsidRPr="00E16B67">
        <w:rPr>
          <w:b/>
          <w:bCs/>
          <w:iCs/>
          <w:lang w:val="en-GB"/>
        </w:rPr>
        <w:t xml:space="preserve">6. </w:t>
      </w:r>
      <w:r w:rsidR="00793CE8" w:rsidRPr="00E16B67">
        <w:rPr>
          <w:b/>
          <w:bCs/>
          <w:iCs/>
          <w:lang w:val="en-GB"/>
        </w:rPr>
        <w:t>References</w:t>
      </w:r>
    </w:p>
    <w:p w14:paraId="7CAF5460" w14:textId="77777777" w:rsidR="00793CE8" w:rsidRPr="00E16B67" w:rsidRDefault="00793CE8">
      <w:pPr>
        <w:spacing w:line="276" w:lineRule="auto"/>
        <w:ind w:firstLine="0"/>
        <w:rPr>
          <w:b/>
          <w:bCs/>
          <w:iCs/>
          <w:lang w:val="en-GB"/>
        </w:rPr>
      </w:pPr>
    </w:p>
    <w:p w14:paraId="54BC042E" w14:textId="77777777" w:rsidR="00C50B44" w:rsidRPr="00C50B44" w:rsidRDefault="00793CE8" w:rsidP="00C50B44">
      <w:pPr>
        <w:pStyle w:val="Bibliografie"/>
        <w:rPr>
          <w:rFonts w:ascii="Calibri" w:hAnsi="Calibri" w:cs="Calibri"/>
          <w:lang w:val="en-GB"/>
        </w:rPr>
      </w:pPr>
      <w:r>
        <w:rPr>
          <w:iCs/>
          <w:lang w:val="en-GB"/>
        </w:rPr>
        <w:fldChar w:fldCharType="begin"/>
      </w:r>
      <w:r w:rsidR="000E20B2" w:rsidRPr="00E16B67">
        <w:rPr>
          <w:iCs/>
          <w:lang w:val="en-GB"/>
        </w:rPr>
        <w:instrText xml:space="preserve"> ADDIN ZOTERO_BIBL {"uncited":[],"omitted":[],"custom":[]} CSL_BIBLIOGRAPHY </w:instrText>
      </w:r>
      <w:r>
        <w:rPr>
          <w:iCs/>
          <w:lang w:val="en-GB"/>
        </w:rPr>
        <w:fldChar w:fldCharType="separate"/>
      </w:r>
      <w:r w:rsidR="00C50B44" w:rsidRPr="00C50B44">
        <w:rPr>
          <w:rFonts w:ascii="Calibri" w:hAnsi="Calibri" w:cs="Calibri"/>
          <w:lang w:val="en-GB"/>
        </w:rPr>
        <w:t xml:space="preserve">Bird, Karen. 2005. ‘The Political Representation of Visible Minorities in Electoral Democracies: A Comparison of France, Denmark, and Canada’. </w:t>
      </w:r>
      <w:r w:rsidR="00C50B44" w:rsidRPr="00C50B44">
        <w:rPr>
          <w:rFonts w:ascii="Calibri" w:hAnsi="Calibri" w:cs="Calibri"/>
          <w:i/>
          <w:iCs/>
          <w:lang w:val="en-GB"/>
        </w:rPr>
        <w:t>Nationalism and Ethnic Politics</w:t>
      </w:r>
      <w:r w:rsidR="00C50B44" w:rsidRPr="00C50B44">
        <w:rPr>
          <w:rFonts w:ascii="Calibri" w:hAnsi="Calibri" w:cs="Calibri"/>
          <w:lang w:val="en-GB"/>
        </w:rPr>
        <w:t xml:space="preserve"> 11(4):425–65.</w:t>
      </w:r>
    </w:p>
    <w:p w14:paraId="4BF92CEF"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Bloemraad, Irene, and Karen Schönwälder. 2013. ‘Immigrant and Ethnic Minority Representation in Europe: Conceptual Challenges and Theoretical Approaches’. </w:t>
      </w:r>
      <w:r w:rsidRPr="00C50B44">
        <w:rPr>
          <w:rFonts w:ascii="Calibri" w:hAnsi="Calibri" w:cs="Calibri"/>
          <w:i/>
          <w:iCs/>
          <w:lang w:val="en-GB"/>
        </w:rPr>
        <w:t>West European Politics</w:t>
      </w:r>
      <w:r w:rsidRPr="00C50B44">
        <w:rPr>
          <w:rFonts w:ascii="Calibri" w:hAnsi="Calibri" w:cs="Calibri"/>
          <w:lang w:val="en-GB"/>
        </w:rPr>
        <w:t xml:space="preserve"> 36(3):564–79.</w:t>
      </w:r>
    </w:p>
    <w:p w14:paraId="313D9D99"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Bojanowski, Micha\l, and Rense Corten. 2014. ‘Measuring Segregation in Social Networks’. </w:t>
      </w:r>
      <w:r w:rsidRPr="00C50B44">
        <w:rPr>
          <w:rFonts w:ascii="Calibri" w:hAnsi="Calibri" w:cs="Calibri"/>
          <w:i/>
          <w:iCs/>
          <w:lang w:val="en-GB"/>
        </w:rPr>
        <w:t>Social Networks</w:t>
      </w:r>
      <w:r w:rsidRPr="00C50B44">
        <w:rPr>
          <w:rFonts w:ascii="Calibri" w:hAnsi="Calibri" w:cs="Calibri"/>
          <w:lang w:val="en-GB"/>
        </w:rPr>
        <w:t xml:space="preserve"> 39:14–32.</w:t>
      </w:r>
    </w:p>
    <w:p w14:paraId="23D3C915"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Bossetta, Michael. 2018. ‘The Digital Architectures of Social Media: Comparing Political Campaigning on Facebook, Twitter, Instagram, and Snapchat in the 2016 US Election’. </w:t>
      </w:r>
      <w:r w:rsidRPr="00C50B44">
        <w:rPr>
          <w:rFonts w:ascii="Calibri" w:hAnsi="Calibri" w:cs="Calibri"/>
          <w:i/>
          <w:iCs/>
          <w:lang w:val="en-GB"/>
        </w:rPr>
        <w:t>Journalism &amp; Mass Communication Quarterly</w:t>
      </w:r>
      <w:r w:rsidRPr="00C50B44">
        <w:rPr>
          <w:rFonts w:ascii="Calibri" w:hAnsi="Calibri" w:cs="Calibri"/>
          <w:lang w:val="en-GB"/>
        </w:rPr>
        <w:t xml:space="preserve"> 95(2):471–96.</w:t>
      </w:r>
    </w:p>
    <w:p w14:paraId="0ED5DD95"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Boutyline, Andrei, and Robb Willer. 2017. ‘The Social Structure of Political Echo Chambers: Variation in Ideological Homophily in Online Networks’. </w:t>
      </w:r>
      <w:r w:rsidRPr="00C50B44">
        <w:rPr>
          <w:rFonts w:ascii="Calibri" w:hAnsi="Calibri" w:cs="Calibri"/>
          <w:i/>
          <w:iCs/>
          <w:lang w:val="en-GB"/>
        </w:rPr>
        <w:t>Political Psychology</w:t>
      </w:r>
      <w:r w:rsidRPr="00C50B44">
        <w:rPr>
          <w:rFonts w:ascii="Calibri" w:hAnsi="Calibri" w:cs="Calibri"/>
          <w:lang w:val="en-GB"/>
        </w:rPr>
        <w:t xml:space="preserve"> 38(3):551–69.</w:t>
      </w:r>
    </w:p>
    <w:p w14:paraId="3DA26463"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Boyd, Danah, Scott Golder, and Gilad Lotan. 2010. ‘Tweet, Tweet, Retweet: Conversational Aspects of Retweeting on Twitter’. Pp. 1–10 in </w:t>
      </w:r>
      <w:r w:rsidRPr="00C50B44">
        <w:rPr>
          <w:rFonts w:ascii="Calibri" w:hAnsi="Calibri" w:cs="Calibri"/>
          <w:i/>
          <w:iCs/>
          <w:lang w:val="en-GB"/>
        </w:rPr>
        <w:t>2010 43rd Hawaii international conference on system sciences</w:t>
      </w:r>
      <w:r w:rsidRPr="00C50B44">
        <w:rPr>
          <w:rFonts w:ascii="Calibri" w:hAnsi="Calibri" w:cs="Calibri"/>
          <w:lang w:val="en-GB"/>
        </w:rPr>
        <w:t>. IEEE.</w:t>
      </w:r>
    </w:p>
    <w:p w14:paraId="19F1F9D7"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Brundidge, Jennifer. 2010. ‘Encountering “Difference” in the Contemporary Public Sphere: The Contribution of the Internet to the Heterogeneity of Political Discussion Networks’. </w:t>
      </w:r>
      <w:r w:rsidRPr="00C50B44">
        <w:rPr>
          <w:rFonts w:ascii="Calibri" w:hAnsi="Calibri" w:cs="Calibri"/>
          <w:i/>
          <w:iCs/>
          <w:lang w:val="en-GB"/>
        </w:rPr>
        <w:t>Journal of Communication</w:t>
      </w:r>
      <w:r w:rsidRPr="00C50B44">
        <w:rPr>
          <w:rFonts w:ascii="Calibri" w:hAnsi="Calibri" w:cs="Calibri"/>
          <w:lang w:val="en-GB"/>
        </w:rPr>
        <w:t xml:space="preserve"> 60(4):680–700.</w:t>
      </w:r>
    </w:p>
    <w:p w14:paraId="730A78B5"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Casal Bértoa, F. 2021. </w:t>
      </w:r>
      <w:r w:rsidRPr="00C50B44">
        <w:rPr>
          <w:rFonts w:ascii="Calibri" w:hAnsi="Calibri" w:cs="Calibri"/>
          <w:i/>
          <w:iCs/>
          <w:lang w:val="en-GB"/>
        </w:rPr>
        <w:t>Database on WHO GOVERNS in Europe and beyond, PSGo</w:t>
      </w:r>
      <w:r w:rsidRPr="00C50B44">
        <w:rPr>
          <w:rFonts w:ascii="Calibri" w:hAnsi="Calibri" w:cs="Calibri"/>
          <w:lang w:val="en-GB"/>
        </w:rPr>
        <w:t>.</w:t>
      </w:r>
    </w:p>
    <w:p w14:paraId="73C59C28"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Celis, Karen, and Liza M. Mügge. 2018. ‘Whose Equality? Measuring Group Representation’. </w:t>
      </w:r>
      <w:r w:rsidRPr="00C50B44">
        <w:rPr>
          <w:rFonts w:ascii="Calibri" w:hAnsi="Calibri" w:cs="Calibri"/>
          <w:i/>
          <w:iCs/>
          <w:lang w:val="en-GB"/>
        </w:rPr>
        <w:t>Politics</w:t>
      </w:r>
      <w:r w:rsidRPr="00C50B44">
        <w:rPr>
          <w:rFonts w:ascii="Calibri" w:hAnsi="Calibri" w:cs="Calibri"/>
          <w:lang w:val="en-GB"/>
        </w:rPr>
        <w:t xml:space="preserve"> 38(2):197–213.</w:t>
      </w:r>
    </w:p>
    <w:p w14:paraId="7F0493A7"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Colleoni, Elanor, Alessandro Rozza, and Adam Arvidsson. 2014. ‘Echo Chamber or Public Sphere? Predicting Political Orientation and Measuring Political Homophily in Twitter Using Big Data’. </w:t>
      </w:r>
      <w:r w:rsidRPr="00C50B44">
        <w:rPr>
          <w:rFonts w:ascii="Calibri" w:hAnsi="Calibri" w:cs="Calibri"/>
          <w:i/>
          <w:iCs/>
          <w:lang w:val="en-GB"/>
        </w:rPr>
        <w:t>Journal of Communication</w:t>
      </w:r>
      <w:r w:rsidRPr="00C50B44">
        <w:rPr>
          <w:rFonts w:ascii="Calibri" w:hAnsi="Calibri" w:cs="Calibri"/>
          <w:lang w:val="en-GB"/>
        </w:rPr>
        <w:t xml:space="preserve"> 64(2):317–32.</w:t>
      </w:r>
    </w:p>
    <w:p w14:paraId="6DA167E0"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Dahlerup, Drude, and Monique Leyenaar, eds. 2013. </w:t>
      </w:r>
      <w:r w:rsidRPr="00C50B44">
        <w:rPr>
          <w:rFonts w:ascii="Calibri" w:hAnsi="Calibri" w:cs="Calibri"/>
          <w:i/>
          <w:iCs/>
          <w:lang w:val="en-GB"/>
        </w:rPr>
        <w:t>Breaking Male Dominance in Politics</w:t>
      </w:r>
      <w:r w:rsidRPr="00C50B44">
        <w:rPr>
          <w:rFonts w:ascii="Calibri" w:hAnsi="Calibri" w:cs="Calibri"/>
          <w:lang w:val="en-GB"/>
        </w:rPr>
        <w:t>. Vol. 10. Oxford: OUP.</w:t>
      </w:r>
    </w:p>
    <w:p w14:paraId="641AE01A"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Del Valle, Marc Esteve, and Rosa Borge Bravo. 2018. ‘Echo Chambers in Parliamentary Twitter Networks: The Catalan Case’. </w:t>
      </w:r>
      <w:r w:rsidRPr="00C50B44">
        <w:rPr>
          <w:rFonts w:ascii="Calibri" w:hAnsi="Calibri" w:cs="Calibri"/>
          <w:i/>
          <w:iCs/>
          <w:lang w:val="en-GB"/>
        </w:rPr>
        <w:t>International Journal of Communication</w:t>
      </w:r>
      <w:r w:rsidRPr="00C50B44">
        <w:rPr>
          <w:rFonts w:ascii="Calibri" w:hAnsi="Calibri" w:cs="Calibri"/>
          <w:lang w:val="en-GB"/>
        </w:rPr>
        <w:t xml:space="preserve"> 12:21.</w:t>
      </w:r>
    </w:p>
    <w:p w14:paraId="76143CA7"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lastRenderedPageBreak/>
        <w:t xml:space="preserve">Feld, Scott L. 1981. ‘The Focused Organization of Social Ties’. </w:t>
      </w:r>
      <w:r w:rsidRPr="00C50B44">
        <w:rPr>
          <w:rFonts w:ascii="Calibri" w:hAnsi="Calibri" w:cs="Calibri"/>
          <w:i/>
          <w:iCs/>
          <w:lang w:val="en-GB"/>
        </w:rPr>
        <w:t>American Journal of Sociology</w:t>
      </w:r>
      <w:r w:rsidRPr="00C50B44">
        <w:rPr>
          <w:rFonts w:ascii="Calibri" w:hAnsi="Calibri" w:cs="Calibri"/>
          <w:lang w:val="en-GB"/>
        </w:rPr>
        <w:t xml:space="preserve"> 86(5):1015–35.</w:t>
      </w:r>
    </w:p>
    <w:p w14:paraId="0167D280"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Harrigan, Nicholas, Palakorn Achananuparp, and Ee-Peng Lim. 2012. ‘Influentials, Novelty, and Social Contagion: The Viral Power of Average Friends, Close Communities, and Old News’. </w:t>
      </w:r>
      <w:r w:rsidRPr="00C50B44">
        <w:rPr>
          <w:rFonts w:ascii="Calibri" w:hAnsi="Calibri" w:cs="Calibri"/>
          <w:i/>
          <w:iCs/>
          <w:lang w:val="en-GB"/>
        </w:rPr>
        <w:t>Social Networks</w:t>
      </w:r>
      <w:r w:rsidRPr="00C50B44">
        <w:rPr>
          <w:rFonts w:ascii="Calibri" w:hAnsi="Calibri" w:cs="Calibri"/>
          <w:lang w:val="en-GB"/>
        </w:rPr>
        <w:t xml:space="preserve"> 34(4):470–80. doi: 10.1016/j.socnet.2012.02.005.</w:t>
      </w:r>
    </w:p>
    <w:p w14:paraId="0703277C"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Hofstra, Bas, Rense Corten, Frank Van Tubergen, and Nicole B. Ellison. 2017. ‘Sources of Segregation in Social Networks: A Novel Approach Using Facebook’. </w:t>
      </w:r>
      <w:r w:rsidRPr="00C50B44">
        <w:rPr>
          <w:rFonts w:ascii="Calibri" w:hAnsi="Calibri" w:cs="Calibri"/>
          <w:i/>
          <w:iCs/>
          <w:lang w:val="en-GB"/>
        </w:rPr>
        <w:t>American Sociological Review</w:t>
      </w:r>
      <w:r w:rsidRPr="00C50B44">
        <w:rPr>
          <w:rFonts w:ascii="Calibri" w:hAnsi="Calibri" w:cs="Calibri"/>
          <w:lang w:val="en-GB"/>
        </w:rPr>
        <w:t xml:space="preserve"> 82(3):625–56.</w:t>
      </w:r>
    </w:p>
    <w:p w14:paraId="1F0E6F41"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Hsu, Chien-leng, and Han Woo Park. 2012. ‘Mapping Online Social Networks of Korean Politicians’. </w:t>
      </w:r>
      <w:r w:rsidRPr="00C50B44">
        <w:rPr>
          <w:rFonts w:ascii="Calibri" w:hAnsi="Calibri" w:cs="Calibri"/>
          <w:i/>
          <w:iCs/>
          <w:lang w:val="en-GB"/>
        </w:rPr>
        <w:t>Government Information Quarterly</w:t>
      </w:r>
      <w:r w:rsidRPr="00C50B44">
        <w:rPr>
          <w:rFonts w:ascii="Calibri" w:hAnsi="Calibri" w:cs="Calibri"/>
          <w:lang w:val="en-GB"/>
        </w:rPr>
        <w:t xml:space="preserve"> 29(2):169–81.</w:t>
      </w:r>
    </w:p>
    <w:p w14:paraId="07CEE03A"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Jacobs, Kristof, and Niels Spierings. 2016. </w:t>
      </w:r>
      <w:r w:rsidRPr="00C50B44">
        <w:rPr>
          <w:rFonts w:ascii="Calibri" w:hAnsi="Calibri" w:cs="Calibri"/>
          <w:i/>
          <w:iCs/>
          <w:lang w:val="en-GB"/>
        </w:rPr>
        <w:t>Social Media, Parties, and Political Inequalities</w:t>
      </w:r>
      <w:r w:rsidRPr="00C50B44">
        <w:rPr>
          <w:rFonts w:ascii="Calibri" w:hAnsi="Calibri" w:cs="Calibri"/>
          <w:lang w:val="en-GB"/>
        </w:rPr>
        <w:t>. Springer.</w:t>
      </w:r>
    </w:p>
    <w:p w14:paraId="267CD778"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Jacobs, Kristof, and Niels Spierings. 2019. ‘A Populist Paradise? Examining Populists’ Twitter Adoption and Use’. </w:t>
      </w:r>
      <w:r w:rsidRPr="00C50B44">
        <w:rPr>
          <w:rFonts w:ascii="Calibri" w:hAnsi="Calibri" w:cs="Calibri"/>
          <w:i/>
          <w:iCs/>
          <w:lang w:val="en-GB"/>
        </w:rPr>
        <w:t>Information, Communication &amp; Society</w:t>
      </w:r>
      <w:r w:rsidRPr="00C50B44">
        <w:rPr>
          <w:rFonts w:ascii="Calibri" w:hAnsi="Calibri" w:cs="Calibri"/>
          <w:lang w:val="en-GB"/>
        </w:rPr>
        <w:t xml:space="preserve"> 22(12):1681–96.</w:t>
      </w:r>
    </w:p>
    <w:p w14:paraId="1E62CFE1"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Jungherr, Andreas. 2016. ‘Twitter Use in Election Campaigns: A Systematic Literature Review’. </w:t>
      </w:r>
      <w:r w:rsidRPr="00C50B44">
        <w:rPr>
          <w:rFonts w:ascii="Calibri" w:hAnsi="Calibri" w:cs="Calibri"/>
          <w:i/>
          <w:iCs/>
          <w:lang w:val="en-GB"/>
        </w:rPr>
        <w:t>Journal of Information Technology &amp; Politics</w:t>
      </w:r>
      <w:r w:rsidRPr="00C50B44">
        <w:rPr>
          <w:rFonts w:ascii="Calibri" w:hAnsi="Calibri" w:cs="Calibri"/>
          <w:lang w:val="en-GB"/>
        </w:rPr>
        <w:t xml:space="preserve"> 13(1):72–91.</w:t>
      </w:r>
    </w:p>
    <w:p w14:paraId="4FCDAC30"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Kalmijn, Matthijs. 1998. ‘Intermarriage and Homogamy: Causes, Patterns, Trends’. </w:t>
      </w:r>
      <w:r w:rsidRPr="00C50B44">
        <w:rPr>
          <w:rFonts w:ascii="Calibri" w:hAnsi="Calibri" w:cs="Calibri"/>
          <w:i/>
          <w:iCs/>
          <w:lang w:val="en-GB"/>
        </w:rPr>
        <w:t>Annual Review of Sociology</w:t>
      </w:r>
      <w:r w:rsidRPr="00C50B44">
        <w:rPr>
          <w:rFonts w:ascii="Calibri" w:hAnsi="Calibri" w:cs="Calibri"/>
          <w:lang w:val="en-GB"/>
        </w:rPr>
        <w:t xml:space="preserve"> 24(1):395–421.</w:t>
      </w:r>
    </w:p>
    <w:p w14:paraId="20538D89"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Klinger, Ulrike, and Jakob Svensson. 2015. ‘The Emergence of Network Media Logic in Political Communication: A Theoretical Approach’. </w:t>
      </w:r>
      <w:r w:rsidRPr="00C50B44">
        <w:rPr>
          <w:rFonts w:ascii="Calibri" w:hAnsi="Calibri" w:cs="Calibri"/>
          <w:i/>
          <w:iCs/>
          <w:lang w:val="en-GB"/>
        </w:rPr>
        <w:t>New Media &amp; Society</w:t>
      </w:r>
      <w:r w:rsidRPr="00C50B44">
        <w:rPr>
          <w:rFonts w:ascii="Calibri" w:hAnsi="Calibri" w:cs="Calibri"/>
          <w:lang w:val="en-GB"/>
        </w:rPr>
        <w:t xml:space="preserve"> 17(8):1241–57.</w:t>
      </w:r>
    </w:p>
    <w:p w14:paraId="406985B4"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Kruikemeier, Sanne. 2014. ‘How Political Candidates Use Twitter and the Impact on Votes’. </w:t>
      </w:r>
      <w:r w:rsidRPr="00C50B44">
        <w:rPr>
          <w:rFonts w:ascii="Calibri" w:hAnsi="Calibri" w:cs="Calibri"/>
          <w:i/>
          <w:iCs/>
          <w:lang w:val="en-GB"/>
        </w:rPr>
        <w:t>Computers in Human Behavior</w:t>
      </w:r>
      <w:r w:rsidRPr="00C50B44">
        <w:rPr>
          <w:rFonts w:ascii="Calibri" w:hAnsi="Calibri" w:cs="Calibri"/>
          <w:lang w:val="en-GB"/>
        </w:rPr>
        <w:t xml:space="preserve"> 34:131–39.</w:t>
      </w:r>
    </w:p>
    <w:p w14:paraId="2B3B286D"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Lin, Ken-Hou, and Jennifer Lundquist. 2013. ‘Mate Selection in Cyberspace: The Intersection of Race, Gender, and Education’. </w:t>
      </w:r>
      <w:r w:rsidRPr="00C50B44">
        <w:rPr>
          <w:rFonts w:ascii="Calibri" w:hAnsi="Calibri" w:cs="Calibri"/>
          <w:i/>
          <w:iCs/>
          <w:lang w:val="en-GB"/>
        </w:rPr>
        <w:t>American Journal of Sociology</w:t>
      </w:r>
      <w:r w:rsidRPr="00C50B44">
        <w:rPr>
          <w:rFonts w:ascii="Calibri" w:hAnsi="Calibri" w:cs="Calibri"/>
          <w:lang w:val="en-GB"/>
        </w:rPr>
        <w:t xml:space="preserve"> 119(1):183–215.</w:t>
      </w:r>
    </w:p>
    <w:p w14:paraId="178AB5DE"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McPherson, Miller, Lynn Smith-Lovin, and James M. Cook. 2001. ‘Birds of a Feather: Homophily in Social Networks’. </w:t>
      </w:r>
      <w:r w:rsidRPr="00C50B44">
        <w:rPr>
          <w:rFonts w:ascii="Calibri" w:hAnsi="Calibri" w:cs="Calibri"/>
          <w:i/>
          <w:iCs/>
          <w:lang w:val="en-GB"/>
        </w:rPr>
        <w:t>Annual Review of Sociology</w:t>
      </w:r>
      <w:r w:rsidRPr="00C50B44">
        <w:rPr>
          <w:rFonts w:ascii="Calibri" w:hAnsi="Calibri" w:cs="Calibri"/>
          <w:lang w:val="en-GB"/>
        </w:rPr>
        <w:t xml:space="preserve"> 27(1):415–44.</w:t>
      </w:r>
    </w:p>
    <w:p w14:paraId="3F6FB813"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Metaxas, Panagiotis, Eni Mustafaraj, Kily Wong, Laura Zeng, Megan O’Keefe, and Samantha Finn. 2015. ‘What Do Retweets Indicate? Results from User Survey and Meta-Review of Research’. in </w:t>
      </w:r>
      <w:r w:rsidRPr="00C50B44">
        <w:rPr>
          <w:rFonts w:ascii="Calibri" w:hAnsi="Calibri" w:cs="Calibri"/>
          <w:i/>
          <w:iCs/>
          <w:lang w:val="en-GB"/>
        </w:rPr>
        <w:t>Proceedings of the International AAAI Conference on Web and Social Media</w:t>
      </w:r>
      <w:r w:rsidRPr="00C50B44">
        <w:rPr>
          <w:rFonts w:ascii="Calibri" w:hAnsi="Calibri" w:cs="Calibri"/>
          <w:lang w:val="en-GB"/>
        </w:rPr>
        <w:t>. Vol. 9.</w:t>
      </w:r>
    </w:p>
    <w:p w14:paraId="3BF5941C"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R Core Team. 2021. </w:t>
      </w:r>
      <w:r w:rsidRPr="00C50B44">
        <w:rPr>
          <w:rFonts w:ascii="Calibri" w:hAnsi="Calibri" w:cs="Calibri"/>
          <w:i/>
          <w:iCs/>
          <w:lang w:val="en-GB"/>
        </w:rPr>
        <w:t>R: A Language and Environment for Statistical Computing</w:t>
      </w:r>
      <w:r w:rsidRPr="00C50B44">
        <w:rPr>
          <w:rFonts w:ascii="Calibri" w:hAnsi="Calibri" w:cs="Calibri"/>
          <w:lang w:val="en-GB"/>
        </w:rPr>
        <w:t>. Vienna, Austria: R Foundation for Statistical Computing.</w:t>
      </w:r>
    </w:p>
    <w:p w14:paraId="573FBC87"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Ripley, Ruth M., Tom A. B. Snijders, Zsofia B’oda, Andr’as V"or"os, and Paulina Preciado. 2021. </w:t>
      </w:r>
      <w:r w:rsidRPr="00C50B44">
        <w:rPr>
          <w:rFonts w:ascii="Calibri" w:hAnsi="Calibri" w:cs="Calibri"/>
          <w:i/>
          <w:iCs/>
          <w:lang w:val="en-GB"/>
        </w:rPr>
        <w:t>Manual for Siena Version 4.0</w:t>
      </w:r>
      <w:r w:rsidRPr="00C50B44">
        <w:rPr>
          <w:rFonts w:ascii="Calibri" w:hAnsi="Calibri" w:cs="Calibri"/>
          <w:lang w:val="en-GB"/>
        </w:rPr>
        <w:t>. Oxford: University of Oxford, Department of Statistics; Nuffield College.</w:t>
      </w:r>
    </w:p>
    <w:p w14:paraId="43307663"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lastRenderedPageBreak/>
        <w:t xml:space="preserve">Rivera, Mark T., Sara B. Soderstrom, and Brian Uzzi. 2010. ‘Dynamics of Dyads in Social Networks: Assortative, Relational, and Proximity Mechanisms’. </w:t>
      </w:r>
      <w:r w:rsidRPr="00C50B44">
        <w:rPr>
          <w:rFonts w:ascii="Calibri" w:hAnsi="Calibri" w:cs="Calibri"/>
          <w:i/>
          <w:iCs/>
          <w:lang w:val="en-GB"/>
        </w:rPr>
        <w:t>Annual Review of Sociology</w:t>
      </w:r>
      <w:r w:rsidRPr="00C50B44">
        <w:rPr>
          <w:rFonts w:ascii="Calibri" w:hAnsi="Calibri" w:cs="Calibri"/>
          <w:lang w:val="en-GB"/>
        </w:rPr>
        <w:t xml:space="preserve"> 36:91–115.</w:t>
      </w:r>
    </w:p>
    <w:p w14:paraId="353A8AA8"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Smith, Sanne, Ineke Maas, and Frank Van Tubergen. 2014. ‘Ethnic Ingroup Friendships in Schools: Testing the by-Product Hypothesis in England, Germany, the Netherlands and Sweden’. </w:t>
      </w:r>
      <w:r w:rsidRPr="00C50B44">
        <w:rPr>
          <w:rFonts w:ascii="Calibri" w:hAnsi="Calibri" w:cs="Calibri"/>
          <w:i/>
          <w:iCs/>
          <w:lang w:val="en-GB"/>
        </w:rPr>
        <w:t>Social Networks</w:t>
      </w:r>
      <w:r w:rsidRPr="00C50B44">
        <w:rPr>
          <w:rFonts w:ascii="Calibri" w:hAnsi="Calibri" w:cs="Calibri"/>
          <w:lang w:val="en-GB"/>
        </w:rPr>
        <w:t xml:space="preserve"> 39:33–45.</w:t>
      </w:r>
    </w:p>
    <w:p w14:paraId="21E62EF1"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Snijders, Tom AB, Gerhard G. Van de Bunt, and Christian EG Steglich. 2010. ‘Introduction to Stochastic Actor-Based Models for Network Dynamics’. </w:t>
      </w:r>
      <w:r w:rsidRPr="00C50B44">
        <w:rPr>
          <w:rFonts w:ascii="Calibri" w:hAnsi="Calibri" w:cs="Calibri"/>
          <w:i/>
          <w:iCs/>
          <w:lang w:val="en-GB"/>
        </w:rPr>
        <w:t>Social Networks</w:t>
      </w:r>
      <w:r w:rsidRPr="00C50B44">
        <w:rPr>
          <w:rFonts w:ascii="Calibri" w:hAnsi="Calibri" w:cs="Calibri"/>
          <w:lang w:val="en-GB"/>
        </w:rPr>
        <w:t xml:space="preserve"> 32(1):44–60.</w:t>
      </w:r>
    </w:p>
    <w:p w14:paraId="16A39A36"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Spierings, Niels, and Kristof Jacobs. 2019. ‘Political Parties and Social Media Campaigning’. </w:t>
      </w:r>
      <w:r w:rsidRPr="00C50B44">
        <w:rPr>
          <w:rFonts w:ascii="Calibri" w:hAnsi="Calibri" w:cs="Calibri"/>
          <w:i/>
          <w:iCs/>
          <w:lang w:val="en-GB"/>
        </w:rPr>
        <w:t>Acta Politica</w:t>
      </w:r>
      <w:r w:rsidRPr="00C50B44">
        <w:rPr>
          <w:rFonts w:ascii="Calibri" w:hAnsi="Calibri" w:cs="Calibri"/>
          <w:lang w:val="en-GB"/>
        </w:rPr>
        <w:t xml:space="preserve"> 54(1):145–73.</w:t>
      </w:r>
    </w:p>
    <w:p w14:paraId="1D5FC81C"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Spierings, Niels, Kristof Jacobs, and Nik Linders. 2019. ‘Keeping an Eye on the People: Who Has Access to MPs on Twitter?’ </w:t>
      </w:r>
      <w:r w:rsidRPr="00C50B44">
        <w:rPr>
          <w:rFonts w:ascii="Calibri" w:hAnsi="Calibri" w:cs="Calibri"/>
          <w:i/>
          <w:iCs/>
          <w:lang w:val="en-GB"/>
        </w:rPr>
        <w:t>Social Science Computer Review</w:t>
      </w:r>
      <w:r w:rsidRPr="00C50B44">
        <w:rPr>
          <w:rFonts w:ascii="Calibri" w:hAnsi="Calibri" w:cs="Calibri"/>
          <w:lang w:val="en-GB"/>
        </w:rPr>
        <w:t xml:space="preserve"> 37(2):160–77.</w:t>
      </w:r>
    </w:p>
    <w:p w14:paraId="7E8CA060" w14:textId="77777777" w:rsidR="00C50B44" w:rsidRPr="00C50B44" w:rsidRDefault="00C50B44" w:rsidP="00C50B44">
      <w:pPr>
        <w:pStyle w:val="Bibliografie"/>
        <w:rPr>
          <w:rFonts w:ascii="Calibri" w:hAnsi="Calibri" w:cs="Calibri"/>
          <w:lang w:val="en-GB"/>
        </w:rPr>
      </w:pPr>
      <w:r w:rsidRPr="00C50B44">
        <w:rPr>
          <w:rFonts w:ascii="Calibri" w:hAnsi="Calibri" w:cs="Calibri"/>
          <w:lang w:val="en-GB"/>
        </w:rPr>
        <w:t xml:space="preserve">Tromble, Rebekah. 2018. ‘Thanks for (Actually) Responding! How Citizen Demand Shapes Politicians’ Interactive Practices on Twitter’. </w:t>
      </w:r>
      <w:r w:rsidRPr="00C50B44">
        <w:rPr>
          <w:rFonts w:ascii="Calibri" w:hAnsi="Calibri" w:cs="Calibri"/>
          <w:i/>
          <w:iCs/>
          <w:lang w:val="en-GB"/>
        </w:rPr>
        <w:t>New Media &amp; Society</w:t>
      </w:r>
      <w:r w:rsidRPr="00C50B44">
        <w:rPr>
          <w:rFonts w:ascii="Calibri" w:hAnsi="Calibri" w:cs="Calibri"/>
          <w:lang w:val="en-GB"/>
        </w:rPr>
        <w:t xml:space="preserve"> 20(2):676–97.</w:t>
      </w:r>
    </w:p>
    <w:p w14:paraId="73F18AA4" w14:textId="77777777" w:rsidR="00C50B44" w:rsidRPr="00C50B44" w:rsidRDefault="00C50B44" w:rsidP="00C50B44">
      <w:pPr>
        <w:pStyle w:val="Bibliografie"/>
        <w:rPr>
          <w:rFonts w:ascii="Calibri" w:hAnsi="Calibri" w:cs="Calibri"/>
        </w:rPr>
      </w:pPr>
      <w:r w:rsidRPr="00C50B44">
        <w:rPr>
          <w:rFonts w:ascii="Calibri" w:hAnsi="Calibri" w:cs="Calibri"/>
          <w:lang w:val="en-GB"/>
        </w:rPr>
        <w:t xml:space="preserve">Van der Zwan, Roos, Marcel Lubbers, and Rob Eisinga. 2019. ‘The Political Representation of Ethnic Minorities in the Netherlands: Ethnic Minority Candidates and the Role of Party Characteristics’. </w:t>
      </w:r>
      <w:r w:rsidRPr="00C50B44">
        <w:rPr>
          <w:rFonts w:ascii="Calibri" w:hAnsi="Calibri" w:cs="Calibri"/>
          <w:i/>
          <w:iCs/>
        </w:rPr>
        <w:t>Acta Politica</w:t>
      </w:r>
      <w:r w:rsidRPr="00C50B44">
        <w:rPr>
          <w:rFonts w:ascii="Calibri" w:hAnsi="Calibri" w:cs="Calibri"/>
        </w:rPr>
        <w:t xml:space="preserve"> 54(2):245–67.</w:t>
      </w:r>
    </w:p>
    <w:p w14:paraId="1460BAE1" w14:textId="77777777" w:rsidR="00C50B44" w:rsidRPr="00C50B44" w:rsidRDefault="00C50B44" w:rsidP="00C50B44">
      <w:pPr>
        <w:pStyle w:val="Bibliografie"/>
        <w:rPr>
          <w:rFonts w:ascii="Calibri" w:hAnsi="Calibri" w:cs="Calibri"/>
        </w:rPr>
      </w:pPr>
      <w:r w:rsidRPr="00C50B44">
        <w:rPr>
          <w:rFonts w:ascii="Calibri" w:hAnsi="Calibri" w:cs="Calibri"/>
        </w:rPr>
        <w:t xml:space="preserve">Van Scherrenburg, Wouke. 2006. </w:t>
      </w:r>
      <w:r w:rsidRPr="00C50B44">
        <w:rPr>
          <w:rFonts w:ascii="Calibri" w:hAnsi="Calibri" w:cs="Calibri"/>
          <w:i/>
          <w:iCs/>
        </w:rPr>
        <w:t>Vrouwen Op Het Binnenhof. Interviews Met Nederlandse Politica’s.</w:t>
      </w:r>
      <w:r w:rsidRPr="00C50B44">
        <w:rPr>
          <w:rFonts w:ascii="Calibri" w:hAnsi="Calibri" w:cs="Calibri"/>
        </w:rPr>
        <w:t xml:space="preserve"> Uitgeverij Archipel.</w:t>
      </w:r>
    </w:p>
    <w:p w14:paraId="5DEE029B" w14:textId="77777777" w:rsidR="00C50B44" w:rsidRPr="00C50B44" w:rsidRDefault="00C50B44" w:rsidP="00C50B44">
      <w:pPr>
        <w:pStyle w:val="Bibliografie"/>
        <w:rPr>
          <w:rFonts w:ascii="Calibri" w:hAnsi="Calibri" w:cs="Calibri"/>
        </w:rPr>
      </w:pPr>
      <w:r w:rsidRPr="00C50B44">
        <w:rPr>
          <w:rFonts w:ascii="Calibri" w:hAnsi="Calibri" w:cs="Calibri"/>
          <w:lang w:val="en-GB"/>
        </w:rPr>
        <w:t xml:space="preserve">Wimmer, Andreas, and Kevin Lewis. 2010. ‘Beyond and below Racial Homophily: ERG Models of a Friendship Network Documented on Facebook’. </w:t>
      </w:r>
      <w:r w:rsidRPr="00C50B44">
        <w:rPr>
          <w:rFonts w:ascii="Calibri" w:hAnsi="Calibri" w:cs="Calibri"/>
          <w:i/>
          <w:iCs/>
        </w:rPr>
        <w:t>American Journal of Sociology</w:t>
      </w:r>
      <w:r w:rsidRPr="00C50B44">
        <w:rPr>
          <w:rFonts w:ascii="Calibri" w:hAnsi="Calibri" w:cs="Calibri"/>
        </w:rPr>
        <w:t xml:space="preserve"> 116(2):583–642.</w:t>
      </w:r>
    </w:p>
    <w:p w14:paraId="1C030AD1" w14:textId="4C78C02F" w:rsidR="00D4637C" w:rsidRDefault="00793CE8">
      <w:pPr>
        <w:spacing w:line="276" w:lineRule="auto"/>
        <w:ind w:left="284" w:hanging="284"/>
        <w:rPr>
          <w:iCs/>
          <w:lang w:val="en-GB"/>
        </w:rPr>
      </w:pPr>
      <w:r>
        <w:rPr>
          <w:iCs/>
          <w:lang w:val="en-GB"/>
        </w:rPr>
        <w:fldChar w:fldCharType="end"/>
      </w:r>
    </w:p>
    <w:p w14:paraId="3632655E" w14:textId="77777777" w:rsidR="00D4637C" w:rsidRDefault="00D4637C">
      <w:pPr>
        <w:spacing w:line="276" w:lineRule="auto"/>
        <w:ind w:firstLine="0"/>
        <w:rPr>
          <w:iCs/>
          <w:lang w:val="en-GB"/>
        </w:rPr>
      </w:pPr>
      <w:r>
        <w:rPr>
          <w:iCs/>
          <w:lang w:val="en-GB"/>
        </w:rPr>
        <w:br w:type="page"/>
      </w:r>
    </w:p>
    <w:tbl>
      <w:tblPr>
        <w:tblW w:w="8440" w:type="dxa"/>
        <w:tblCellMar>
          <w:left w:w="70" w:type="dxa"/>
          <w:right w:w="70" w:type="dxa"/>
        </w:tblCellMar>
        <w:tblLook w:val="04A0" w:firstRow="1" w:lastRow="0" w:firstColumn="1" w:lastColumn="0" w:noHBand="0" w:noVBand="1"/>
      </w:tblPr>
      <w:tblGrid>
        <w:gridCol w:w="1580"/>
        <w:gridCol w:w="4540"/>
        <w:gridCol w:w="960"/>
        <w:gridCol w:w="1360"/>
      </w:tblGrid>
      <w:tr w:rsidR="00D4637C" w:rsidRPr="003166C0" w14:paraId="161F250A" w14:textId="77777777" w:rsidTr="00D4637C">
        <w:trPr>
          <w:trHeight w:val="288"/>
        </w:trPr>
        <w:tc>
          <w:tcPr>
            <w:tcW w:w="8440" w:type="dxa"/>
            <w:gridSpan w:val="4"/>
            <w:tcBorders>
              <w:top w:val="nil"/>
              <w:left w:val="nil"/>
              <w:bottom w:val="single" w:sz="4" w:space="0" w:color="auto"/>
              <w:right w:val="nil"/>
            </w:tcBorders>
            <w:shd w:val="clear" w:color="auto" w:fill="auto"/>
            <w:noWrap/>
            <w:vAlign w:val="center"/>
            <w:hideMark/>
          </w:tcPr>
          <w:p w14:paraId="1F763D6C" w14:textId="77777777" w:rsidR="00D4637C" w:rsidRPr="00D4637C" w:rsidRDefault="00D4637C" w:rsidP="00D4637C">
            <w:pPr>
              <w:spacing w:line="240" w:lineRule="auto"/>
              <w:ind w:firstLine="0"/>
              <w:rPr>
                <w:rFonts w:ascii="Calibri" w:eastAsia="Times New Roman" w:hAnsi="Calibri" w:cs="Calibri"/>
                <w:color w:val="000000"/>
                <w:lang w:val="en-GB" w:eastAsia="nl-NL"/>
              </w:rPr>
            </w:pPr>
            <w:r w:rsidRPr="0018618B">
              <w:rPr>
                <w:rFonts w:ascii="Calibri" w:eastAsia="Times New Roman" w:hAnsi="Calibri" w:cs="Calibri"/>
                <w:b/>
                <w:bCs/>
                <w:color w:val="000000"/>
                <w:lang w:val="en-GB" w:eastAsia="nl-NL"/>
              </w:rPr>
              <w:lastRenderedPageBreak/>
              <w:t>Appendix A1.</w:t>
            </w:r>
            <w:r w:rsidRPr="00D4637C">
              <w:rPr>
                <w:rFonts w:ascii="Calibri" w:eastAsia="Times New Roman" w:hAnsi="Calibri" w:cs="Calibri"/>
                <w:color w:val="000000"/>
                <w:lang w:val="en-GB" w:eastAsia="nl-NL"/>
              </w:rPr>
              <w:t xml:space="preserve"> Composition of parliament and political parties in the Netherlands (2017)</w:t>
            </w:r>
          </w:p>
        </w:tc>
      </w:tr>
      <w:tr w:rsidR="00D4637C" w:rsidRPr="00D4637C" w14:paraId="676BCADF" w14:textId="77777777" w:rsidTr="00D4637C">
        <w:trPr>
          <w:trHeight w:val="552"/>
        </w:trPr>
        <w:tc>
          <w:tcPr>
            <w:tcW w:w="1580" w:type="dxa"/>
            <w:tcBorders>
              <w:top w:val="nil"/>
              <w:left w:val="nil"/>
              <w:bottom w:val="single" w:sz="4" w:space="0" w:color="auto"/>
              <w:right w:val="nil"/>
            </w:tcBorders>
            <w:shd w:val="clear" w:color="000000" w:fill="FFFFFF"/>
            <w:vAlign w:val="center"/>
            <w:hideMark/>
          </w:tcPr>
          <w:p w14:paraId="43DCAB14"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proofErr w:type="spellStart"/>
            <w:r w:rsidRPr="00D4637C">
              <w:rPr>
                <w:rFonts w:ascii="Cambria" w:eastAsia="Times New Roman" w:hAnsi="Cambria" w:cs="Calibri"/>
                <w:b/>
                <w:bCs/>
                <w:color w:val="000000"/>
                <w:lang w:eastAsia="nl-NL"/>
              </w:rPr>
              <w:t>Political</w:t>
            </w:r>
            <w:proofErr w:type="spellEnd"/>
            <w:r w:rsidRPr="00D4637C">
              <w:rPr>
                <w:rFonts w:ascii="Cambria" w:eastAsia="Times New Roman" w:hAnsi="Cambria" w:cs="Calibri"/>
                <w:b/>
                <w:bCs/>
                <w:color w:val="000000"/>
                <w:lang w:eastAsia="nl-NL"/>
              </w:rPr>
              <w:t xml:space="preserve"> Party</w:t>
            </w:r>
          </w:p>
        </w:tc>
        <w:tc>
          <w:tcPr>
            <w:tcW w:w="4540" w:type="dxa"/>
            <w:tcBorders>
              <w:top w:val="nil"/>
              <w:left w:val="nil"/>
              <w:bottom w:val="single" w:sz="4" w:space="0" w:color="auto"/>
              <w:right w:val="nil"/>
            </w:tcBorders>
            <w:shd w:val="clear" w:color="000000" w:fill="FFFFFF"/>
            <w:vAlign w:val="center"/>
            <w:hideMark/>
          </w:tcPr>
          <w:p w14:paraId="039BEBD2"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proofErr w:type="spellStart"/>
            <w:r w:rsidRPr="00D4637C">
              <w:rPr>
                <w:rFonts w:ascii="Cambria" w:eastAsia="Times New Roman" w:hAnsi="Cambria" w:cs="Calibri"/>
                <w:b/>
                <w:bCs/>
                <w:color w:val="000000"/>
                <w:lang w:eastAsia="nl-NL"/>
              </w:rPr>
              <w:t>social</w:t>
            </w:r>
            <w:proofErr w:type="spellEnd"/>
            <w:r w:rsidRPr="00D4637C">
              <w:rPr>
                <w:rFonts w:ascii="Cambria" w:eastAsia="Times New Roman" w:hAnsi="Cambria" w:cs="Calibri"/>
                <w:b/>
                <w:bCs/>
                <w:color w:val="000000"/>
                <w:lang w:eastAsia="nl-NL"/>
              </w:rPr>
              <w:t xml:space="preserve"> </w:t>
            </w:r>
            <w:proofErr w:type="spellStart"/>
            <w:r w:rsidRPr="00D4637C">
              <w:rPr>
                <w:rFonts w:ascii="Cambria" w:eastAsia="Times New Roman" w:hAnsi="Cambria" w:cs="Calibri"/>
                <w:b/>
                <w:bCs/>
                <w:color w:val="000000"/>
                <w:lang w:eastAsia="nl-NL"/>
              </w:rPr>
              <w:t>dimension</w:t>
            </w:r>
            <w:proofErr w:type="spellEnd"/>
          </w:p>
        </w:tc>
        <w:tc>
          <w:tcPr>
            <w:tcW w:w="960" w:type="dxa"/>
            <w:tcBorders>
              <w:top w:val="nil"/>
              <w:left w:val="nil"/>
              <w:bottom w:val="single" w:sz="4" w:space="0" w:color="auto"/>
              <w:right w:val="nil"/>
            </w:tcBorders>
            <w:shd w:val="clear" w:color="000000" w:fill="FFFFFF"/>
            <w:vAlign w:val="center"/>
            <w:hideMark/>
          </w:tcPr>
          <w:p w14:paraId="0FB28AB1"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xml:space="preserve">N / </w:t>
            </w:r>
            <w:proofErr w:type="spellStart"/>
            <w:r w:rsidRPr="00D4637C">
              <w:rPr>
                <w:rFonts w:ascii="Cambria" w:eastAsia="Times New Roman" w:hAnsi="Cambria" w:cs="Calibri"/>
                <w:b/>
                <w:bCs/>
                <w:color w:val="000000"/>
                <w:lang w:eastAsia="nl-NL"/>
              </w:rPr>
              <w:t>mean</w:t>
            </w:r>
            <w:proofErr w:type="spellEnd"/>
          </w:p>
        </w:tc>
        <w:tc>
          <w:tcPr>
            <w:tcW w:w="1360" w:type="dxa"/>
            <w:tcBorders>
              <w:top w:val="nil"/>
              <w:left w:val="nil"/>
              <w:bottom w:val="single" w:sz="4" w:space="0" w:color="auto"/>
              <w:right w:val="nil"/>
            </w:tcBorders>
            <w:shd w:val="clear" w:color="000000" w:fill="FFFFFF"/>
            <w:vAlign w:val="center"/>
            <w:hideMark/>
          </w:tcPr>
          <w:p w14:paraId="4F7F7301"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prop. / SD</w:t>
            </w:r>
          </w:p>
        </w:tc>
      </w:tr>
      <w:tr w:rsidR="00D4637C" w:rsidRPr="00D4637C" w14:paraId="37585E90" w14:textId="77777777" w:rsidTr="00D4637C">
        <w:trPr>
          <w:trHeight w:val="288"/>
        </w:trPr>
        <w:tc>
          <w:tcPr>
            <w:tcW w:w="1580" w:type="dxa"/>
            <w:tcBorders>
              <w:top w:val="nil"/>
              <w:left w:val="nil"/>
              <w:bottom w:val="nil"/>
              <w:right w:val="nil"/>
            </w:tcBorders>
            <w:shd w:val="clear" w:color="000000" w:fill="FFFFFF"/>
            <w:vAlign w:val="center"/>
            <w:hideMark/>
          </w:tcPr>
          <w:p w14:paraId="2D52C13A"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c>
          <w:tcPr>
            <w:tcW w:w="4540" w:type="dxa"/>
            <w:tcBorders>
              <w:top w:val="nil"/>
              <w:left w:val="nil"/>
              <w:bottom w:val="nil"/>
              <w:right w:val="nil"/>
            </w:tcBorders>
            <w:shd w:val="clear" w:color="000000" w:fill="FFFFFF"/>
            <w:vAlign w:val="center"/>
            <w:hideMark/>
          </w:tcPr>
          <w:p w14:paraId="5ACB9D58"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r w:rsidRPr="00D4637C">
              <w:rPr>
                <w:rFonts w:ascii="Cambria" w:eastAsia="Times New Roman" w:hAnsi="Cambria" w:cs="Calibri"/>
                <w:i/>
                <w:iCs/>
                <w:color w:val="000000"/>
                <w:lang w:eastAsia="nl-NL"/>
              </w:rPr>
              <w:t>gender</w:t>
            </w:r>
          </w:p>
        </w:tc>
        <w:tc>
          <w:tcPr>
            <w:tcW w:w="960" w:type="dxa"/>
            <w:tcBorders>
              <w:top w:val="nil"/>
              <w:left w:val="nil"/>
              <w:bottom w:val="nil"/>
              <w:right w:val="nil"/>
            </w:tcBorders>
            <w:shd w:val="clear" w:color="000000" w:fill="FFFFFF"/>
            <w:vAlign w:val="center"/>
            <w:hideMark/>
          </w:tcPr>
          <w:p w14:paraId="5060198D"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c>
          <w:tcPr>
            <w:tcW w:w="1360" w:type="dxa"/>
            <w:tcBorders>
              <w:top w:val="nil"/>
              <w:left w:val="nil"/>
              <w:bottom w:val="nil"/>
              <w:right w:val="nil"/>
            </w:tcBorders>
            <w:shd w:val="clear" w:color="000000" w:fill="FFFFFF"/>
            <w:vAlign w:val="center"/>
            <w:hideMark/>
          </w:tcPr>
          <w:p w14:paraId="11C1153C"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r>
      <w:tr w:rsidR="00D4637C" w:rsidRPr="00D4637C" w14:paraId="09A26478" w14:textId="77777777" w:rsidTr="00D4637C">
        <w:trPr>
          <w:trHeight w:val="288"/>
        </w:trPr>
        <w:tc>
          <w:tcPr>
            <w:tcW w:w="1580" w:type="dxa"/>
            <w:tcBorders>
              <w:top w:val="nil"/>
              <w:left w:val="nil"/>
              <w:bottom w:val="nil"/>
              <w:right w:val="nil"/>
            </w:tcBorders>
            <w:shd w:val="clear" w:color="auto" w:fill="auto"/>
            <w:vAlign w:val="center"/>
            <w:hideMark/>
          </w:tcPr>
          <w:p w14:paraId="543083E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6440A9E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FC2E8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96</w:t>
            </w:r>
          </w:p>
        </w:tc>
        <w:tc>
          <w:tcPr>
            <w:tcW w:w="1360" w:type="dxa"/>
            <w:tcBorders>
              <w:top w:val="nil"/>
              <w:left w:val="nil"/>
              <w:bottom w:val="nil"/>
              <w:right w:val="nil"/>
            </w:tcBorders>
            <w:shd w:val="clear" w:color="auto" w:fill="auto"/>
            <w:vAlign w:val="center"/>
            <w:hideMark/>
          </w:tcPr>
          <w:p w14:paraId="13539C5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0.64</w:t>
            </w:r>
          </w:p>
        </w:tc>
      </w:tr>
      <w:tr w:rsidR="00D4637C" w:rsidRPr="00D4637C" w14:paraId="666A80B4" w14:textId="77777777" w:rsidTr="00D4637C">
        <w:trPr>
          <w:trHeight w:val="288"/>
        </w:trPr>
        <w:tc>
          <w:tcPr>
            <w:tcW w:w="1580" w:type="dxa"/>
            <w:tcBorders>
              <w:top w:val="nil"/>
              <w:left w:val="nil"/>
              <w:bottom w:val="nil"/>
              <w:right w:val="nil"/>
            </w:tcBorders>
            <w:shd w:val="clear" w:color="auto" w:fill="auto"/>
            <w:vAlign w:val="center"/>
            <w:hideMark/>
          </w:tcPr>
          <w:p w14:paraId="35F50A6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vAlign w:val="center"/>
            <w:hideMark/>
          </w:tcPr>
          <w:p w14:paraId="149D4E8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single" w:sz="4" w:space="0" w:color="auto"/>
              <w:right w:val="nil"/>
            </w:tcBorders>
            <w:shd w:val="clear" w:color="auto" w:fill="auto"/>
            <w:vAlign w:val="center"/>
            <w:hideMark/>
          </w:tcPr>
          <w:p w14:paraId="71DAC94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54</w:t>
            </w:r>
          </w:p>
        </w:tc>
        <w:tc>
          <w:tcPr>
            <w:tcW w:w="1360" w:type="dxa"/>
            <w:tcBorders>
              <w:top w:val="nil"/>
              <w:left w:val="nil"/>
              <w:bottom w:val="single" w:sz="4" w:space="0" w:color="auto"/>
              <w:right w:val="nil"/>
            </w:tcBorders>
            <w:shd w:val="clear" w:color="auto" w:fill="auto"/>
            <w:vAlign w:val="center"/>
            <w:hideMark/>
          </w:tcPr>
          <w:p w14:paraId="71690ED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0.36</w:t>
            </w:r>
          </w:p>
        </w:tc>
      </w:tr>
      <w:tr w:rsidR="00D4637C" w:rsidRPr="00D4637C" w14:paraId="436E082F" w14:textId="77777777" w:rsidTr="00D4637C">
        <w:trPr>
          <w:trHeight w:val="288"/>
        </w:trPr>
        <w:tc>
          <w:tcPr>
            <w:tcW w:w="1580" w:type="dxa"/>
            <w:tcBorders>
              <w:top w:val="nil"/>
              <w:left w:val="nil"/>
              <w:bottom w:val="nil"/>
              <w:right w:val="nil"/>
            </w:tcBorders>
            <w:shd w:val="clear" w:color="auto" w:fill="auto"/>
            <w:vAlign w:val="center"/>
            <w:hideMark/>
          </w:tcPr>
          <w:p w14:paraId="1ED861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vAlign w:val="center"/>
            <w:hideMark/>
          </w:tcPr>
          <w:p w14:paraId="6E1A37CA"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age</w:t>
            </w:r>
            <w:proofErr w:type="spellEnd"/>
          </w:p>
        </w:tc>
        <w:tc>
          <w:tcPr>
            <w:tcW w:w="960" w:type="dxa"/>
            <w:tcBorders>
              <w:top w:val="nil"/>
              <w:left w:val="nil"/>
              <w:bottom w:val="single" w:sz="4" w:space="0" w:color="auto"/>
              <w:right w:val="nil"/>
            </w:tcBorders>
            <w:shd w:val="clear" w:color="auto" w:fill="auto"/>
            <w:vAlign w:val="center"/>
            <w:hideMark/>
          </w:tcPr>
          <w:p w14:paraId="7EDB38A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45.13</w:t>
            </w:r>
          </w:p>
        </w:tc>
        <w:tc>
          <w:tcPr>
            <w:tcW w:w="1360" w:type="dxa"/>
            <w:tcBorders>
              <w:top w:val="nil"/>
              <w:left w:val="nil"/>
              <w:bottom w:val="single" w:sz="4" w:space="0" w:color="auto"/>
              <w:right w:val="nil"/>
            </w:tcBorders>
            <w:shd w:val="clear" w:color="auto" w:fill="auto"/>
            <w:vAlign w:val="center"/>
            <w:hideMark/>
          </w:tcPr>
          <w:p w14:paraId="3B18D9F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9.32</w:t>
            </w:r>
          </w:p>
        </w:tc>
      </w:tr>
      <w:tr w:rsidR="00D4637C" w:rsidRPr="00D4637C" w14:paraId="591E96D0" w14:textId="77777777" w:rsidTr="00D4637C">
        <w:trPr>
          <w:trHeight w:val="396"/>
        </w:trPr>
        <w:tc>
          <w:tcPr>
            <w:tcW w:w="1580" w:type="dxa"/>
            <w:tcBorders>
              <w:top w:val="nil"/>
              <w:left w:val="nil"/>
              <w:bottom w:val="nil"/>
              <w:right w:val="nil"/>
            </w:tcBorders>
            <w:shd w:val="clear" w:color="auto" w:fill="auto"/>
            <w:vAlign w:val="center"/>
            <w:hideMark/>
          </w:tcPr>
          <w:p w14:paraId="6F3CC2C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0909F024"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minority</w:t>
            </w:r>
            <w:proofErr w:type="spellEnd"/>
            <w:r w:rsidRPr="00D4637C">
              <w:rPr>
                <w:rFonts w:ascii="Cambria" w:eastAsia="Times New Roman" w:hAnsi="Cambria" w:cs="Calibri"/>
                <w:i/>
                <w:iCs/>
                <w:color w:val="000000"/>
                <w:lang w:eastAsia="nl-NL"/>
              </w:rPr>
              <w:t xml:space="preserve"> status</w:t>
            </w:r>
          </w:p>
        </w:tc>
        <w:tc>
          <w:tcPr>
            <w:tcW w:w="960" w:type="dxa"/>
            <w:tcBorders>
              <w:top w:val="nil"/>
              <w:left w:val="nil"/>
              <w:bottom w:val="nil"/>
              <w:right w:val="nil"/>
            </w:tcBorders>
            <w:shd w:val="clear" w:color="auto" w:fill="auto"/>
            <w:vAlign w:val="center"/>
            <w:hideMark/>
          </w:tcPr>
          <w:p w14:paraId="5D4E5B6F"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2216A0AB"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1233EB6C" w14:textId="77777777" w:rsidTr="00D4637C">
        <w:trPr>
          <w:trHeight w:val="324"/>
        </w:trPr>
        <w:tc>
          <w:tcPr>
            <w:tcW w:w="1580" w:type="dxa"/>
            <w:tcBorders>
              <w:top w:val="nil"/>
              <w:left w:val="nil"/>
              <w:bottom w:val="nil"/>
              <w:right w:val="nil"/>
            </w:tcBorders>
            <w:shd w:val="clear" w:color="auto" w:fill="auto"/>
            <w:vAlign w:val="center"/>
            <w:hideMark/>
          </w:tcPr>
          <w:p w14:paraId="058C897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7B82AD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F4B44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134</w:t>
            </w:r>
          </w:p>
        </w:tc>
        <w:tc>
          <w:tcPr>
            <w:tcW w:w="1360" w:type="dxa"/>
            <w:tcBorders>
              <w:top w:val="nil"/>
              <w:left w:val="nil"/>
              <w:bottom w:val="nil"/>
              <w:right w:val="nil"/>
            </w:tcBorders>
            <w:shd w:val="clear" w:color="auto" w:fill="auto"/>
            <w:vAlign w:val="center"/>
            <w:hideMark/>
          </w:tcPr>
          <w:p w14:paraId="659EA52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4221D8C9" w14:textId="77777777" w:rsidTr="00D4637C">
        <w:trPr>
          <w:trHeight w:val="276"/>
        </w:trPr>
        <w:tc>
          <w:tcPr>
            <w:tcW w:w="1580" w:type="dxa"/>
            <w:tcBorders>
              <w:top w:val="nil"/>
              <w:left w:val="nil"/>
              <w:bottom w:val="nil"/>
              <w:right w:val="nil"/>
            </w:tcBorders>
            <w:shd w:val="clear" w:color="auto" w:fill="auto"/>
            <w:vAlign w:val="center"/>
            <w:hideMark/>
          </w:tcPr>
          <w:p w14:paraId="6CDB3E9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vAlign w:val="center"/>
            <w:hideMark/>
          </w:tcPr>
          <w:p w14:paraId="31FBFA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single" w:sz="4" w:space="0" w:color="auto"/>
              <w:right w:val="nil"/>
            </w:tcBorders>
            <w:shd w:val="clear" w:color="auto" w:fill="auto"/>
            <w:vAlign w:val="center"/>
            <w:hideMark/>
          </w:tcPr>
          <w:p w14:paraId="2ABB23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16</w:t>
            </w:r>
          </w:p>
        </w:tc>
        <w:tc>
          <w:tcPr>
            <w:tcW w:w="1360" w:type="dxa"/>
            <w:tcBorders>
              <w:top w:val="nil"/>
              <w:left w:val="nil"/>
              <w:bottom w:val="single" w:sz="4" w:space="0" w:color="auto"/>
              <w:right w:val="nil"/>
            </w:tcBorders>
            <w:shd w:val="clear" w:color="auto" w:fill="auto"/>
            <w:vAlign w:val="center"/>
            <w:hideMark/>
          </w:tcPr>
          <w:p w14:paraId="68488BA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4379AE51" w14:textId="77777777" w:rsidTr="00D4637C">
        <w:trPr>
          <w:trHeight w:val="336"/>
        </w:trPr>
        <w:tc>
          <w:tcPr>
            <w:tcW w:w="1580" w:type="dxa"/>
            <w:tcBorders>
              <w:top w:val="nil"/>
              <w:left w:val="nil"/>
              <w:bottom w:val="nil"/>
              <w:right w:val="nil"/>
            </w:tcBorders>
            <w:shd w:val="clear" w:color="auto" w:fill="auto"/>
            <w:vAlign w:val="center"/>
            <w:hideMark/>
          </w:tcPr>
          <w:p w14:paraId="2786786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6CC6CC88"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political</w:t>
            </w:r>
            <w:proofErr w:type="spellEnd"/>
            <w:r w:rsidRPr="00D4637C">
              <w:rPr>
                <w:rFonts w:ascii="Cambria" w:eastAsia="Times New Roman" w:hAnsi="Cambria" w:cs="Calibri"/>
                <w:i/>
                <w:iCs/>
                <w:color w:val="000000"/>
                <w:lang w:eastAsia="nl-NL"/>
              </w:rPr>
              <w:t xml:space="preserve"> party</w:t>
            </w:r>
          </w:p>
        </w:tc>
        <w:tc>
          <w:tcPr>
            <w:tcW w:w="960" w:type="dxa"/>
            <w:tcBorders>
              <w:top w:val="nil"/>
              <w:left w:val="nil"/>
              <w:bottom w:val="nil"/>
              <w:right w:val="nil"/>
            </w:tcBorders>
            <w:shd w:val="clear" w:color="auto" w:fill="auto"/>
            <w:vAlign w:val="center"/>
            <w:hideMark/>
          </w:tcPr>
          <w:p w14:paraId="21A15C91"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4668F487"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641B3C6C" w14:textId="77777777" w:rsidTr="00D4637C">
        <w:trPr>
          <w:trHeight w:val="288"/>
        </w:trPr>
        <w:tc>
          <w:tcPr>
            <w:tcW w:w="1580" w:type="dxa"/>
            <w:tcBorders>
              <w:top w:val="nil"/>
              <w:left w:val="nil"/>
              <w:bottom w:val="nil"/>
              <w:right w:val="nil"/>
            </w:tcBorders>
            <w:shd w:val="clear" w:color="auto" w:fill="auto"/>
            <w:vAlign w:val="center"/>
            <w:hideMark/>
          </w:tcPr>
          <w:p w14:paraId="2E213A0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4BBB3DBC" w14:textId="77777777" w:rsidR="00D4637C" w:rsidRPr="00D4637C" w:rsidRDefault="00D4637C" w:rsidP="00D4637C">
            <w:pPr>
              <w:spacing w:line="240" w:lineRule="auto"/>
              <w:ind w:firstLine="0"/>
              <w:rPr>
                <w:rFonts w:ascii="Calibri" w:eastAsia="Times New Roman" w:hAnsi="Calibri" w:cs="Calibri"/>
                <w:color w:val="000000"/>
                <w:lang w:val="en-GB" w:eastAsia="nl-NL"/>
              </w:rPr>
            </w:pPr>
            <w:r w:rsidRPr="00D4637C">
              <w:rPr>
                <w:rFonts w:ascii="Calibri" w:eastAsia="Times New Roman" w:hAnsi="Calibri" w:cs="Calibri"/>
                <w:color w:val="000000"/>
                <w:lang w:val="en-GB" w:eastAsia="nl-NL"/>
              </w:rPr>
              <w:t>VVD: People's party for Freedom and Democracy</w:t>
            </w:r>
          </w:p>
        </w:tc>
        <w:tc>
          <w:tcPr>
            <w:tcW w:w="960" w:type="dxa"/>
            <w:tcBorders>
              <w:top w:val="nil"/>
              <w:left w:val="nil"/>
              <w:bottom w:val="nil"/>
              <w:right w:val="nil"/>
            </w:tcBorders>
            <w:shd w:val="clear" w:color="auto" w:fill="auto"/>
            <w:vAlign w:val="center"/>
            <w:hideMark/>
          </w:tcPr>
          <w:p w14:paraId="693C3B6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33</w:t>
            </w:r>
          </w:p>
        </w:tc>
        <w:tc>
          <w:tcPr>
            <w:tcW w:w="1360" w:type="dxa"/>
            <w:tcBorders>
              <w:top w:val="nil"/>
              <w:left w:val="nil"/>
              <w:bottom w:val="nil"/>
              <w:right w:val="nil"/>
            </w:tcBorders>
            <w:shd w:val="clear" w:color="auto" w:fill="auto"/>
            <w:vAlign w:val="center"/>
            <w:hideMark/>
          </w:tcPr>
          <w:p w14:paraId="46C08E2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0.22</w:t>
            </w:r>
          </w:p>
        </w:tc>
      </w:tr>
      <w:tr w:rsidR="00D4637C" w:rsidRPr="00D4637C" w14:paraId="50F69FAA" w14:textId="77777777" w:rsidTr="00D4637C">
        <w:trPr>
          <w:trHeight w:val="288"/>
        </w:trPr>
        <w:tc>
          <w:tcPr>
            <w:tcW w:w="1580" w:type="dxa"/>
            <w:tcBorders>
              <w:top w:val="nil"/>
              <w:left w:val="nil"/>
              <w:bottom w:val="nil"/>
              <w:right w:val="nil"/>
            </w:tcBorders>
            <w:shd w:val="clear" w:color="auto" w:fill="auto"/>
            <w:vAlign w:val="center"/>
            <w:hideMark/>
          </w:tcPr>
          <w:p w14:paraId="03E9E08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3E57D7CA"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PVV: Party </w:t>
            </w:r>
            <w:proofErr w:type="spellStart"/>
            <w:r w:rsidRPr="00D4637C">
              <w:rPr>
                <w:rFonts w:ascii="Calibri" w:eastAsia="Times New Roman" w:hAnsi="Calibri" w:cs="Calibri"/>
                <w:color w:val="000000"/>
                <w:lang w:eastAsia="nl-NL"/>
              </w:rPr>
              <w:t>for</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Freedom</w:t>
            </w:r>
            <w:proofErr w:type="spellEnd"/>
          </w:p>
        </w:tc>
        <w:tc>
          <w:tcPr>
            <w:tcW w:w="960" w:type="dxa"/>
            <w:tcBorders>
              <w:top w:val="nil"/>
              <w:left w:val="nil"/>
              <w:bottom w:val="nil"/>
              <w:right w:val="nil"/>
            </w:tcBorders>
            <w:shd w:val="clear" w:color="auto" w:fill="auto"/>
            <w:vAlign w:val="center"/>
            <w:hideMark/>
          </w:tcPr>
          <w:p w14:paraId="4AFE29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20</w:t>
            </w:r>
          </w:p>
        </w:tc>
        <w:tc>
          <w:tcPr>
            <w:tcW w:w="1360" w:type="dxa"/>
            <w:tcBorders>
              <w:top w:val="nil"/>
              <w:left w:val="nil"/>
              <w:bottom w:val="nil"/>
              <w:right w:val="nil"/>
            </w:tcBorders>
            <w:shd w:val="clear" w:color="auto" w:fill="auto"/>
            <w:vAlign w:val="center"/>
            <w:hideMark/>
          </w:tcPr>
          <w:p w14:paraId="137A2BF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0D3FBB91" w14:textId="77777777" w:rsidTr="00D4637C">
        <w:trPr>
          <w:trHeight w:val="288"/>
        </w:trPr>
        <w:tc>
          <w:tcPr>
            <w:tcW w:w="1580" w:type="dxa"/>
            <w:tcBorders>
              <w:top w:val="nil"/>
              <w:left w:val="nil"/>
              <w:bottom w:val="nil"/>
              <w:right w:val="nil"/>
            </w:tcBorders>
            <w:shd w:val="clear" w:color="auto" w:fill="auto"/>
            <w:vAlign w:val="center"/>
            <w:hideMark/>
          </w:tcPr>
          <w:p w14:paraId="205828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710E1EBB"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CDA: Christian </w:t>
            </w:r>
            <w:proofErr w:type="spellStart"/>
            <w:r w:rsidRPr="00D4637C">
              <w:rPr>
                <w:rFonts w:ascii="Calibri" w:eastAsia="Times New Roman" w:hAnsi="Calibri" w:cs="Calibri"/>
                <w:color w:val="000000"/>
                <w:lang w:eastAsia="nl-NL"/>
              </w:rPr>
              <w:t>Democratic</w:t>
            </w:r>
            <w:proofErr w:type="spellEnd"/>
            <w:r w:rsidRPr="00D4637C">
              <w:rPr>
                <w:rFonts w:ascii="Calibri" w:eastAsia="Times New Roman" w:hAnsi="Calibri" w:cs="Calibri"/>
                <w:color w:val="000000"/>
                <w:lang w:eastAsia="nl-NL"/>
              </w:rPr>
              <w:t xml:space="preserve"> Appeal</w:t>
            </w:r>
          </w:p>
        </w:tc>
        <w:tc>
          <w:tcPr>
            <w:tcW w:w="960" w:type="dxa"/>
            <w:tcBorders>
              <w:top w:val="nil"/>
              <w:left w:val="nil"/>
              <w:bottom w:val="nil"/>
              <w:right w:val="nil"/>
            </w:tcBorders>
            <w:shd w:val="clear" w:color="auto" w:fill="auto"/>
            <w:vAlign w:val="center"/>
            <w:hideMark/>
          </w:tcPr>
          <w:p w14:paraId="45BDDE3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200224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4C9475BC" w14:textId="77777777" w:rsidTr="00D4637C">
        <w:trPr>
          <w:trHeight w:val="288"/>
        </w:trPr>
        <w:tc>
          <w:tcPr>
            <w:tcW w:w="1580" w:type="dxa"/>
            <w:tcBorders>
              <w:top w:val="nil"/>
              <w:left w:val="nil"/>
              <w:bottom w:val="nil"/>
              <w:right w:val="nil"/>
            </w:tcBorders>
            <w:shd w:val="clear" w:color="auto" w:fill="auto"/>
            <w:vAlign w:val="center"/>
            <w:hideMark/>
          </w:tcPr>
          <w:p w14:paraId="610B54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AB401D8"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D66: </w:t>
            </w:r>
            <w:proofErr w:type="spellStart"/>
            <w:r w:rsidRPr="00D4637C">
              <w:rPr>
                <w:rFonts w:ascii="Calibri" w:eastAsia="Times New Roman" w:hAnsi="Calibri" w:cs="Calibri"/>
                <w:color w:val="000000"/>
                <w:lang w:eastAsia="nl-NL"/>
              </w:rPr>
              <w:t>Liberal</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Democrats</w:t>
            </w:r>
            <w:proofErr w:type="spellEnd"/>
          </w:p>
        </w:tc>
        <w:tc>
          <w:tcPr>
            <w:tcW w:w="960" w:type="dxa"/>
            <w:tcBorders>
              <w:top w:val="nil"/>
              <w:left w:val="nil"/>
              <w:bottom w:val="nil"/>
              <w:right w:val="nil"/>
            </w:tcBorders>
            <w:shd w:val="clear" w:color="auto" w:fill="auto"/>
            <w:vAlign w:val="center"/>
            <w:hideMark/>
          </w:tcPr>
          <w:p w14:paraId="36B7802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38BD2DD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0B94BB77" w14:textId="77777777" w:rsidTr="00D4637C">
        <w:trPr>
          <w:trHeight w:val="288"/>
        </w:trPr>
        <w:tc>
          <w:tcPr>
            <w:tcW w:w="1580" w:type="dxa"/>
            <w:tcBorders>
              <w:top w:val="nil"/>
              <w:left w:val="nil"/>
              <w:bottom w:val="nil"/>
              <w:right w:val="nil"/>
            </w:tcBorders>
            <w:shd w:val="clear" w:color="auto" w:fill="auto"/>
            <w:vAlign w:val="center"/>
            <w:hideMark/>
          </w:tcPr>
          <w:p w14:paraId="767584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157ABF24"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GroenLinks: </w:t>
            </w:r>
            <w:proofErr w:type="spellStart"/>
            <w:r w:rsidRPr="00D4637C">
              <w:rPr>
                <w:rFonts w:ascii="Calibri" w:eastAsia="Times New Roman" w:hAnsi="Calibri" w:cs="Calibri"/>
                <w:color w:val="000000"/>
                <w:lang w:eastAsia="nl-NL"/>
              </w:rPr>
              <w:t>GreenLeft</w:t>
            </w:r>
            <w:proofErr w:type="spellEnd"/>
          </w:p>
        </w:tc>
        <w:tc>
          <w:tcPr>
            <w:tcW w:w="960" w:type="dxa"/>
            <w:tcBorders>
              <w:top w:val="nil"/>
              <w:left w:val="nil"/>
              <w:bottom w:val="nil"/>
              <w:right w:val="nil"/>
            </w:tcBorders>
            <w:shd w:val="clear" w:color="auto" w:fill="auto"/>
            <w:vAlign w:val="center"/>
            <w:hideMark/>
          </w:tcPr>
          <w:p w14:paraId="21037F9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1E43014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7CA89BE6" w14:textId="77777777" w:rsidTr="00D4637C">
        <w:trPr>
          <w:trHeight w:val="288"/>
        </w:trPr>
        <w:tc>
          <w:tcPr>
            <w:tcW w:w="1580" w:type="dxa"/>
            <w:tcBorders>
              <w:top w:val="nil"/>
              <w:left w:val="nil"/>
              <w:bottom w:val="nil"/>
              <w:right w:val="nil"/>
            </w:tcBorders>
            <w:shd w:val="clear" w:color="auto" w:fill="auto"/>
            <w:vAlign w:val="center"/>
            <w:hideMark/>
          </w:tcPr>
          <w:p w14:paraId="63E880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698FBD8D"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SP: Socialist Party</w:t>
            </w:r>
          </w:p>
        </w:tc>
        <w:tc>
          <w:tcPr>
            <w:tcW w:w="960" w:type="dxa"/>
            <w:tcBorders>
              <w:top w:val="nil"/>
              <w:left w:val="nil"/>
              <w:bottom w:val="nil"/>
              <w:right w:val="nil"/>
            </w:tcBorders>
            <w:shd w:val="clear" w:color="auto" w:fill="auto"/>
            <w:vAlign w:val="center"/>
            <w:hideMark/>
          </w:tcPr>
          <w:p w14:paraId="4A67BC6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08B401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448AD4D2" w14:textId="77777777" w:rsidTr="00D4637C">
        <w:trPr>
          <w:trHeight w:val="288"/>
        </w:trPr>
        <w:tc>
          <w:tcPr>
            <w:tcW w:w="1580" w:type="dxa"/>
            <w:tcBorders>
              <w:top w:val="nil"/>
              <w:left w:val="nil"/>
              <w:bottom w:val="nil"/>
              <w:right w:val="nil"/>
            </w:tcBorders>
            <w:shd w:val="clear" w:color="auto" w:fill="auto"/>
            <w:vAlign w:val="center"/>
            <w:hideMark/>
          </w:tcPr>
          <w:p w14:paraId="6B71C1C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6251AC3"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PvdA: Labour Party</w:t>
            </w:r>
          </w:p>
        </w:tc>
        <w:tc>
          <w:tcPr>
            <w:tcW w:w="960" w:type="dxa"/>
            <w:tcBorders>
              <w:top w:val="nil"/>
              <w:left w:val="nil"/>
              <w:bottom w:val="nil"/>
              <w:right w:val="nil"/>
            </w:tcBorders>
            <w:shd w:val="clear" w:color="auto" w:fill="auto"/>
            <w:vAlign w:val="center"/>
            <w:hideMark/>
          </w:tcPr>
          <w:p w14:paraId="5880685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w:t>
            </w:r>
          </w:p>
        </w:tc>
        <w:tc>
          <w:tcPr>
            <w:tcW w:w="1360" w:type="dxa"/>
            <w:tcBorders>
              <w:top w:val="nil"/>
              <w:left w:val="nil"/>
              <w:bottom w:val="nil"/>
              <w:right w:val="nil"/>
            </w:tcBorders>
            <w:shd w:val="clear" w:color="auto" w:fill="auto"/>
            <w:vAlign w:val="center"/>
            <w:hideMark/>
          </w:tcPr>
          <w:p w14:paraId="513049C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0.06</w:t>
            </w:r>
          </w:p>
        </w:tc>
      </w:tr>
      <w:tr w:rsidR="00D4637C" w:rsidRPr="00D4637C" w14:paraId="25476CC0" w14:textId="77777777" w:rsidTr="00D4637C">
        <w:trPr>
          <w:trHeight w:val="288"/>
        </w:trPr>
        <w:tc>
          <w:tcPr>
            <w:tcW w:w="1580" w:type="dxa"/>
            <w:tcBorders>
              <w:top w:val="nil"/>
              <w:left w:val="nil"/>
              <w:bottom w:val="nil"/>
              <w:right w:val="nil"/>
            </w:tcBorders>
            <w:shd w:val="clear" w:color="auto" w:fill="auto"/>
            <w:vAlign w:val="center"/>
            <w:hideMark/>
          </w:tcPr>
          <w:p w14:paraId="1D13565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9E4A147"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CU: Christian Union</w:t>
            </w:r>
          </w:p>
        </w:tc>
        <w:tc>
          <w:tcPr>
            <w:tcW w:w="960" w:type="dxa"/>
            <w:tcBorders>
              <w:top w:val="nil"/>
              <w:left w:val="nil"/>
              <w:bottom w:val="nil"/>
              <w:right w:val="nil"/>
            </w:tcBorders>
            <w:shd w:val="clear" w:color="auto" w:fill="auto"/>
            <w:vAlign w:val="center"/>
            <w:hideMark/>
          </w:tcPr>
          <w:p w14:paraId="230BC7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15EFA2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6C71605D" w14:textId="77777777" w:rsidTr="00D4637C">
        <w:trPr>
          <w:trHeight w:val="288"/>
        </w:trPr>
        <w:tc>
          <w:tcPr>
            <w:tcW w:w="1580" w:type="dxa"/>
            <w:tcBorders>
              <w:top w:val="nil"/>
              <w:left w:val="nil"/>
              <w:bottom w:val="nil"/>
              <w:right w:val="nil"/>
            </w:tcBorders>
            <w:shd w:val="clear" w:color="auto" w:fill="auto"/>
            <w:vAlign w:val="center"/>
            <w:hideMark/>
          </w:tcPr>
          <w:p w14:paraId="4023B64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351481EF"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Partij voor de Dieren: Party </w:t>
            </w:r>
            <w:proofErr w:type="spellStart"/>
            <w:r w:rsidRPr="00D4637C">
              <w:rPr>
                <w:rFonts w:ascii="Calibri" w:eastAsia="Times New Roman" w:hAnsi="Calibri" w:cs="Calibri"/>
                <w:color w:val="000000"/>
                <w:lang w:eastAsia="nl-NL"/>
              </w:rPr>
              <w:t>for</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the</w:t>
            </w:r>
            <w:proofErr w:type="spellEnd"/>
            <w:r w:rsidRPr="00D4637C">
              <w:rPr>
                <w:rFonts w:ascii="Calibri" w:eastAsia="Times New Roman" w:hAnsi="Calibri" w:cs="Calibri"/>
                <w:color w:val="000000"/>
                <w:lang w:eastAsia="nl-NL"/>
              </w:rPr>
              <w:t xml:space="preserve"> Animals</w:t>
            </w:r>
          </w:p>
        </w:tc>
        <w:tc>
          <w:tcPr>
            <w:tcW w:w="960" w:type="dxa"/>
            <w:tcBorders>
              <w:top w:val="nil"/>
              <w:left w:val="nil"/>
              <w:bottom w:val="nil"/>
              <w:right w:val="nil"/>
            </w:tcBorders>
            <w:shd w:val="clear" w:color="auto" w:fill="auto"/>
            <w:vAlign w:val="center"/>
            <w:hideMark/>
          </w:tcPr>
          <w:p w14:paraId="6EC973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416F789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5F9096DE" w14:textId="77777777" w:rsidTr="00D4637C">
        <w:trPr>
          <w:trHeight w:val="288"/>
        </w:trPr>
        <w:tc>
          <w:tcPr>
            <w:tcW w:w="1580" w:type="dxa"/>
            <w:tcBorders>
              <w:top w:val="nil"/>
              <w:left w:val="nil"/>
              <w:bottom w:val="nil"/>
              <w:right w:val="nil"/>
            </w:tcBorders>
            <w:shd w:val="clear" w:color="auto" w:fill="auto"/>
            <w:vAlign w:val="center"/>
            <w:hideMark/>
          </w:tcPr>
          <w:p w14:paraId="548ABC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69603100"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50Plus: 50Plus</w:t>
            </w:r>
          </w:p>
        </w:tc>
        <w:tc>
          <w:tcPr>
            <w:tcW w:w="960" w:type="dxa"/>
            <w:tcBorders>
              <w:top w:val="nil"/>
              <w:left w:val="nil"/>
              <w:bottom w:val="nil"/>
              <w:right w:val="nil"/>
            </w:tcBorders>
            <w:shd w:val="clear" w:color="auto" w:fill="auto"/>
            <w:vAlign w:val="center"/>
            <w:hideMark/>
          </w:tcPr>
          <w:p w14:paraId="2A44C6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2B75C19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36363CD3" w14:textId="77777777" w:rsidTr="00D4637C">
        <w:trPr>
          <w:trHeight w:val="288"/>
        </w:trPr>
        <w:tc>
          <w:tcPr>
            <w:tcW w:w="1580" w:type="dxa"/>
            <w:tcBorders>
              <w:top w:val="nil"/>
              <w:left w:val="nil"/>
              <w:bottom w:val="nil"/>
              <w:right w:val="nil"/>
            </w:tcBorders>
            <w:shd w:val="clear" w:color="auto" w:fill="auto"/>
            <w:vAlign w:val="center"/>
            <w:hideMark/>
          </w:tcPr>
          <w:p w14:paraId="48F8BAC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92184D7"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DENK: THINK</w:t>
            </w:r>
          </w:p>
        </w:tc>
        <w:tc>
          <w:tcPr>
            <w:tcW w:w="960" w:type="dxa"/>
            <w:tcBorders>
              <w:top w:val="nil"/>
              <w:left w:val="nil"/>
              <w:bottom w:val="nil"/>
              <w:right w:val="nil"/>
            </w:tcBorders>
            <w:shd w:val="clear" w:color="auto" w:fill="auto"/>
            <w:vAlign w:val="center"/>
            <w:hideMark/>
          </w:tcPr>
          <w:p w14:paraId="65F1CFD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08BF83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0.02</w:t>
            </w:r>
          </w:p>
        </w:tc>
      </w:tr>
      <w:tr w:rsidR="00D4637C" w:rsidRPr="00D4637C" w14:paraId="6F6AA5C6" w14:textId="77777777" w:rsidTr="00D4637C">
        <w:trPr>
          <w:trHeight w:val="288"/>
        </w:trPr>
        <w:tc>
          <w:tcPr>
            <w:tcW w:w="1580" w:type="dxa"/>
            <w:tcBorders>
              <w:top w:val="nil"/>
              <w:left w:val="nil"/>
              <w:bottom w:val="nil"/>
              <w:right w:val="nil"/>
            </w:tcBorders>
            <w:shd w:val="clear" w:color="auto" w:fill="auto"/>
            <w:vAlign w:val="center"/>
            <w:hideMark/>
          </w:tcPr>
          <w:p w14:paraId="59C836E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70F01EDA"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SGP: </w:t>
            </w:r>
            <w:proofErr w:type="spellStart"/>
            <w:r w:rsidRPr="00D4637C">
              <w:rPr>
                <w:rFonts w:ascii="Calibri" w:eastAsia="Times New Roman" w:hAnsi="Calibri" w:cs="Calibri"/>
                <w:color w:val="000000"/>
                <w:lang w:eastAsia="nl-NL"/>
              </w:rPr>
              <w:t>Reformed</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political</w:t>
            </w:r>
            <w:proofErr w:type="spellEnd"/>
            <w:r w:rsidRPr="00D4637C">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46DC7B9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137E4D5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0.02</w:t>
            </w:r>
          </w:p>
        </w:tc>
      </w:tr>
      <w:tr w:rsidR="00D4637C" w:rsidRPr="00D4637C" w14:paraId="7461545A" w14:textId="77777777" w:rsidTr="00D4637C">
        <w:trPr>
          <w:trHeight w:val="288"/>
        </w:trPr>
        <w:tc>
          <w:tcPr>
            <w:tcW w:w="1580" w:type="dxa"/>
            <w:tcBorders>
              <w:top w:val="nil"/>
              <w:left w:val="nil"/>
              <w:bottom w:val="single" w:sz="4" w:space="0" w:color="auto"/>
              <w:right w:val="nil"/>
            </w:tcBorders>
            <w:shd w:val="clear" w:color="auto" w:fill="auto"/>
            <w:vAlign w:val="center"/>
            <w:hideMark/>
          </w:tcPr>
          <w:p w14:paraId="6966979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noWrap/>
            <w:vAlign w:val="bottom"/>
            <w:hideMark/>
          </w:tcPr>
          <w:p w14:paraId="1FD23CAC" w14:textId="77777777" w:rsidR="00D4637C" w:rsidRPr="00D4637C" w:rsidRDefault="00D4637C" w:rsidP="00D4637C">
            <w:pPr>
              <w:spacing w:line="240" w:lineRule="auto"/>
              <w:ind w:firstLine="0"/>
              <w:rPr>
                <w:rFonts w:ascii="Calibri" w:eastAsia="Times New Roman" w:hAnsi="Calibri" w:cs="Calibri"/>
                <w:color w:val="000000"/>
                <w:lang w:eastAsia="nl-NL"/>
              </w:rPr>
            </w:pPr>
            <w:proofErr w:type="spellStart"/>
            <w:r w:rsidRPr="00D4637C">
              <w:rPr>
                <w:rFonts w:ascii="Calibri" w:eastAsia="Times New Roman" w:hAnsi="Calibri" w:cs="Calibri"/>
                <w:color w:val="000000"/>
                <w:lang w:eastAsia="nl-NL"/>
              </w:rPr>
              <w:t>FvD</w:t>
            </w:r>
            <w:proofErr w:type="spellEnd"/>
            <w:r w:rsidRPr="00D4637C">
              <w:rPr>
                <w:rFonts w:ascii="Calibri" w:eastAsia="Times New Roman" w:hAnsi="Calibri" w:cs="Calibri"/>
                <w:color w:val="000000"/>
                <w:lang w:eastAsia="nl-NL"/>
              </w:rPr>
              <w:t xml:space="preserve">: Forum </w:t>
            </w:r>
            <w:proofErr w:type="spellStart"/>
            <w:r w:rsidRPr="00D4637C">
              <w:rPr>
                <w:rFonts w:ascii="Calibri" w:eastAsia="Times New Roman" w:hAnsi="Calibri" w:cs="Calibri"/>
                <w:color w:val="000000"/>
                <w:lang w:eastAsia="nl-NL"/>
              </w:rPr>
              <w:t>for</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Democracy</w:t>
            </w:r>
            <w:proofErr w:type="spellEnd"/>
          </w:p>
        </w:tc>
        <w:tc>
          <w:tcPr>
            <w:tcW w:w="960" w:type="dxa"/>
            <w:tcBorders>
              <w:top w:val="nil"/>
              <w:left w:val="nil"/>
              <w:bottom w:val="single" w:sz="4" w:space="0" w:color="auto"/>
              <w:right w:val="nil"/>
            </w:tcBorders>
            <w:shd w:val="clear" w:color="auto" w:fill="auto"/>
            <w:vAlign w:val="center"/>
            <w:hideMark/>
          </w:tcPr>
          <w:p w14:paraId="5F6E4A8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252E182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0.01</w:t>
            </w:r>
          </w:p>
        </w:tc>
      </w:tr>
      <w:tr w:rsidR="00D4637C" w:rsidRPr="00D4637C" w14:paraId="7C9B592B" w14:textId="77777777" w:rsidTr="00D4637C">
        <w:trPr>
          <w:trHeight w:val="288"/>
        </w:trPr>
        <w:tc>
          <w:tcPr>
            <w:tcW w:w="1580" w:type="dxa"/>
            <w:tcBorders>
              <w:top w:val="nil"/>
              <w:left w:val="nil"/>
              <w:bottom w:val="nil"/>
              <w:right w:val="nil"/>
            </w:tcBorders>
            <w:shd w:val="clear" w:color="auto" w:fill="auto"/>
            <w:vAlign w:val="center"/>
            <w:hideMark/>
          </w:tcPr>
          <w:p w14:paraId="54EDE5C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noWrap/>
            <w:vAlign w:val="bottom"/>
            <w:hideMark/>
          </w:tcPr>
          <w:p w14:paraId="4594B81E" w14:textId="77777777" w:rsidR="00D4637C" w:rsidRPr="00D4637C" w:rsidRDefault="00D4637C" w:rsidP="00D4637C">
            <w:pPr>
              <w:spacing w:line="240" w:lineRule="auto"/>
              <w:ind w:firstLine="0"/>
              <w:jc w:val="center"/>
              <w:rPr>
                <w:rFonts w:ascii="Calibri" w:eastAsia="Times New Roman" w:hAnsi="Calibri" w:cs="Calibri"/>
                <w:i/>
                <w:iCs/>
                <w:color w:val="000000"/>
                <w:lang w:eastAsia="nl-NL"/>
              </w:rPr>
            </w:pPr>
            <w:r w:rsidRPr="00D4637C">
              <w:rPr>
                <w:rFonts w:ascii="Calibri" w:eastAsia="Times New Roman" w:hAnsi="Calibri" w:cs="Calibri"/>
                <w:i/>
                <w:iCs/>
                <w:color w:val="000000"/>
                <w:lang w:eastAsia="nl-NL"/>
              </w:rPr>
              <w:t>gender</w:t>
            </w:r>
          </w:p>
        </w:tc>
        <w:tc>
          <w:tcPr>
            <w:tcW w:w="960" w:type="dxa"/>
            <w:tcBorders>
              <w:top w:val="nil"/>
              <w:left w:val="nil"/>
              <w:bottom w:val="nil"/>
              <w:right w:val="nil"/>
            </w:tcBorders>
            <w:shd w:val="clear" w:color="auto" w:fill="auto"/>
            <w:vAlign w:val="center"/>
            <w:hideMark/>
          </w:tcPr>
          <w:p w14:paraId="756832E8" w14:textId="77777777" w:rsidR="00D4637C" w:rsidRPr="00D4637C" w:rsidRDefault="00D4637C" w:rsidP="00D4637C">
            <w:pPr>
              <w:spacing w:line="240" w:lineRule="auto"/>
              <w:ind w:firstLine="0"/>
              <w:jc w:val="center"/>
              <w:rPr>
                <w:rFonts w:ascii="Calibri" w:eastAsia="Times New Roman" w:hAnsi="Calibri" w:cs="Calibri"/>
                <w:i/>
                <w:iCs/>
                <w:color w:val="000000"/>
                <w:lang w:eastAsia="nl-NL"/>
              </w:rPr>
            </w:pPr>
          </w:p>
        </w:tc>
        <w:tc>
          <w:tcPr>
            <w:tcW w:w="1360" w:type="dxa"/>
            <w:tcBorders>
              <w:top w:val="nil"/>
              <w:left w:val="nil"/>
              <w:bottom w:val="nil"/>
              <w:right w:val="nil"/>
            </w:tcBorders>
            <w:shd w:val="clear" w:color="auto" w:fill="auto"/>
            <w:vAlign w:val="center"/>
            <w:hideMark/>
          </w:tcPr>
          <w:p w14:paraId="3975F095"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041263E3" w14:textId="77777777" w:rsidTr="00D4637C">
        <w:trPr>
          <w:trHeight w:val="288"/>
        </w:trPr>
        <w:tc>
          <w:tcPr>
            <w:tcW w:w="1580" w:type="dxa"/>
            <w:tcBorders>
              <w:top w:val="nil"/>
              <w:left w:val="nil"/>
              <w:bottom w:val="nil"/>
              <w:right w:val="nil"/>
            </w:tcBorders>
            <w:shd w:val="clear" w:color="auto" w:fill="auto"/>
            <w:vAlign w:val="center"/>
            <w:hideMark/>
          </w:tcPr>
          <w:p w14:paraId="6EB8CD0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429EF3B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6F984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23</w:t>
            </w:r>
          </w:p>
        </w:tc>
        <w:tc>
          <w:tcPr>
            <w:tcW w:w="1360" w:type="dxa"/>
            <w:tcBorders>
              <w:top w:val="nil"/>
              <w:left w:val="nil"/>
              <w:bottom w:val="nil"/>
              <w:right w:val="nil"/>
            </w:tcBorders>
            <w:shd w:val="clear" w:color="auto" w:fill="auto"/>
            <w:vAlign w:val="center"/>
            <w:hideMark/>
          </w:tcPr>
          <w:p w14:paraId="0D54AA3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0.70</w:t>
            </w:r>
          </w:p>
        </w:tc>
      </w:tr>
      <w:tr w:rsidR="00D4637C" w:rsidRPr="00D4637C" w14:paraId="34C275AF" w14:textId="77777777" w:rsidTr="00D4637C">
        <w:trPr>
          <w:trHeight w:val="288"/>
        </w:trPr>
        <w:tc>
          <w:tcPr>
            <w:tcW w:w="1580" w:type="dxa"/>
            <w:tcBorders>
              <w:top w:val="nil"/>
              <w:left w:val="nil"/>
              <w:bottom w:val="nil"/>
              <w:right w:val="nil"/>
            </w:tcBorders>
            <w:shd w:val="clear" w:color="auto" w:fill="auto"/>
            <w:vAlign w:val="center"/>
            <w:hideMark/>
          </w:tcPr>
          <w:p w14:paraId="508EAA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0C308C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3D986D8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w:t>
            </w:r>
          </w:p>
        </w:tc>
        <w:tc>
          <w:tcPr>
            <w:tcW w:w="1360" w:type="dxa"/>
            <w:tcBorders>
              <w:top w:val="nil"/>
              <w:left w:val="nil"/>
              <w:bottom w:val="nil"/>
              <w:right w:val="nil"/>
            </w:tcBorders>
            <w:shd w:val="clear" w:color="auto" w:fill="auto"/>
            <w:vAlign w:val="center"/>
            <w:hideMark/>
          </w:tcPr>
          <w:p w14:paraId="1BAF725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0.30</w:t>
            </w:r>
          </w:p>
        </w:tc>
      </w:tr>
      <w:tr w:rsidR="00D4637C" w:rsidRPr="00D4637C" w14:paraId="5A1BB84D" w14:textId="77777777" w:rsidTr="00D4637C">
        <w:trPr>
          <w:trHeight w:val="288"/>
        </w:trPr>
        <w:tc>
          <w:tcPr>
            <w:tcW w:w="1580" w:type="dxa"/>
            <w:tcBorders>
              <w:top w:val="nil"/>
              <w:left w:val="nil"/>
              <w:bottom w:val="nil"/>
              <w:right w:val="nil"/>
            </w:tcBorders>
            <w:shd w:val="clear" w:color="auto" w:fill="auto"/>
            <w:vAlign w:val="center"/>
            <w:hideMark/>
          </w:tcPr>
          <w:p w14:paraId="23297AA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0952A4A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42840BB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5EC22BE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0.70</w:t>
            </w:r>
          </w:p>
        </w:tc>
      </w:tr>
      <w:tr w:rsidR="00D4637C" w:rsidRPr="00D4637C" w14:paraId="128462C9" w14:textId="77777777" w:rsidTr="00D4637C">
        <w:trPr>
          <w:trHeight w:val="288"/>
        </w:trPr>
        <w:tc>
          <w:tcPr>
            <w:tcW w:w="1580" w:type="dxa"/>
            <w:tcBorders>
              <w:top w:val="nil"/>
              <w:left w:val="nil"/>
              <w:bottom w:val="nil"/>
              <w:right w:val="nil"/>
            </w:tcBorders>
            <w:shd w:val="clear" w:color="auto" w:fill="auto"/>
            <w:vAlign w:val="center"/>
            <w:hideMark/>
          </w:tcPr>
          <w:p w14:paraId="747A4B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12A8717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6315B2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5272A08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0.30</w:t>
            </w:r>
          </w:p>
        </w:tc>
      </w:tr>
      <w:tr w:rsidR="00D4637C" w:rsidRPr="00D4637C" w14:paraId="17517677" w14:textId="77777777" w:rsidTr="00D4637C">
        <w:trPr>
          <w:trHeight w:val="288"/>
        </w:trPr>
        <w:tc>
          <w:tcPr>
            <w:tcW w:w="1580" w:type="dxa"/>
            <w:tcBorders>
              <w:top w:val="nil"/>
              <w:left w:val="nil"/>
              <w:bottom w:val="nil"/>
              <w:right w:val="nil"/>
            </w:tcBorders>
            <w:shd w:val="clear" w:color="auto" w:fill="auto"/>
            <w:vAlign w:val="center"/>
            <w:hideMark/>
          </w:tcPr>
          <w:p w14:paraId="7BCE7E6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3BD416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527F5B8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13</w:t>
            </w:r>
          </w:p>
        </w:tc>
        <w:tc>
          <w:tcPr>
            <w:tcW w:w="1360" w:type="dxa"/>
            <w:tcBorders>
              <w:top w:val="nil"/>
              <w:left w:val="nil"/>
              <w:bottom w:val="nil"/>
              <w:right w:val="nil"/>
            </w:tcBorders>
            <w:shd w:val="clear" w:color="auto" w:fill="auto"/>
            <w:vAlign w:val="center"/>
            <w:hideMark/>
          </w:tcPr>
          <w:p w14:paraId="7AE7526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0.68</w:t>
            </w:r>
          </w:p>
        </w:tc>
      </w:tr>
      <w:tr w:rsidR="00D4637C" w:rsidRPr="00D4637C" w14:paraId="4DF10079" w14:textId="77777777" w:rsidTr="00D4637C">
        <w:trPr>
          <w:trHeight w:val="288"/>
        </w:trPr>
        <w:tc>
          <w:tcPr>
            <w:tcW w:w="1580" w:type="dxa"/>
            <w:tcBorders>
              <w:top w:val="nil"/>
              <w:left w:val="nil"/>
              <w:bottom w:val="nil"/>
              <w:right w:val="nil"/>
            </w:tcBorders>
            <w:shd w:val="clear" w:color="auto" w:fill="auto"/>
            <w:vAlign w:val="center"/>
            <w:hideMark/>
          </w:tcPr>
          <w:p w14:paraId="2B3A717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7C20EC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1629623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4CAAC26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0.32</w:t>
            </w:r>
          </w:p>
        </w:tc>
      </w:tr>
      <w:tr w:rsidR="00D4637C" w:rsidRPr="00D4637C" w14:paraId="5BDCB7AB" w14:textId="77777777" w:rsidTr="00D4637C">
        <w:trPr>
          <w:trHeight w:val="288"/>
        </w:trPr>
        <w:tc>
          <w:tcPr>
            <w:tcW w:w="1580" w:type="dxa"/>
            <w:tcBorders>
              <w:top w:val="nil"/>
              <w:left w:val="nil"/>
              <w:bottom w:val="nil"/>
              <w:right w:val="nil"/>
            </w:tcBorders>
            <w:shd w:val="clear" w:color="auto" w:fill="auto"/>
            <w:vAlign w:val="center"/>
            <w:hideMark/>
          </w:tcPr>
          <w:p w14:paraId="31AC02F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2EFB86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025E918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12</w:t>
            </w:r>
          </w:p>
        </w:tc>
        <w:tc>
          <w:tcPr>
            <w:tcW w:w="1360" w:type="dxa"/>
            <w:tcBorders>
              <w:top w:val="nil"/>
              <w:left w:val="nil"/>
              <w:bottom w:val="nil"/>
              <w:right w:val="nil"/>
            </w:tcBorders>
            <w:shd w:val="clear" w:color="auto" w:fill="auto"/>
            <w:vAlign w:val="center"/>
            <w:hideMark/>
          </w:tcPr>
          <w:p w14:paraId="01029A0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0.63</w:t>
            </w:r>
          </w:p>
        </w:tc>
      </w:tr>
      <w:tr w:rsidR="00D4637C" w:rsidRPr="00D4637C" w14:paraId="27080FC3" w14:textId="77777777" w:rsidTr="00D4637C">
        <w:trPr>
          <w:trHeight w:val="288"/>
        </w:trPr>
        <w:tc>
          <w:tcPr>
            <w:tcW w:w="1580" w:type="dxa"/>
            <w:tcBorders>
              <w:top w:val="nil"/>
              <w:left w:val="nil"/>
              <w:bottom w:val="nil"/>
              <w:right w:val="nil"/>
            </w:tcBorders>
            <w:shd w:val="clear" w:color="auto" w:fill="auto"/>
            <w:vAlign w:val="center"/>
            <w:hideMark/>
          </w:tcPr>
          <w:p w14:paraId="3D7F0E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4E6AACD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6D74E16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w:t>
            </w:r>
          </w:p>
        </w:tc>
        <w:tc>
          <w:tcPr>
            <w:tcW w:w="1360" w:type="dxa"/>
            <w:tcBorders>
              <w:top w:val="nil"/>
              <w:left w:val="nil"/>
              <w:bottom w:val="nil"/>
              <w:right w:val="nil"/>
            </w:tcBorders>
            <w:shd w:val="clear" w:color="auto" w:fill="auto"/>
            <w:vAlign w:val="center"/>
            <w:hideMark/>
          </w:tcPr>
          <w:p w14:paraId="37F758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0.37</w:t>
            </w:r>
          </w:p>
        </w:tc>
      </w:tr>
      <w:tr w:rsidR="00D4637C" w:rsidRPr="00D4637C" w14:paraId="4B0D6B05" w14:textId="77777777" w:rsidTr="00D4637C">
        <w:trPr>
          <w:trHeight w:val="276"/>
        </w:trPr>
        <w:tc>
          <w:tcPr>
            <w:tcW w:w="1580" w:type="dxa"/>
            <w:tcBorders>
              <w:top w:val="nil"/>
              <w:left w:val="nil"/>
              <w:bottom w:val="nil"/>
              <w:right w:val="nil"/>
            </w:tcBorders>
            <w:shd w:val="clear" w:color="auto" w:fill="auto"/>
            <w:vAlign w:val="center"/>
            <w:hideMark/>
          </w:tcPr>
          <w:p w14:paraId="7B516E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7DFE7E5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274280C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3D53987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0.43</w:t>
            </w:r>
          </w:p>
        </w:tc>
      </w:tr>
      <w:tr w:rsidR="00D4637C" w:rsidRPr="00D4637C" w14:paraId="79AD56E8" w14:textId="77777777" w:rsidTr="00D4637C">
        <w:trPr>
          <w:trHeight w:val="348"/>
        </w:trPr>
        <w:tc>
          <w:tcPr>
            <w:tcW w:w="1580" w:type="dxa"/>
            <w:tcBorders>
              <w:top w:val="nil"/>
              <w:left w:val="nil"/>
              <w:bottom w:val="nil"/>
              <w:right w:val="nil"/>
            </w:tcBorders>
            <w:shd w:val="clear" w:color="auto" w:fill="auto"/>
            <w:vAlign w:val="center"/>
            <w:hideMark/>
          </w:tcPr>
          <w:p w14:paraId="5CCF6B7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1C5AAD7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5DBD840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w:t>
            </w:r>
          </w:p>
        </w:tc>
        <w:tc>
          <w:tcPr>
            <w:tcW w:w="1360" w:type="dxa"/>
            <w:tcBorders>
              <w:top w:val="nil"/>
              <w:left w:val="nil"/>
              <w:bottom w:val="nil"/>
              <w:right w:val="nil"/>
            </w:tcBorders>
            <w:shd w:val="clear" w:color="auto" w:fill="auto"/>
            <w:vAlign w:val="center"/>
            <w:hideMark/>
          </w:tcPr>
          <w:p w14:paraId="4A7EB33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0.57</w:t>
            </w:r>
          </w:p>
        </w:tc>
      </w:tr>
      <w:tr w:rsidR="00D4637C" w:rsidRPr="00D4637C" w14:paraId="23C40B71" w14:textId="77777777" w:rsidTr="00D4637C">
        <w:trPr>
          <w:trHeight w:val="288"/>
        </w:trPr>
        <w:tc>
          <w:tcPr>
            <w:tcW w:w="1580" w:type="dxa"/>
            <w:tcBorders>
              <w:top w:val="nil"/>
              <w:left w:val="nil"/>
              <w:bottom w:val="nil"/>
              <w:right w:val="nil"/>
            </w:tcBorders>
            <w:shd w:val="clear" w:color="auto" w:fill="auto"/>
            <w:vAlign w:val="center"/>
            <w:hideMark/>
          </w:tcPr>
          <w:p w14:paraId="09EC090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3F2235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E6FC87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w:t>
            </w:r>
          </w:p>
        </w:tc>
        <w:tc>
          <w:tcPr>
            <w:tcW w:w="1360" w:type="dxa"/>
            <w:tcBorders>
              <w:top w:val="nil"/>
              <w:left w:val="nil"/>
              <w:bottom w:val="nil"/>
              <w:right w:val="nil"/>
            </w:tcBorders>
            <w:shd w:val="clear" w:color="auto" w:fill="auto"/>
            <w:vAlign w:val="center"/>
            <w:hideMark/>
          </w:tcPr>
          <w:p w14:paraId="416A3D7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0.64</w:t>
            </w:r>
          </w:p>
        </w:tc>
      </w:tr>
      <w:tr w:rsidR="00D4637C" w:rsidRPr="00D4637C" w14:paraId="1C95742E" w14:textId="77777777" w:rsidTr="00D4637C">
        <w:trPr>
          <w:trHeight w:val="288"/>
        </w:trPr>
        <w:tc>
          <w:tcPr>
            <w:tcW w:w="1580" w:type="dxa"/>
            <w:tcBorders>
              <w:top w:val="nil"/>
              <w:left w:val="nil"/>
              <w:bottom w:val="nil"/>
              <w:right w:val="nil"/>
            </w:tcBorders>
            <w:shd w:val="clear" w:color="auto" w:fill="auto"/>
            <w:vAlign w:val="center"/>
            <w:hideMark/>
          </w:tcPr>
          <w:p w14:paraId="32F7BD6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6529D99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118DEA3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0C5E66A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0.36</w:t>
            </w:r>
          </w:p>
        </w:tc>
      </w:tr>
      <w:tr w:rsidR="00D4637C" w:rsidRPr="00D4637C" w14:paraId="59627C72" w14:textId="77777777" w:rsidTr="00D4637C">
        <w:trPr>
          <w:trHeight w:val="288"/>
        </w:trPr>
        <w:tc>
          <w:tcPr>
            <w:tcW w:w="1580" w:type="dxa"/>
            <w:tcBorders>
              <w:top w:val="nil"/>
              <w:left w:val="nil"/>
              <w:bottom w:val="nil"/>
              <w:right w:val="nil"/>
            </w:tcBorders>
            <w:shd w:val="clear" w:color="auto" w:fill="auto"/>
            <w:vAlign w:val="center"/>
            <w:hideMark/>
          </w:tcPr>
          <w:p w14:paraId="2C96DC2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3289B7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8605DD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53FE2F1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0.44</w:t>
            </w:r>
          </w:p>
        </w:tc>
      </w:tr>
      <w:tr w:rsidR="00D4637C" w:rsidRPr="00D4637C" w14:paraId="2D22C71E" w14:textId="77777777" w:rsidTr="00D4637C">
        <w:trPr>
          <w:trHeight w:val="288"/>
        </w:trPr>
        <w:tc>
          <w:tcPr>
            <w:tcW w:w="1580" w:type="dxa"/>
            <w:tcBorders>
              <w:top w:val="nil"/>
              <w:left w:val="nil"/>
              <w:bottom w:val="nil"/>
              <w:right w:val="nil"/>
            </w:tcBorders>
            <w:shd w:val="clear" w:color="auto" w:fill="auto"/>
            <w:vAlign w:val="center"/>
            <w:hideMark/>
          </w:tcPr>
          <w:p w14:paraId="324D067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4FFEEA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0185DB8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0742EA4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0.56</w:t>
            </w:r>
          </w:p>
        </w:tc>
      </w:tr>
      <w:tr w:rsidR="00D4637C" w:rsidRPr="00D4637C" w14:paraId="24A98DE8" w14:textId="77777777" w:rsidTr="00D4637C">
        <w:trPr>
          <w:trHeight w:val="288"/>
        </w:trPr>
        <w:tc>
          <w:tcPr>
            <w:tcW w:w="1580" w:type="dxa"/>
            <w:tcBorders>
              <w:top w:val="nil"/>
              <w:left w:val="nil"/>
              <w:bottom w:val="nil"/>
              <w:right w:val="nil"/>
            </w:tcBorders>
            <w:shd w:val="clear" w:color="auto" w:fill="auto"/>
            <w:vAlign w:val="center"/>
            <w:hideMark/>
          </w:tcPr>
          <w:p w14:paraId="2A3D8BA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162334E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5FB1A9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DBD5D1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0.60</w:t>
            </w:r>
          </w:p>
        </w:tc>
      </w:tr>
      <w:tr w:rsidR="00D4637C" w:rsidRPr="00D4637C" w14:paraId="2EF85692" w14:textId="77777777" w:rsidTr="00D4637C">
        <w:trPr>
          <w:trHeight w:val="288"/>
        </w:trPr>
        <w:tc>
          <w:tcPr>
            <w:tcW w:w="1580" w:type="dxa"/>
            <w:tcBorders>
              <w:top w:val="nil"/>
              <w:left w:val="nil"/>
              <w:bottom w:val="nil"/>
              <w:right w:val="nil"/>
            </w:tcBorders>
            <w:shd w:val="clear" w:color="auto" w:fill="auto"/>
            <w:vAlign w:val="center"/>
            <w:hideMark/>
          </w:tcPr>
          <w:p w14:paraId="17B5C07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32A678F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377C6C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3B5109F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0.40</w:t>
            </w:r>
          </w:p>
        </w:tc>
      </w:tr>
      <w:tr w:rsidR="00D4637C" w:rsidRPr="00D4637C" w14:paraId="68F24EFA" w14:textId="77777777" w:rsidTr="00D4637C">
        <w:trPr>
          <w:trHeight w:val="336"/>
        </w:trPr>
        <w:tc>
          <w:tcPr>
            <w:tcW w:w="1580" w:type="dxa"/>
            <w:tcBorders>
              <w:top w:val="nil"/>
              <w:left w:val="nil"/>
              <w:bottom w:val="nil"/>
              <w:right w:val="nil"/>
            </w:tcBorders>
            <w:shd w:val="clear" w:color="auto" w:fill="auto"/>
            <w:vAlign w:val="center"/>
            <w:hideMark/>
          </w:tcPr>
          <w:p w14:paraId="081DF2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7FFE8B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33F652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121920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0.40</w:t>
            </w:r>
          </w:p>
        </w:tc>
      </w:tr>
      <w:tr w:rsidR="00D4637C" w:rsidRPr="00D4637C" w14:paraId="4949B929" w14:textId="77777777" w:rsidTr="00D4637C">
        <w:trPr>
          <w:trHeight w:val="348"/>
        </w:trPr>
        <w:tc>
          <w:tcPr>
            <w:tcW w:w="1580" w:type="dxa"/>
            <w:tcBorders>
              <w:top w:val="nil"/>
              <w:left w:val="nil"/>
              <w:bottom w:val="nil"/>
              <w:right w:val="nil"/>
            </w:tcBorders>
            <w:shd w:val="clear" w:color="auto" w:fill="auto"/>
            <w:vAlign w:val="center"/>
            <w:hideMark/>
          </w:tcPr>
          <w:p w14:paraId="32CCC77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750D7A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211E58A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243CBDC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0.60</w:t>
            </w:r>
          </w:p>
        </w:tc>
      </w:tr>
      <w:tr w:rsidR="00D4637C" w:rsidRPr="00D4637C" w14:paraId="1D27A595" w14:textId="77777777" w:rsidTr="00D4637C">
        <w:trPr>
          <w:trHeight w:val="288"/>
        </w:trPr>
        <w:tc>
          <w:tcPr>
            <w:tcW w:w="1580" w:type="dxa"/>
            <w:tcBorders>
              <w:top w:val="nil"/>
              <w:left w:val="nil"/>
              <w:bottom w:val="nil"/>
              <w:right w:val="nil"/>
            </w:tcBorders>
            <w:shd w:val="clear" w:color="auto" w:fill="auto"/>
            <w:vAlign w:val="center"/>
            <w:hideMark/>
          </w:tcPr>
          <w:p w14:paraId="2C513E6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43D2B29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051AB3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6C769B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0.50</w:t>
            </w:r>
          </w:p>
        </w:tc>
      </w:tr>
      <w:tr w:rsidR="00D4637C" w:rsidRPr="00D4637C" w14:paraId="551F5A38" w14:textId="77777777" w:rsidTr="00D4637C">
        <w:trPr>
          <w:trHeight w:val="288"/>
        </w:trPr>
        <w:tc>
          <w:tcPr>
            <w:tcW w:w="1580" w:type="dxa"/>
            <w:tcBorders>
              <w:top w:val="nil"/>
              <w:left w:val="nil"/>
              <w:bottom w:val="nil"/>
              <w:right w:val="nil"/>
            </w:tcBorders>
            <w:shd w:val="clear" w:color="auto" w:fill="auto"/>
            <w:vAlign w:val="center"/>
            <w:hideMark/>
          </w:tcPr>
          <w:p w14:paraId="150806D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6FFB4B6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1688C4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17F2B53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0.50</w:t>
            </w:r>
          </w:p>
        </w:tc>
      </w:tr>
      <w:tr w:rsidR="00D4637C" w:rsidRPr="00D4637C" w14:paraId="6CBE42D7" w14:textId="77777777" w:rsidTr="00D4637C">
        <w:trPr>
          <w:trHeight w:val="288"/>
        </w:trPr>
        <w:tc>
          <w:tcPr>
            <w:tcW w:w="1580" w:type="dxa"/>
            <w:tcBorders>
              <w:top w:val="nil"/>
              <w:left w:val="nil"/>
              <w:bottom w:val="nil"/>
              <w:right w:val="nil"/>
            </w:tcBorders>
            <w:shd w:val="clear" w:color="auto" w:fill="auto"/>
            <w:vAlign w:val="center"/>
            <w:hideMark/>
          </w:tcPr>
          <w:p w14:paraId="2ED502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3CD22CE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61295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720CB66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661C2825" w14:textId="77777777" w:rsidTr="00D4637C">
        <w:trPr>
          <w:trHeight w:val="288"/>
        </w:trPr>
        <w:tc>
          <w:tcPr>
            <w:tcW w:w="1580" w:type="dxa"/>
            <w:tcBorders>
              <w:top w:val="nil"/>
              <w:left w:val="nil"/>
              <w:bottom w:val="nil"/>
              <w:right w:val="nil"/>
            </w:tcBorders>
            <w:shd w:val="clear" w:color="auto" w:fill="auto"/>
            <w:vAlign w:val="center"/>
            <w:hideMark/>
          </w:tcPr>
          <w:p w14:paraId="5A171F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442332C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55FD7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18CC065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00AFE412" w14:textId="77777777" w:rsidTr="00D4637C">
        <w:trPr>
          <w:trHeight w:val="288"/>
        </w:trPr>
        <w:tc>
          <w:tcPr>
            <w:tcW w:w="1580" w:type="dxa"/>
            <w:tcBorders>
              <w:top w:val="nil"/>
              <w:left w:val="nil"/>
              <w:bottom w:val="nil"/>
              <w:right w:val="nil"/>
            </w:tcBorders>
            <w:shd w:val="clear" w:color="auto" w:fill="auto"/>
            <w:vAlign w:val="center"/>
            <w:hideMark/>
          </w:tcPr>
          <w:p w14:paraId="613D0C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7E24BE4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single" w:sz="4" w:space="0" w:color="auto"/>
              <w:right w:val="nil"/>
            </w:tcBorders>
            <w:shd w:val="clear" w:color="auto" w:fill="auto"/>
            <w:vAlign w:val="center"/>
            <w:hideMark/>
          </w:tcPr>
          <w:p w14:paraId="62A3904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37E253A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bl>
    <w:p w14:paraId="2DCB2546" w14:textId="2A5A80EC" w:rsidR="00D4637C" w:rsidRPr="00D4637C" w:rsidRDefault="00D4637C" w:rsidP="00D4637C">
      <w:pPr>
        <w:ind w:firstLine="0"/>
        <w:rPr>
          <w:i/>
          <w:iCs/>
        </w:rPr>
      </w:pPr>
      <w:r w:rsidRPr="00D4637C">
        <w:rPr>
          <w:i/>
          <w:iCs/>
        </w:rPr>
        <w:lastRenderedPageBreak/>
        <w:t xml:space="preserve">Appendix 1. </w:t>
      </w:r>
      <w:proofErr w:type="spellStart"/>
      <w:r w:rsidRPr="00D4637C">
        <w:rPr>
          <w:i/>
          <w:iCs/>
        </w:rPr>
        <w:t>continued</w:t>
      </w:r>
      <w:proofErr w:type="spellEnd"/>
    </w:p>
    <w:tbl>
      <w:tblPr>
        <w:tblW w:w="8440" w:type="dxa"/>
        <w:tblCellMar>
          <w:left w:w="70" w:type="dxa"/>
          <w:right w:w="70" w:type="dxa"/>
        </w:tblCellMar>
        <w:tblLook w:val="04A0" w:firstRow="1" w:lastRow="0" w:firstColumn="1" w:lastColumn="0" w:noHBand="0" w:noVBand="1"/>
      </w:tblPr>
      <w:tblGrid>
        <w:gridCol w:w="1580"/>
        <w:gridCol w:w="4540"/>
        <w:gridCol w:w="960"/>
        <w:gridCol w:w="1360"/>
      </w:tblGrid>
      <w:tr w:rsidR="00D4637C" w:rsidRPr="00D4637C" w14:paraId="739C74C5" w14:textId="77777777" w:rsidTr="00D4637C">
        <w:trPr>
          <w:trHeight w:val="288"/>
        </w:trPr>
        <w:tc>
          <w:tcPr>
            <w:tcW w:w="1580" w:type="dxa"/>
            <w:tcBorders>
              <w:top w:val="nil"/>
              <w:left w:val="nil"/>
              <w:bottom w:val="nil"/>
              <w:right w:val="nil"/>
            </w:tcBorders>
            <w:shd w:val="clear" w:color="auto" w:fill="auto"/>
            <w:vAlign w:val="center"/>
            <w:hideMark/>
          </w:tcPr>
          <w:p w14:paraId="76CD3511" w14:textId="3D2E2195"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vAlign w:val="center"/>
            <w:hideMark/>
          </w:tcPr>
          <w:p w14:paraId="3979C5AA"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age</w:t>
            </w:r>
            <w:proofErr w:type="spellEnd"/>
          </w:p>
        </w:tc>
        <w:tc>
          <w:tcPr>
            <w:tcW w:w="960" w:type="dxa"/>
            <w:tcBorders>
              <w:top w:val="nil"/>
              <w:left w:val="nil"/>
              <w:bottom w:val="nil"/>
              <w:right w:val="nil"/>
            </w:tcBorders>
            <w:shd w:val="clear" w:color="auto" w:fill="auto"/>
            <w:vAlign w:val="center"/>
            <w:hideMark/>
          </w:tcPr>
          <w:p w14:paraId="0FA0CCC6"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26DC7C62"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5F4DF7D0" w14:textId="77777777" w:rsidTr="00D4637C">
        <w:trPr>
          <w:trHeight w:val="288"/>
        </w:trPr>
        <w:tc>
          <w:tcPr>
            <w:tcW w:w="1580" w:type="dxa"/>
            <w:tcBorders>
              <w:top w:val="nil"/>
              <w:left w:val="nil"/>
              <w:bottom w:val="nil"/>
              <w:right w:val="nil"/>
            </w:tcBorders>
            <w:shd w:val="clear" w:color="auto" w:fill="auto"/>
            <w:vAlign w:val="center"/>
            <w:hideMark/>
          </w:tcPr>
          <w:p w14:paraId="54389A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1A7CF7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472C962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44.03</w:t>
            </w:r>
          </w:p>
        </w:tc>
        <w:tc>
          <w:tcPr>
            <w:tcW w:w="1360" w:type="dxa"/>
            <w:tcBorders>
              <w:top w:val="nil"/>
              <w:left w:val="nil"/>
              <w:bottom w:val="nil"/>
              <w:right w:val="nil"/>
            </w:tcBorders>
            <w:shd w:val="clear" w:color="auto" w:fill="auto"/>
            <w:vAlign w:val="center"/>
            <w:hideMark/>
          </w:tcPr>
          <w:p w14:paraId="1488CD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6.72</w:t>
            </w:r>
          </w:p>
        </w:tc>
      </w:tr>
      <w:tr w:rsidR="00D4637C" w:rsidRPr="00D4637C" w14:paraId="59150E1A" w14:textId="77777777" w:rsidTr="00D4637C">
        <w:trPr>
          <w:trHeight w:val="288"/>
        </w:trPr>
        <w:tc>
          <w:tcPr>
            <w:tcW w:w="1580" w:type="dxa"/>
            <w:tcBorders>
              <w:top w:val="nil"/>
              <w:left w:val="nil"/>
              <w:bottom w:val="nil"/>
              <w:right w:val="nil"/>
            </w:tcBorders>
            <w:shd w:val="clear" w:color="auto" w:fill="auto"/>
            <w:vAlign w:val="center"/>
            <w:hideMark/>
          </w:tcPr>
          <w:p w14:paraId="4D28DB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3380520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5CD738F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46.05</w:t>
            </w:r>
          </w:p>
        </w:tc>
        <w:tc>
          <w:tcPr>
            <w:tcW w:w="1360" w:type="dxa"/>
            <w:tcBorders>
              <w:top w:val="nil"/>
              <w:left w:val="nil"/>
              <w:bottom w:val="nil"/>
              <w:right w:val="nil"/>
            </w:tcBorders>
            <w:shd w:val="clear" w:color="auto" w:fill="auto"/>
            <w:vAlign w:val="center"/>
            <w:hideMark/>
          </w:tcPr>
          <w:p w14:paraId="47B07F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10.09</w:t>
            </w:r>
          </w:p>
        </w:tc>
      </w:tr>
      <w:tr w:rsidR="00D4637C" w:rsidRPr="00D4637C" w14:paraId="0A752C06" w14:textId="77777777" w:rsidTr="00D4637C">
        <w:trPr>
          <w:trHeight w:val="288"/>
        </w:trPr>
        <w:tc>
          <w:tcPr>
            <w:tcW w:w="1580" w:type="dxa"/>
            <w:tcBorders>
              <w:top w:val="nil"/>
              <w:left w:val="nil"/>
              <w:bottom w:val="nil"/>
              <w:right w:val="nil"/>
            </w:tcBorders>
            <w:shd w:val="clear" w:color="auto" w:fill="auto"/>
            <w:vAlign w:val="center"/>
            <w:hideMark/>
          </w:tcPr>
          <w:p w14:paraId="17CADA4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5C25BA8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2E719ED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44.79</w:t>
            </w:r>
          </w:p>
        </w:tc>
        <w:tc>
          <w:tcPr>
            <w:tcW w:w="1360" w:type="dxa"/>
            <w:tcBorders>
              <w:top w:val="nil"/>
              <w:left w:val="nil"/>
              <w:bottom w:val="nil"/>
              <w:right w:val="nil"/>
            </w:tcBorders>
            <w:shd w:val="clear" w:color="auto" w:fill="auto"/>
            <w:vAlign w:val="center"/>
            <w:hideMark/>
          </w:tcPr>
          <w:p w14:paraId="57E86B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7.84</w:t>
            </w:r>
          </w:p>
        </w:tc>
      </w:tr>
      <w:tr w:rsidR="00D4637C" w:rsidRPr="00D4637C" w14:paraId="7F38350A" w14:textId="77777777" w:rsidTr="00D4637C">
        <w:trPr>
          <w:trHeight w:val="288"/>
        </w:trPr>
        <w:tc>
          <w:tcPr>
            <w:tcW w:w="1580" w:type="dxa"/>
            <w:tcBorders>
              <w:top w:val="nil"/>
              <w:left w:val="nil"/>
              <w:bottom w:val="nil"/>
              <w:right w:val="nil"/>
            </w:tcBorders>
            <w:shd w:val="clear" w:color="auto" w:fill="auto"/>
            <w:vAlign w:val="center"/>
            <w:hideMark/>
          </w:tcPr>
          <w:p w14:paraId="4C26885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7D4876B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5FFF753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43.84</w:t>
            </w:r>
          </w:p>
        </w:tc>
        <w:tc>
          <w:tcPr>
            <w:tcW w:w="1360" w:type="dxa"/>
            <w:tcBorders>
              <w:top w:val="nil"/>
              <w:left w:val="nil"/>
              <w:bottom w:val="nil"/>
              <w:right w:val="nil"/>
            </w:tcBorders>
            <w:shd w:val="clear" w:color="auto" w:fill="auto"/>
            <w:vAlign w:val="center"/>
            <w:hideMark/>
          </w:tcPr>
          <w:p w14:paraId="6641A3D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10.16</w:t>
            </w:r>
          </w:p>
        </w:tc>
      </w:tr>
      <w:tr w:rsidR="00D4637C" w:rsidRPr="00D4637C" w14:paraId="69960B70" w14:textId="77777777" w:rsidTr="00D4637C">
        <w:trPr>
          <w:trHeight w:val="288"/>
        </w:trPr>
        <w:tc>
          <w:tcPr>
            <w:tcW w:w="1580" w:type="dxa"/>
            <w:tcBorders>
              <w:top w:val="nil"/>
              <w:left w:val="nil"/>
              <w:bottom w:val="nil"/>
              <w:right w:val="nil"/>
            </w:tcBorders>
            <w:shd w:val="clear" w:color="auto" w:fill="auto"/>
            <w:vAlign w:val="center"/>
            <w:hideMark/>
          </w:tcPr>
          <w:p w14:paraId="2A57C61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0456DA7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1306C71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47.14</w:t>
            </w:r>
          </w:p>
        </w:tc>
        <w:tc>
          <w:tcPr>
            <w:tcW w:w="1360" w:type="dxa"/>
            <w:tcBorders>
              <w:top w:val="nil"/>
              <w:left w:val="nil"/>
              <w:bottom w:val="nil"/>
              <w:right w:val="nil"/>
            </w:tcBorders>
            <w:shd w:val="clear" w:color="auto" w:fill="auto"/>
            <w:vAlign w:val="center"/>
            <w:hideMark/>
          </w:tcPr>
          <w:p w14:paraId="061187D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10.08</w:t>
            </w:r>
          </w:p>
        </w:tc>
      </w:tr>
      <w:tr w:rsidR="00D4637C" w:rsidRPr="00D4637C" w14:paraId="6B9F5C3E" w14:textId="77777777" w:rsidTr="00D4637C">
        <w:trPr>
          <w:trHeight w:val="288"/>
        </w:trPr>
        <w:tc>
          <w:tcPr>
            <w:tcW w:w="1580" w:type="dxa"/>
            <w:tcBorders>
              <w:top w:val="nil"/>
              <w:left w:val="nil"/>
              <w:bottom w:val="nil"/>
              <w:right w:val="nil"/>
            </w:tcBorders>
            <w:shd w:val="clear" w:color="auto" w:fill="auto"/>
            <w:vAlign w:val="center"/>
            <w:hideMark/>
          </w:tcPr>
          <w:p w14:paraId="3C41C5F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42538AD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1A0311B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38.36</w:t>
            </w:r>
          </w:p>
        </w:tc>
        <w:tc>
          <w:tcPr>
            <w:tcW w:w="1360" w:type="dxa"/>
            <w:tcBorders>
              <w:top w:val="nil"/>
              <w:left w:val="nil"/>
              <w:bottom w:val="nil"/>
              <w:right w:val="nil"/>
            </w:tcBorders>
            <w:shd w:val="clear" w:color="auto" w:fill="auto"/>
            <w:vAlign w:val="center"/>
            <w:hideMark/>
          </w:tcPr>
          <w:p w14:paraId="02CC1DC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6.99</w:t>
            </w:r>
          </w:p>
        </w:tc>
      </w:tr>
      <w:tr w:rsidR="00D4637C" w:rsidRPr="00D4637C" w14:paraId="4236092C" w14:textId="77777777" w:rsidTr="00D4637C">
        <w:trPr>
          <w:trHeight w:val="288"/>
        </w:trPr>
        <w:tc>
          <w:tcPr>
            <w:tcW w:w="1580" w:type="dxa"/>
            <w:tcBorders>
              <w:top w:val="nil"/>
              <w:left w:val="nil"/>
              <w:bottom w:val="nil"/>
              <w:right w:val="nil"/>
            </w:tcBorders>
            <w:shd w:val="clear" w:color="auto" w:fill="auto"/>
            <w:vAlign w:val="center"/>
            <w:hideMark/>
          </w:tcPr>
          <w:p w14:paraId="5BA2A78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0A01609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71E2B74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44.89</w:t>
            </w:r>
          </w:p>
        </w:tc>
        <w:tc>
          <w:tcPr>
            <w:tcW w:w="1360" w:type="dxa"/>
            <w:tcBorders>
              <w:top w:val="nil"/>
              <w:left w:val="nil"/>
              <w:bottom w:val="nil"/>
              <w:right w:val="nil"/>
            </w:tcBorders>
            <w:shd w:val="clear" w:color="auto" w:fill="auto"/>
            <w:vAlign w:val="center"/>
            <w:hideMark/>
          </w:tcPr>
          <w:p w14:paraId="219DEA6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7.99</w:t>
            </w:r>
          </w:p>
        </w:tc>
      </w:tr>
      <w:tr w:rsidR="00D4637C" w:rsidRPr="00D4637C" w14:paraId="016D95A1" w14:textId="77777777" w:rsidTr="00D4637C">
        <w:trPr>
          <w:trHeight w:val="288"/>
        </w:trPr>
        <w:tc>
          <w:tcPr>
            <w:tcW w:w="1580" w:type="dxa"/>
            <w:tcBorders>
              <w:top w:val="nil"/>
              <w:left w:val="nil"/>
              <w:bottom w:val="nil"/>
              <w:right w:val="nil"/>
            </w:tcBorders>
            <w:shd w:val="clear" w:color="auto" w:fill="auto"/>
            <w:vAlign w:val="center"/>
            <w:hideMark/>
          </w:tcPr>
          <w:p w14:paraId="2E0AA6B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69AA8A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4E81F10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46.80</w:t>
            </w:r>
          </w:p>
        </w:tc>
        <w:tc>
          <w:tcPr>
            <w:tcW w:w="1360" w:type="dxa"/>
            <w:tcBorders>
              <w:top w:val="nil"/>
              <w:left w:val="nil"/>
              <w:bottom w:val="nil"/>
              <w:right w:val="nil"/>
            </w:tcBorders>
            <w:shd w:val="clear" w:color="auto" w:fill="auto"/>
            <w:vAlign w:val="center"/>
            <w:hideMark/>
          </w:tcPr>
          <w:p w14:paraId="6A094A2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4.38</w:t>
            </w:r>
          </w:p>
        </w:tc>
      </w:tr>
      <w:tr w:rsidR="00D4637C" w:rsidRPr="00D4637C" w14:paraId="44B470C3" w14:textId="77777777" w:rsidTr="00D4637C">
        <w:trPr>
          <w:trHeight w:val="288"/>
        </w:trPr>
        <w:tc>
          <w:tcPr>
            <w:tcW w:w="1580" w:type="dxa"/>
            <w:tcBorders>
              <w:top w:val="nil"/>
              <w:left w:val="nil"/>
              <w:bottom w:val="nil"/>
              <w:right w:val="nil"/>
            </w:tcBorders>
            <w:shd w:val="clear" w:color="auto" w:fill="auto"/>
            <w:vAlign w:val="center"/>
            <w:hideMark/>
          </w:tcPr>
          <w:p w14:paraId="6411F9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209BF1A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19921AB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45.20</w:t>
            </w:r>
          </w:p>
        </w:tc>
        <w:tc>
          <w:tcPr>
            <w:tcW w:w="1360" w:type="dxa"/>
            <w:tcBorders>
              <w:top w:val="nil"/>
              <w:left w:val="nil"/>
              <w:bottom w:val="nil"/>
              <w:right w:val="nil"/>
            </w:tcBorders>
            <w:shd w:val="clear" w:color="auto" w:fill="auto"/>
            <w:vAlign w:val="center"/>
            <w:hideMark/>
          </w:tcPr>
          <w:p w14:paraId="151794C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8.26</w:t>
            </w:r>
          </w:p>
        </w:tc>
      </w:tr>
      <w:tr w:rsidR="00D4637C" w:rsidRPr="00D4637C" w14:paraId="3717BEEA" w14:textId="77777777" w:rsidTr="00D4637C">
        <w:trPr>
          <w:trHeight w:val="288"/>
        </w:trPr>
        <w:tc>
          <w:tcPr>
            <w:tcW w:w="1580" w:type="dxa"/>
            <w:tcBorders>
              <w:top w:val="nil"/>
              <w:left w:val="nil"/>
              <w:bottom w:val="nil"/>
              <w:right w:val="nil"/>
            </w:tcBorders>
            <w:shd w:val="clear" w:color="auto" w:fill="auto"/>
            <w:vAlign w:val="center"/>
            <w:hideMark/>
          </w:tcPr>
          <w:p w14:paraId="5956BF1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6FED651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014C02B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64.75</w:t>
            </w:r>
          </w:p>
        </w:tc>
        <w:tc>
          <w:tcPr>
            <w:tcW w:w="1360" w:type="dxa"/>
            <w:tcBorders>
              <w:top w:val="nil"/>
              <w:left w:val="nil"/>
              <w:bottom w:val="nil"/>
              <w:right w:val="nil"/>
            </w:tcBorders>
            <w:shd w:val="clear" w:color="auto" w:fill="auto"/>
            <w:vAlign w:val="center"/>
            <w:hideMark/>
          </w:tcPr>
          <w:p w14:paraId="5C11EF5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8.02</w:t>
            </w:r>
          </w:p>
        </w:tc>
      </w:tr>
      <w:tr w:rsidR="00D4637C" w:rsidRPr="00D4637C" w14:paraId="270BD46E" w14:textId="77777777" w:rsidTr="00D4637C">
        <w:trPr>
          <w:trHeight w:val="288"/>
        </w:trPr>
        <w:tc>
          <w:tcPr>
            <w:tcW w:w="1580" w:type="dxa"/>
            <w:tcBorders>
              <w:top w:val="nil"/>
              <w:left w:val="nil"/>
              <w:bottom w:val="nil"/>
              <w:right w:val="nil"/>
            </w:tcBorders>
            <w:shd w:val="clear" w:color="auto" w:fill="auto"/>
            <w:vAlign w:val="center"/>
            <w:hideMark/>
          </w:tcPr>
          <w:p w14:paraId="2503E1F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20FF803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04E78C0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42.33</w:t>
            </w:r>
          </w:p>
        </w:tc>
        <w:tc>
          <w:tcPr>
            <w:tcW w:w="1360" w:type="dxa"/>
            <w:tcBorders>
              <w:top w:val="nil"/>
              <w:left w:val="nil"/>
              <w:bottom w:val="nil"/>
              <w:right w:val="nil"/>
            </w:tcBorders>
            <w:shd w:val="clear" w:color="auto" w:fill="auto"/>
            <w:vAlign w:val="center"/>
            <w:hideMark/>
          </w:tcPr>
          <w:p w14:paraId="41F31F7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5.51</w:t>
            </w:r>
          </w:p>
        </w:tc>
      </w:tr>
      <w:tr w:rsidR="00D4637C" w:rsidRPr="00D4637C" w14:paraId="0542D408" w14:textId="77777777" w:rsidTr="00D4637C">
        <w:trPr>
          <w:trHeight w:val="288"/>
        </w:trPr>
        <w:tc>
          <w:tcPr>
            <w:tcW w:w="1580" w:type="dxa"/>
            <w:tcBorders>
              <w:top w:val="nil"/>
              <w:left w:val="nil"/>
              <w:bottom w:val="nil"/>
              <w:right w:val="nil"/>
            </w:tcBorders>
            <w:shd w:val="clear" w:color="auto" w:fill="auto"/>
            <w:vAlign w:val="center"/>
            <w:hideMark/>
          </w:tcPr>
          <w:p w14:paraId="0BE147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5C817EB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6EE67A8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52.33</w:t>
            </w:r>
          </w:p>
        </w:tc>
        <w:tc>
          <w:tcPr>
            <w:tcW w:w="1360" w:type="dxa"/>
            <w:tcBorders>
              <w:top w:val="nil"/>
              <w:left w:val="nil"/>
              <w:bottom w:val="nil"/>
              <w:right w:val="nil"/>
            </w:tcBorders>
            <w:shd w:val="clear" w:color="auto" w:fill="auto"/>
            <w:vAlign w:val="center"/>
            <w:hideMark/>
          </w:tcPr>
          <w:p w14:paraId="1AF6B32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7.57</w:t>
            </w:r>
          </w:p>
        </w:tc>
      </w:tr>
      <w:tr w:rsidR="00D4637C" w:rsidRPr="00D4637C" w14:paraId="63CF6BAA" w14:textId="77777777" w:rsidTr="00D4637C">
        <w:trPr>
          <w:trHeight w:val="288"/>
        </w:trPr>
        <w:tc>
          <w:tcPr>
            <w:tcW w:w="1580" w:type="dxa"/>
            <w:tcBorders>
              <w:top w:val="nil"/>
              <w:left w:val="nil"/>
              <w:bottom w:val="single" w:sz="4" w:space="0" w:color="auto"/>
              <w:right w:val="nil"/>
            </w:tcBorders>
            <w:shd w:val="clear" w:color="auto" w:fill="auto"/>
            <w:vAlign w:val="center"/>
            <w:hideMark/>
          </w:tcPr>
          <w:p w14:paraId="6FCCDE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2185379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single" w:sz="4" w:space="0" w:color="auto"/>
              <w:right w:val="nil"/>
            </w:tcBorders>
            <w:shd w:val="clear" w:color="auto" w:fill="auto"/>
            <w:vAlign w:val="center"/>
            <w:hideMark/>
          </w:tcPr>
          <w:p w14:paraId="0EB1FD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53.50</w:t>
            </w:r>
          </w:p>
        </w:tc>
        <w:tc>
          <w:tcPr>
            <w:tcW w:w="1360" w:type="dxa"/>
            <w:tcBorders>
              <w:top w:val="nil"/>
              <w:left w:val="nil"/>
              <w:bottom w:val="single" w:sz="4" w:space="0" w:color="auto"/>
              <w:right w:val="nil"/>
            </w:tcBorders>
            <w:shd w:val="clear" w:color="auto" w:fill="auto"/>
            <w:vAlign w:val="center"/>
            <w:hideMark/>
          </w:tcPr>
          <w:p w14:paraId="5D460F8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27.58</w:t>
            </w:r>
          </w:p>
        </w:tc>
      </w:tr>
      <w:tr w:rsidR="00D4637C" w:rsidRPr="00D4637C" w14:paraId="6B503CCF" w14:textId="77777777" w:rsidTr="00D4637C">
        <w:trPr>
          <w:trHeight w:val="288"/>
        </w:trPr>
        <w:tc>
          <w:tcPr>
            <w:tcW w:w="1580" w:type="dxa"/>
            <w:tcBorders>
              <w:top w:val="nil"/>
              <w:left w:val="nil"/>
              <w:bottom w:val="nil"/>
              <w:right w:val="nil"/>
            </w:tcBorders>
            <w:shd w:val="clear" w:color="auto" w:fill="auto"/>
            <w:vAlign w:val="center"/>
            <w:hideMark/>
          </w:tcPr>
          <w:p w14:paraId="276231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vAlign w:val="center"/>
            <w:hideMark/>
          </w:tcPr>
          <w:p w14:paraId="7D168AEF"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minority</w:t>
            </w:r>
            <w:proofErr w:type="spellEnd"/>
            <w:r w:rsidRPr="00D4637C">
              <w:rPr>
                <w:rFonts w:ascii="Cambria" w:eastAsia="Times New Roman" w:hAnsi="Cambria" w:cs="Calibri"/>
                <w:i/>
                <w:iCs/>
                <w:color w:val="000000"/>
                <w:lang w:eastAsia="nl-NL"/>
              </w:rPr>
              <w:t xml:space="preserve"> status</w:t>
            </w:r>
          </w:p>
        </w:tc>
        <w:tc>
          <w:tcPr>
            <w:tcW w:w="960" w:type="dxa"/>
            <w:tcBorders>
              <w:top w:val="nil"/>
              <w:left w:val="nil"/>
              <w:bottom w:val="nil"/>
              <w:right w:val="nil"/>
            </w:tcBorders>
            <w:shd w:val="clear" w:color="auto" w:fill="auto"/>
            <w:vAlign w:val="center"/>
            <w:hideMark/>
          </w:tcPr>
          <w:p w14:paraId="64DCDB6C"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07DAADF5"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1AB9B694" w14:textId="77777777" w:rsidTr="00D4637C">
        <w:trPr>
          <w:trHeight w:val="288"/>
        </w:trPr>
        <w:tc>
          <w:tcPr>
            <w:tcW w:w="1580" w:type="dxa"/>
            <w:tcBorders>
              <w:top w:val="nil"/>
              <w:left w:val="nil"/>
              <w:bottom w:val="nil"/>
              <w:right w:val="nil"/>
            </w:tcBorders>
            <w:shd w:val="clear" w:color="auto" w:fill="auto"/>
            <w:vAlign w:val="center"/>
            <w:hideMark/>
          </w:tcPr>
          <w:p w14:paraId="0039C2D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42F5874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6052A2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30</w:t>
            </w:r>
          </w:p>
        </w:tc>
        <w:tc>
          <w:tcPr>
            <w:tcW w:w="1360" w:type="dxa"/>
            <w:tcBorders>
              <w:top w:val="nil"/>
              <w:left w:val="nil"/>
              <w:bottom w:val="nil"/>
              <w:right w:val="nil"/>
            </w:tcBorders>
            <w:shd w:val="clear" w:color="auto" w:fill="auto"/>
            <w:vAlign w:val="center"/>
            <w:hideMark/>
          </w:tcPr>
          <w:p w14:paraId="5D3D7B8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0.91</w:t>
            </w:r>
          </w:p>
        </w:tc>
      </w:tr>
      <w:tr w:rsidR="00D4637C" w:rsidRPr="00D4637C" w14:paraId="55B7CB57" w14:textId="77777777" w:rsidTr="00D4637C">
        <w:trPr>
          <w:trHeight w:val="420"/>
        </w:trPr>
        <w:tc>
          <w:tcPr>
            <w:tcW w:w="1580" w:type="dxa"/>
            <w:tcBorders>
              <w:top w:val="nil"/>
              <w:left w:val="nil"/>
              <w:bottom w:val="nil"/>
              <w:right w:val="nil"/>
            </w:tcBorders>
            <w:shd w:val="clear" w:color="auto" w:fill="auto"/>
            <w:vAlign w:val="center"/>
            <w:hideMark/>
          </w:tcPr>
          <w:p w14:paraId="619E03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0607F72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AA25FC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4241146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1C02D13D" w14:textId="77777777" w:rsidTr="00D4637C">
        <w:trPr>
          <w:trHeight w:val="288"/>
        </w:trPr>
        <w:tc>
          <w:tcPr>
            <w:tcW w:w="1580" w:type="dxa"/>
            <w:tcBorders>
              <w:top w:val="nil"/>
              <w:left w:val="nil"/>
              <w:bottom w:val="nil"/>
              <w:right w:val="nil"/>
            </w:tcBorders>
            <w:shd w:val="clear" w:color="auto" w:fill="auto"/>
            <w:vAlign w:val="center"/>
            <w:hideMark/>
          </w:tcPr>
          <w:p w14:paraId="0700BD5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426CB2A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F0EC1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5413F0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0.95</w:t>
            </w:r>
          </w:p>
        </w:tc>
      </w:tr>
      <w:tr w:rsidR="00D4637C" w:rsidRPr="00D4637C" w14:paraId="75831502" w14:textId="77777777" w:rsidTr="00D4637C">
        <w:trPr>
          <w:trHeight w:val="396"/>
        </w:trPr>
        <w:tc>
          <w:tcPr>
            <w:tcW w:w="1580" w:type="dxa"/>
            <w:tcBorders>
              <w:top w:val="nil"/>
              <w:left w:val="nil"/>
              <w:bottom w:val="nil"/>
              <w:right w:val="nil"/>
            </w:tcBorders>
            <w:shd w:val="clear" w:color="auto" w:fill="auto"/>
            <w:vAlign w:val="center"/>
            <w:hideMark/>
          </w:tcPr>
          <w:p w14:paraId="3321E3F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3632FC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D1A2E2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50695F8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0.05</w:t>
            </w:r>
          </w:p>
        </w:tc>
      </w:tr>
      <w:tr w:rsidR="00D4637C" w:rsidRPr="00D4637C" w14:paraId="7780FF0F" w14:textId="77777777" w:rsidTr="00D4637C">
        <w:trPr>
          <w:trHeight w:val="324"/>
        </w:trPr>
        <w:tc>
          <w:tcPr>
            <w:tcW w:w="1580" w:type="dxa"/>
            <w:tcBorders>
              <w:top w:val="nil"/>
              <w:left w:val="nil"/>
              <w:bottom w:val="nil"/>
              <w:right w:val="nil"/>
            </w:tcBorders>
            <w:shd w:val="clear" w:color="auto" w:fill="auto"/>
            <w:vAlign w:val="center"/>
            <w:hideMark/>
          </w:tcPr>
          <w:p w14:paraId="40C9F2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1E746CB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37BF5A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18</w:t>
            </w:r>
          </w:p>
        </w:tc>
        <w:tc>
          <w:tcPr>
            <w:tcW w:w="1360" w:type="dxa"/>
            <w:tcBorders>
              <w:top w:val="nil"/>
              <w:left w:val="nil"/>
              <w:bottom w:val="nil"/>
              <w:right w:val="nil"/>
            </w:tcBorders>
            <w:shd w:val="clear" w:color="auto" w:fill="auto"/>
            <w:vAlign w:val="center"/>
            <w:hideMark/>
          </w:tcPr>
          <w:p w14:paraId="758B2E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0.95</w:t>
            </w:r>
          </w:p>
        </w:tc>
      </w:tr>
      <w:tr w:rsidR="00D4637C" w:rsidRPr="00D4637C" w14:paraId="4CD92744" w14:textId="77777777" w:rsidTr="00D4637C">
        <w:trPr>
          <w:trHeight w:val="348"/>
        </w:trPr>
        <w:tc>
          <w:tcPr>
            <w:tcW w:w="1580" w:type="dxa"/>
            <w:tcBorders>
              <w:top w:val="nil"/>
              <w:left w:val="nil"/>
              <w:bottom w:val="nil"/>
              <w:right w:val="nil"/>
            </w:tcBorders>
            <w:shd w:val="clear" w:color="auto" w:fill="auto"/>
            <w:vAlign w:val="center"/>
            <w:hideMark/>
          </w:tcPr>
          <w:p w14:paraId="2AC5DF3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0410B8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107DA5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3F5221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0.05</w:t>
            </w:r>
          </w:p>
        </w:tc>
      </w:tr>
      <w:tr w:rsidR="00D4637C" w:rsidRPr="00D4637C" w14:paraId="1F9C504D" w14:textId="77777777" w:rsidTr="00D4637C">
        <w:trPr>
          <w:trHeight w:val="396"/>
        </w:trPr>
        <w:tc>
          <w:tcPr>
            <w:tcW w:w="1580" w:type="dxa"/>
            <w:tcBorders>
              <w:top w:val="nil"/>
              <w:left w:val="nil"/>
              <w:bottom w:val="nil"/>
              <w:right w:val="nil"/>
            </w:tcBorders>
            <w:shd w:val="clear" w:color="auto" w:fill="auto"/>
            <w:vAlign w:val="center"/>
            <w:hideMark/>
          </w:tcPr>
          <w:p w14:paraId="41C43F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20BC965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DE0FBC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17</w:t>
            </w:r>
          </w:p>
        </w:tc>
        <w:tc>
          <w:tcPr>
            <w:tcW w:w="1360" w:type="dxa"/>
            <w:tcBorders>
              <w:top w:val="nil"/>
              <w:left w:val="nil"/>
              <w:bottom w:val="nil"/>
              <w:right w:val="nil"/>
            </w:tcBorders>
            <w:shd w:val="clear" w:color="auto" w:fill="auto"/>
            <w:vAlign w:val="center"/>
            <w:hideMark/>
          </w:tcPr>
          <w:p w14:paraId="3B2899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795A5D3C" w14:textId="77777777" w:rsidTr="00D4637C">
        <w:trPr>
          <w:trHeight w:val="312"/>
        </w:trPr>
        <w:tc>
          <w:tcPr>
            <w:tcW w:w="1580" w:type="dxa"/>
            <w:tcBorders>
              <w:top w:val="nil"/>
              <w:left w:val="nil"/>
              <w:bottom w:val="nil"/>
              <w:right w:val="nil"/>
            </w:tcBorders>
            <w:shd w:val="clear" w:color="auto" w:fill="auto"/>
            <w:vAlign w:val="center"/>
            <w:hideMark/>
          </w:tcPr>
          <w:p w14:paraId="4AC1544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75CA9A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89CE73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365F194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07CF007B" w14:textId="77777777" w:rsidTr="00D4637C">
        <w:trPr>
          <w:trHeight w:val="420"/>
        </w:trPr>
        <w:tc>
          <w:tcPr>
            <w:tcW w:w="1580" w:type="dxa"/>
            <w:tcBorders>
              <w:top w:val="nil"/>
              <w:left w:val="nil"/>
              <w:bottom w:val="nil"/>
              <w:right w:val="nil"/>
            </w:tcBorders>
            <w:shd w:val="clear" w:color="auto" w:fill="auto"/>
            <w:vAlign w:val="center"/>
            <w:hideMark/>
          </w:tcPr>
          <w:p w14:paraId="1AB7C4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1706C0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9168CC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11</w:t>
            </w:r>
          </w:p>
        </w:tc>
        <w:tc>
          <w:tcPr>
            <w:tcW w:w="1360" w:type="dxa"/>
            <w:tcBorders>
              <w:top w:val="nil"/>
              <w:left w:val="nil"/>
              <w:bottom w:val="nil"/>
              <w:right w:val="nil"/>
            </w:tcBorders>
            <w:shd w:val="clear" w:color="auto" w:fill="auto"/>
            <w:vAlign w:val="center"/>
            <w:hideMark/>
          </w:tcPr>
          <w:p w14:paraId="7123DC8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0.79</w:t>
            </w:r>
          </w:p>
        </w:tc>
      </w:tr>
      <w:tr w:rsidR="00D4637C" w:rsidRPr="00D4637C" w14:paraId="14DD3BC3" w14:textId="77777777" w:rsidTr="00D4637C">
        <w:trPr>
          <w:trHeight w:val="408"/>
        </w:trPr>
        <w:tc>
          <w:tcPr>
            <w:tcW w:w="1580" w:type="dxa"/>
            <w:tcBorders>
              <w:top w:val="nil"/>
              <w:left w:val="nil"/>
              <w:bottom w:val="nil"/>
              <w:right w:val="nil"/>
            </w:tcBorders>
            <w:shd w:val="clear" w:color="auto" w:fill="auto"/>
            <w:vAlign w:val="center"/>
            <w:hideMark/>
          </w:tcPr>
          <w:p w14:paraId="2B522A6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0A31825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2862240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580D64B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0.21</w:t>
            </w:r>
          </w:p>
        </w:tc>
      </w:tr>
      <w:tr w:rsidR="00D4637C" w:rsidRPr="00D4637C" w14:paraId="397BF6BC" w14:textId="77777777" w:rsidTr="00D4637C">
        <w:trPr>
          <w:trHeight w:val="432"/>
        </w:trPr>
        <w:tc>
          <w:tcPr>
            <w:tcW w:w="1580" w:type="dxa"/>
            <w:tcBorders>
              <w:top w:val="nil"/>
              <w:left w:val="nil"/>
              <w:bottom w:val="nil"/>
              <w:right w:val="nil"/>
            </w:tcBorders>
            <w:shd w:val="clear" w:color="auto" w:fill="auto"/>
            <w:vAlign w:val="center"/>
            <w:hideMark/>
          </w:tcPr>
          <w:p w14:paraId="064A70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70D13F3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2673EF5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12</w:t>
            </w:r>
          </w:p>
        </w:tc>
        <w:tc>
          <w:tcPr>
            <w:tcW w:w="1360" w:type="dxa"/>
            <w:tcBorders>
              <w:top w:val="nil"/>
              <w:left w:val="nil"/>
              <w:bottom w:val="nil"/>
              <w:right w:val="nil"/>
            </w:tcBorders>
            <w:shd w:val="clear" w:color="auto" w:fill="auto"/>
            <w:vAlign w:val="center"/>
            <w:hideMark/>
          </w:tcPr>
          <w:p w14:paraId="48B0961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0.86</w:t>
            </w:r>
          </w:p>
        </w:tc>
      </w:tr>
      <w:tr w:rsidR="00D4637C" w:rsidRPr="00D4637C" w14:paraId="3ABC2707" w14:textId="77777777" w:rsidTr="00D4637C">
        <w:trPr>
          <w:trHeight w:val="288"/>
        </w:trPr>
        <w:tc>
          <w:tcPr>
            <w:tcW w:w="1580" w:type="dxa"/>
            <w:tcBorders>
              <w:top w:val="nil"/>
              <w:left w:val="nil"/>
              <w:bottom w:val="nil"/>
              <w:right w:val="nil"/>
            </w:tcBorders>
            <w:shd w:val="clear" w:color="auto" w:fill="auto"/>
            <w:vAlign w:val="center"/>
            <w:hideMark/>
          </w:tcPr>
          <w:p w14:paraId="63B54B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3D0F4F9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0F6CDBE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5E3BE48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0.14</w:t>
            </w:r>
          </w:p>
        </w:tc>
      </w:tr>
      <w:tr w:rsidR="00D4637C" w:rsidRPr="00D4637C" w14:paraId="7B213AFA" w14:textId="77777777" w:rsidTr="00D4637C">
        <w:trPr>
          <w:trHeight w:val="312"/>
        </w:trPr>
        <w:tc>
          <w:tcPr>
            <w:tcW w:w="1580" w:type="dxa"/>
            <w:tcBorders>
              <w:top w:val="nil"/>
              <w:left w:val="nil"/>
              <w:bottom w:val="nil"/>
              <w:right w:val="nil"/>
            </w:tcBorders>
            <w:shd w:val="clear" w:color="auto" w:fill="auto"/>
            <w:vAlign w:val="center"/>
            <w:hideMark/>
          </w:tcPr>
          <w:p w14:paraId="5F3212A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1F028C1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3FC494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w:t>
            </w:r>
          </w:p>
        </w:tc>
        <w:tc>
          <w:tcPr>
            <w:tcW w:w="1360" w:type="dxa"/>
            <w:tcBorders>
              <w:top w:val="nil"/>
              <w:left w:val="nil"/>
              <w:bottom w:val="nil"/>
              <w:right w:val="nil"/>
            </w:tcBorders>
            <w:shd w:val="clear" w:color="auto" w:fill="auto"/>
            <w:vAlign w:val="center"/>
            <w:hideMark/>
          </w:tcPr>
          <w:p w14:paraId="739375F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6383A5A0" w14:textId="77777777" w:rsidTr="00D4637C">
        <w:trPr>
          <w:trHeight w:val="360"/>
        </w:trPr>
        <w:tc>
          <w:tcPr>
            <w:tcW w:w="1580" w:type="dxa"/>
            <w:tcBorders>
              <w:top w:val="nil"/>
              <w:left w:val="nil"/>
              <w:bottom w:val="nil"/>
              <w:right w:val="nil"/>
            </w:tcBorders>
            <w:shd w:val="clear" w:color="auto" w:fill="auto"/>
            <w:vAlign w:val="center"/>
            <w:hideMark/>
          </w:tcPr>
          <w:p w14:paraId="44E0762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72211D8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B76340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00B60FA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220A1CD7" w14:textId="77777777" w:rsidTr="00D4637C">
        <w:trPr>
          <w:trHeight w:val="360"/>
        </w:trPr>
        <w:tc>
          <w:tcPr>
            <w:tcW w:w="1580" w:type="dxa"/>
            <w:tcBorders>
              <w:top w:val="nil"/>
              <w:left w:val="nil"/>
              <w:bottom w:val="nil"/>
              <w:right w:val="nil"/>
            </w:tcBorders>
            <w:shd w:val="clear" w:color="auto" w:fill="auto"/>
            <w:vAlign w:val="center"/>
            <w:hideMark/>
          </w:tcPr>
          <w:p w14:paraId="4C75E62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620B7B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6D90979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5F141F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2A95C0D9" w14:textId="77777777" w:rsidTr="00D4637C">
        <w:trPr>
          <w:trHeight w:val="420"/>
        </w:trPr>
        <w:tc>
          <w:tcPr>
            <w:tcW w:w="1580" w:type="dxa"/>
            <w:tcBorders>
              <w:top w:val="nil"/>
              <w:left w:val="nil"/>
              <w:bottom w:val="nil"/>
              <w:right w:val="nil"/>
            </w:tcBorders>
            <w:shd w:val="clear" w:color="auto" w:fill="auto"/>
            <w:vAlign w:val="center"/>
            <w:hideMark/>
          </w:tcPr>
          <w:p w14:paraId="790130A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3DB5757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568A34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4A4DED4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017E909F" w14:textId="77777777" w:rsidTr="00D4637C">
        <w:trPr>
          <w:trHeight w:val="384"/>
        </w:trPr>
        <w:tc>
          <w:tcPr>
            <w:tcW w:w="1580" w:type="dxa"/>
            <w:tcBorders>
              <w:top w:val="nil"/>
              <w:left w:val="nil"/>
              <w:bottom w:val="nil"/>
              <w:right w:val="nil"/>
            </w:tcBorders>
            <w:shd w:val="clear" w:color="auto" w:fill="auto"/>
            <w:vAlign w:val="center"/>
            <w:hideMark/>
          </w:tcPr>
          <w:p w14:paraId="4E1413C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7348B0E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46B7A3C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0E12C79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656B30C2" w14:textId="77777777" w:rsidTr="00D4637C">
        <w:trPr>
          <w:trHeight w:val="504"/>
        </w:trPr>
        <w:tc>
          <w:tcPr>
            <w:tcW w:w="1580" w:type="dxa"/>
            <w:tcBorders>
              <w:top w:val="nil"/>
              <w:left w:val="nil"/>
              <w:bottom w:val="nil"/>
              <w:right w:val="nil"/>
            </w:tcBorders>
            <w:shd w:val="clear" w:color="auto" w:fill="auto"/>
            <w:vAlign w:val="center"/>
            <w:hideMark/>
          </w:tcPr>
          <w:p w14:paraId="6F7EC4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6D50F0A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52CDF3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57BB21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5E84EED2" w14:textId="77777777" w:rsidTr="00D4637C">
        <w:trPr>
          <w:trHeight w:val="312"/>
        </w:trPr>
        <w:tc>
          <w:tcPr>
            <w:tcW w:w="1580" w:type="dxa"/>
            <w:tcBorders>
              <w:top w:val="nil"/>
              <w:left w:val="nil"/>
              <w:bottom w:val="nil"/>
              <w:right w:val="nil"/>
            </w:tcBorders>
            <w:shd w:val="clear" w:color="auto" w:fill="auto"/>
            <w:vAlign w:val="center"/>
            <w:hideMark/>
          </w:tcPr>
          <w:p w14:paraId="5C3A62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46E5D6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A58944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33DA23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5EC79829" w14:textId="77777777" w:rsidTr="00D4637C">
        <w:trPr>
          <w:trHeight w:val="468"/>
        </w:trPr>
        <w:tc>
          <w:tcPr>
            <w:tcW w:w="1580" w:type="dxa"/>
            <w:tcBorders>
              <w:top w:val="nil"/>
              <w:left w:val="nil"/>
              <w:bottom w:val="single" w:sz="4" w:space="0" w:color="auto"/>
              <w:right w:val="nil"/>
            </w:tcBorders>
            <w:shd w:val="clear" w:color="auto" w:fill="auto"/>
            <w:vAlign w:val="center"/>
            <w:hideMark/>
          </w:tcPr>
          <w:p w14:paraId="2CCADC2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7D6BE92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single" w:sz="4" w:space="0" w:color="auto"/>
              <w:right w:val="nil"/>
            </w:tcBorders>
            <w:shd w:val="clear" w:color="auto" w:fill="auto"/>
            <w:vAlign w:val="center"/>
            <w:hideMark/>
          </w:tcPr>
          <w:p w14:paraId="2FDB7C9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1247926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bl>
    <w:p w14:paraId="3CD1FF2D" w14:textId="3BC2AB4C" w:rsidR="00D3005B" w:rsidRDefault="00D3005B">
      <w:pPr>
        <w:spacing w:line="276" w:lineRule="auto"/>
        <w:ind w:firstLine="0"/>
        <w:rPr>
          <w:iCs/>
          <w:lang w:val="en-GB"/>
        </w:rPr>
      </w:pPr>
      <w:r>
        <w:rPr>
          <w:iCs/>
          <w:lang w:val="en-GB"/>
        </w:rPr>
        <w:br w:type="page"/>
      </w:r>
    </w:p>
    <w:tbl>
      <w:tblPr>
        <w:tblW w:w="9160" w:type="dxa"/>
        <w:tblLook w:val="04A0" w:firstRow="1" w:lastRow="0" w:firstColumn="1" w:lastColumn="0" w:noHBand="0" w:noVBand="1"/>
      </w:tblPr>
      <w:tblGrid>
        <w:gridCol w:w="3400"/>
        <w:gridCol w:w="960"/>
        <w:gridCol w:w="960"/>
        <w:gridCol w:w="960"/>
        <w:gridCol w:w="960"/>
        <w:gridCol w:w="960"/>
        <w:gridCol w:w="960"/>
      </w:tblGrid>
      <w:tr w:rsidR="00703E88" w:rsidRPr="003166C0" w14:paraId="29D7D75F" w14:textId="77777777" w:rsidTr="00703E88">
        <w:trPr>
          <w:trHeight w:val="300"/>
        </w:trPr>
        <w:tc>
          <w:tcPr>
            <w:tcW w:w="9160" w:type="dxa"/>
            <w:gridSpan w:val="7"/>
            <w:tcBorders>
              <w:top w:val="nil"/>
              <w:left w:val="nil"/>
              <w:bottom w:val="single" w:sz="4" w:space="0" w:color="auto"/>
              <w:right w:val="nil"/>
            </w:tcBorders>
            <w:shd w:val="clear" w:color="auto" w:fill="auto"/>
            <w:noWrap/>
            <w:vAlign w:val="bottom"/>
            <w:hideMark/>
          </w:tcPr>
          <w:p w14:paraId="0FDCEF5F" w14:textId="432AD8A0" w:rsidR="00703E88" w:rsidRPr="0018618B" w:rsidRDefault="00703E88" w:rsidP="00703E88">
            <w:pPr>
              <w:spacing w:line="240" w:lineRule="auto"/>
              <w:ind w:firstLine="0"/>
              <w:rPr>
                <w:rFonts w:eastAsia="Times New Roman" w:cstheme="minorHAnsi"/>
                <w:color w:val="000000"/>
                <w:lang w:val="en-GB"/>
              </w:rPr>
            </w:pPr>
            <w:r w:rsidRPr="00CE336F">
              <w:rPr>
                <w:rFonts w:eastAsia="Times New Roman" w:cstheme="minorHAnsi"/>
                <w:b/>
                <w:bCs/>
                <w:color w:val="000000"/>
                <w:lang w:val="en-US"/>
              </w:rPr>
              <w:lastRenderedPageBreak/>
              <w:t>Appen</w:t>
            </w:r>
            <w:r w:rsidRPr="00761E79">
              <w:rPr>
                <w:rFonts w:eastAsia="Times New Roman" w:cstheme="minorHAnsi"/>
                <w:b/>
                <w:bCs/>
                <w:color w:val="000000"/>
                <w:lang w:val="en-GB"/>
              </w:rPr>
              <w:t>d</w:t>
            </w:r>
            <w:r w:rsidRPr="00CE336F">
              <w:rPr>
                <w:rFonts w:eastAsia="Times New Roman" w:cstheme="minorHAnsi"/>
                <w:b/>
                <w:bCs/>
                <w:color w:val="000000"/>
                <w:lang w:val="en-US"/>
              </w:rPr>
              <w:t>ix B.</w:t>
            </w:r>
            <w:r w:rsidRPr="00CE336F">
              <w:rPr>
                <w:rFonts w:eastAsia="Times New Roman" w:cstheme="minorHAnsi"/>
                <w:color w:val="000000"/>
                <w:lang w:val="en-US"/>
              </w:rPr>
              <w:t xml:space="preserve"> </w:t>
            </w:r>
            <w:r w:rsidR="0018618B">
              <w:rPr>
                <w:rFonts w:eastAsia="Times New Roman" w:cstheme="minorHAnsi"/>
                <w:color w:val="000000"/>
                <w:lang w:val="en-GB"/>
              </w:rPr>
              <w:t xml:space="preserve">Multiplex </w:t>
            </w:r>
            <w:proofErr w:type="spellStart"/>
            <w:r w:rsidR="0018618B">
              <w:rPr>
                <w:rFonts w:eastAsia="Times New Roman" w:cstheme="minorHAnsi"/>
                <w:color w:val="000000"/>
                <w:lang w:val="en-GB"/>
              </w:rPr>
              <w:t>RSiena</w:t>
            </w:r>
            <w:proofErr w:type="spellEnd"/>
            <w:r w:rsidR="0018618B">
              <w:rPr>
                <w:rFonts w:eastAsia="Times New Roman" w:cstheme="minorHAnsi"/>
                <w:color w:val="000000"/>
                <w:lang w:val="en-GB"/>
              </w:rPr>
              <w:t xml:space="preserve"> model to predict </w:t>
            </w:r>
            <w:r w:rsidR="00761E79">
              <w:rPr>
                <w:rFonts w:eastAsia="Times New Roman" w:cstheme="minorHAnsi"/>
                <w:color w:val="000000"/>
                <w:lang w:val="en-GB"/>
              </w:rPr>
              <w:t xml:space="preserve">twitter </w:t>
            </w:r>
            <w:r w:rsidR="0018618B">
              <w:rPr>
                <w:rFonts w:eastAsia="Times New Roman" w:cstheme="minorHAnsi"/>
                <w:color w:val="000000"/>
                <w:lang w:val="en-GB"/>
              </w:rPr>
              <w:t>relations among (147) Dutch MPs in 2017</w:t>
            </w:r>
            <w:r w:rsidR="00761E79">
              <w:rPr>
                <w:rFonts w:eastAsia="Times New Roman" w:cstheme="minorHAnsi"/>
                <w:color w:val="000000"/>
                <w:lang w:val="en-GB"/>
              </w:rPr>
              <w:t>: full results Model 1</w:t>
            </w:r>
          </w:p>
        </w:tc>
      </w:tr>
      <w:tr w:rsidR="00703E88" w:rsidRPr="00703E88" w14:paraId="1AEB068D" w14:textId="77777777" w:rsidTr="00703E88">
        <w:trPr>
          <w:trHeight w:val="300"/>
        </w:trPr>
        <w:tc>
          <w:tcPr>
            <w:tcW w:w="3400" w:type="dxa"/>
            <w:tcBorders>
              <w:top w:val="nil"/>
              <w:left w:val="nil"/>
              <w:bottom w:val="nil"/>
              <w:right w:val="nil"/>
            </w:tcBorders>
            <w:shd w:val="clear" w:color="auto" w:fill="auto"/>
            <w:noWrap/>
            <w:vAlign w:val="bottom"/>
            <w:hideMark/>
          </w:tcPr>
          <w:p w14:paraId="586E1267" w14:textId="77777777" w:rsidR="00703E88" w:rsidRPr="00CE336F" w:rsidRDefault="00703E88" w:rsidP="00703E88">
            <w:pPr>
              <w:spacing w:line="240" w:lineRule="auto"/>
              <w:ind w:firstLine="0"/>
              <w:rPr>
                <w:rFonts w:eastAsia="Times New Roman" w:cstheme="minorHAnsi"/>
                <w:color w:val="000000"/>
                <w:lang w:val="en-US"/>
              </w:rPr>
            </w:pPr>
          </w:p>
        </w:tc>
        <w:tc>
          <w:tcPr>
            <w:tcW w:w="960" w:type="dxa"/>
            <w:tcBorders>
              <w:top w:val="nil"/>
              <w:left w:val="nil"/>
              <w:bottom w:val="nil"/>
              <w:right w:val="nil"/>
            </w:tcBorders>
            <w:shd w:val="clear" w:color="auto" w:fill="auto"/>
            <w:noWrap/>
            <w:vAlign w:val="bottom"/>
            <w:hideMark/>
          </w:tcPr>
          <w:p w14:paraId="11C4F0C8"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4B55E9B2"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se</w:t>
            </w:r>
          </w:p>
        </w:tc>
        <w:tc>
          <w:tcPr>
            <w:tcW w:w="960" w:type="dxa"/>
            <w:tcBorders>
              <w:top w:val="nil"/>
              <w:left w:val="nil"/>
              <w:bottom w:val="nil"/>
              <w:right w:val="nil"/>
            </w:tcBorders>
            <w:shd w:val="clear" w:color="auto" w:fill="auto"/>
            <w:noWrap/>
            <w:vAlign w:val="bottom"/>
            <w:hideMark/>
          </w:tcPr>
          <w:p w14:paraId="39F31E9E"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3EEA5BC8"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se</w:t>
            </w:r>
          </w:p>
        </w:tc>
        <w:tc>
          <w:tcPr>
            <w:tcW w:w="960" w:type="dxa"/>
            <w:tcBorders>
              <w:top w:val="nil"/>
              <w:left w:val="nil"/>
              <w:bottom w:val="nil"/>
              <w:right w:val="nil"/>
            </w:tcBorders>
            <w:shd w:val="clear" w:color="auto" w:fill="auto"/>
            <w:noWrap/>
            <w:vAlign w:val="bottom"/>
            <w:hideMark/>
          </w:tcPr>
          <w:p w14:paraId="3FCFCCF7"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21F6FA3F"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se</w:t>
            </w:r>
          </w:p>
        </w:tc>
      </w:tr>
      <w:tr w:rsidR="00703E88" w:rsidRPr="00703E88" w14:paraId="7C4CC8E4" w14:textId="77777777" w:rsidTr="00703E88">
        <w:trPr>
          <w:trHeight w:val="300"/>
        </w:trPr>
        <w:tc>
          <w:tcPr>
            <w:tcW w:w="3400" w:type="dxa"/>
            <w:tcBorders>
              <w:top w:val="nil"/>
              <w:left w:val="nil"/>
              <w:bottom w:val="single" w:sz="4" w:space="0" w:color="auto"/>
              <w:right w:val="nil"/>
            </w:tcBorders>
            <w:shd w:val="clear" w:color="auto" w:fill="auto"/>
            <w:noWrap/>
            <w:vAlign w:val="bottom"/>
            <w:hideMark/>
          </w:tcPr>
          <w:p w14:paraId="45670386"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 </w:t>
            </w:r>
          </w:p>
        </w:tc>
        <w:tc>
          <w:tcPr>
            <w:tcW w:w="1920" w:type="dxa"/>
            <w:gridSpan w:val="2"/>
            <w:tcBorders>
              <w:top w:val="nil"/>
              <w:left w:val="nil"/>
              <w:bottom w:val="single" w:sz="4" w:space="0" w:color="auto"/>
              <w:right w:val="nil"/>
            </w:tcBorders>
            <w:shd w:val="clear" w:color="auto" w:fill="auto"/>
            <w:noWrap/>
            <w:vAlign w:val="bottom"/>
            <w:hideMark/>
          </w:tcPr>
          <w:p w14:paraId="1BFEFD47" w14:textId="77777777" w:rsidR="00703E88" w:rsidRPr="00703E88" w:rsidRDefault="00703E88" w:rsidP="00703E88">
            <w:pPr>
              <w:spacing w:line="240" w:lineRule="auto"/>
              <w:ind w:firstLine="0"/>
              <w:jc w:val="center"/>
              <w:rPr>
                <w:rFonts w:eastAsia="Times New Roman" w:cstheme="minorHAnsi"/>
                <w:i/>
                <w:iCs/>
                <w:color w:val="000000"/>
              </w:rPr>
            </w:pPr>
            <w:r w:rsidRPr="00703E88">
              <w:rPr>
                <w:rFonts w:eastAsia="Times New Roman" w:cstheme="minorHAnsi"/>
                <w:i/>
                <w:iCs/>
                <w:color w:val="000000"/>
              </w:rPr>
              <w:t>following</w:t>
            </w:r>
          </w:p>
        </w:tc>
        <w:tc>
          <w:tcPr>
            <w:tcW w:w="1920" w:type="dxa"/>
            <w:gridSpan w:val="2"/>
            <w:tcBorders>
              <w:top w:val="nil"/>
              <w:left w:val="nil"/>
              <w:bottom w:val="single" w:sz="4" w:space="0" w:color="auto"/>
              <w:right w:val="nil"/>
            </w:tcBorders>
            <w:shd w:val="clear" w:color="auto" w:fill="auto"/>
            <w:vAlign w:val="center"/>
            <w:hideMark/>
          </w:tcPr>
          <w:p w14:paraId="20475F37" w14:textId="77777777" w:rsidR="00703E88" w:rsidRPr="00703E88" w:rsidRDefault="00703E88" w:rsidP="00703E88">
            <w:pPr>
              <w:spacing w:line="240" w:lineRule="auto"/>
              <w:ind w:firstLine="0"/>
              <w:jc w:val="center"/>
              <w:rPr>
                <w:rFonts w:eastAsia="Times New Roman" w:cstheme="minorHAnsi"/>
                <w:i/>
                <w:iCs/>
                <w:color w:val="000000"/>
              </w:rPr>
            </w:pPr>
            <w:r w:rsidRPr="00703E88">
              <w:rPr>
                <w:rFonts w:eastAsia="Times New Roman" w:cstheme="minorHAnsi"/>
                <w:i/>
                <w:iCs/>
                <w:color w:val="000000"/>
              </w:rPr>
              <w:t>@-mentions</w:t>
            </w:r>
          </w:p>
        </w:tc>
        <w:tc>
          <w:tcPr>
            <w:tcW w:w="1920" w:type="dxa"/>
            <w:gridSpan w:val="2"/>
            <w:tcBorders>
              <w:top w:val="nil"/>
              <w:left w:val="nil"/>
              <w:bottom w:val="single" w:sz="4" w:space="0" w:color="auto"/>
              <w:right w:val="nil"/>
            </w:tcBorders>
            <w:shd w:val="clear" w:color="auto" w:fill="auto"/>
            <w:vAlign w:val="center"/>
            <w:hideMark/>
          </w:tcPr>
          <w:p w14:paraId="6D1C9353" w14:textId="77777777" w:rsidR="00703E88" w:rsidRPr="00703E88" w:rsidRDefault="00703E88" w:rsidP="00703E88">
            <w:pPr>
              <w:spacing w:line="240" w:lineRule="auto"/>
              <w:ind w:firstLine="0"/>
              <w:jc w:val="center"/>
              <w:rPr>
                <w:rFonts w:eastAsia="Times New Roman" w:cstheme="minorHAnsi"/>
                <w:i/>
                <w:iCs/>
                <w:color w:val="000000"/>
              </w:rPr>
            </w:pPr>
            <w:r w:rsidRPr="00703E88">
              <w:rPr>
                <w:rFonts w:eastAsia="Times New Roman" w:cstheme="minorHAnsi"/>
                <w:i/>
                <w:iCs/>
                <w:color w:val="000000"/>
              </w:rPr>
              <w:t>retweets</w:t>
            </w:r>
          </w:p>
        </w:tc>
      </w:tr>
      <w:tr w:rsidR="00703E88" w:rsidRPr="00703E88" w14:paraId="176ED69E" w14:textId="77777777" w:rsidTr="00703E88">
        <w:trPr>
          <w:trHeight w:val="300"/>
        </w:trPr>
        <w:tc>
          <w:tcPr>
            <w:tcW w:w="3400" w:type="dxa"/>
            <w:tcBorders>
              <w:top w:val="nil"/>
              <w:left w:val="nil"/>
              <w:bottom w:val="nil"/>
              <w:right w:val="nil"/>
            </w:tcBorders>
            <w:shd w:val="clear" w:color="auto" w:fill="auto"/>
            <w:noWrap/>
            <w:vAlign w:val="bottom"/>
            <w:hideMark/>
          </w:tcPr>
          <w:p w14:paraId="28C3C8D8"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rate parameters</w:t>
            </w:r>
          </w:p>
        </w:tc>
        <w:tc>
          <w:tcPr>
            <w:tcW w:w="960" w:type="dxa"/>
            <w:tcBorders>
              <w:top w:val="nil"/>
              <w:left w:val="nil"/>
              <w:bottom w:val="nil"/>
              <w:right w:val="nil"/>
            </w:tcBorders>
            <w:shd w:val="clear" w:color="auto" w:fill="auto"/>
            <w:noWrap/>
            <w:vAlign w:val="bottom"/>
            <w:hideMark/>
          </w:tcPr>
          <w:p w14:paraId="79FCBD3D"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6FF4C4E5"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C326939"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4FB7610"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DED3328"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FD05C3A" w14:textId="77777777" w:rsidR="00703E88" w:rsidRPr="00703E88" w:rsidRDefault="00703E88" w:rsidP="00703E88">
            <w:pPr>
              <w:spacing w:line="240" w:lineRule="auto"/>
              <w:ind w:firstLine="0"/>
              <w:jc w:val="center"/>
              <w:rPr>
                <w:rFonts w:eastAsia="Times New Roman" w:cstheme="minorHAnsi"/>
                <w:sz w:val="20"/>
                <w:szCs w:val="20"/>
              </w:rPr>
            </w:pPr>
          </w:p>
        </w:tc>
      </w:tr>
      <w:tr w:rsidR="00703E88" w:rsidRPr="00703E88" w14:paraId="54C2C218" w14:textId="77777777" w:rsidTr="00703E88">
        <w:trPr>
          <w:trHeight w:val="300"/>
        </w:trPr>
        <w:tc>
          <w:tcPr>
            <w:tcW w:w="3400" w:type="dxa"/>
            <w:tcBorders>
              <w:top w:val="nil"/>
              <w:left w:val="nil"/>
              <w:bottom w:val="nil"/>
              <w:right w:val="nil"/>
            </w:tcBorders>
            <w:shd w:val="clear" w:color="auto" w:fill="auto"/>
            <w:vAlign w:val="center"/>
            <w:hideMark/>
          </w:tcPr>
          <w:p w14:paraId="122C320F" w14:textId="74615129" w:rsidR="00703E88" w:rsidRPr="0018618B" w:rsidRDefault="00703E88" w:rsidP="00703E88">
            <w:pPr>
              <w:spacing w:line="240" w:lineRule="auto"/>
              <w:ind w:firstLine="0"/>
              <w:rPr>
                <w:rFonts w:eastAsia="Times New Roman" w:cstheme="minorHAnsi"/>
                <w:color w:val="000000"/>
                <w:lang w:val="en-GB"/>
              </w:rPr>
            </w:pPr>
            <w:r w:rsidRPr="00703E88">
              <w:rPr>
                <w:rFonts w:eastAsia="Times New Roman" w:cstheme="minorHAnsi"/>
                <w:color w:val="000000"/>
              </w:rPr>
              <w:t>period 1</w:t>
            </w:r>
            <w:r w:rsidR="0018618B">
              <w:rPr>
                <w:rFonts w:eastAsia="Times New Roman" w:cstheme="minorHAnsi"/>
                <w:color w:val="000000"/>
                <w:lang w:val="en-GB"/>
              </w:rPr>
              <w:t xml:space="preserve"> </w:t>
            </w:r>
            <w:r w:rsidR="0018618B">
              <w:rPr>
                <w:bCs/>
                <w:lang w:val="en-US"/>
              </w:rPr>
              <w:t>(April – June)</w:t>
            </w:r>
          </w:p>
        </w:tc>
        <w:tc>
          <w:tcPr>
            <w:tcW w:w="960" w:type="dxa"/>
            <w:tcBorders>
              <w:top w:val="nil"/>
              <w:left w:val="nil"/>
              <w:bottom w:val="nil"/>
              <w:right w:val="nil"/>
            </w:tcBorders>
            <w:shd w:val="clear" w:color="auto" w:fill="auto"/>
            <w:vAlign w:val="center"/>
            <w:hideMark/>
          </w:tcPr>
          <w:p w14:paraId="448927F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4.626</w:t>
            </w:r>
          </w:p>
        </w:tc>
        <w:tc>
          <w:tcPr>
            <w:tcW w:w="960" w:type="dxa"/>
            <w:tcBorders>
              <w:top w:val="nil"/>
              <w:left w:val="nil"/>
              <w:bottom w:val="nil"/>
              <w:right w:val="nil"/>
            </w:tcBorders>
            <w:shd w:val="clear" w:color="auto" w:fill="auto"/>
            <w:vAlign w:val="center"/>
            <w:hideMark/>
          </w:tcPr>
          <w:p w14:paraId="5CCE0EC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0.293</w:t>
            </w:r>
          </w:p>
        </w:tc>
        <w:tc>
          <w:tcPr>
            <w:tcW w:w="960" w:type="dxa"/>
            <w:tcBorders>
              <w:top w:val="nil"/>
              <w:left w:val="nil"/>
              <w:bottom w:val="nil"/>
              <w:right w:val="nil"/>
            </w:tcBorders>
            <w:shd w:val="clear" w:color="auto" w:fill="auto"/>
            <w:vAlign w:val="center"/>
            <w:hideMark/>
          </w:tcPr>
          <w:p w14:paraId="681909E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66.540</w:t>
            </w:r>
          </w:p>
        </w:tc>
        <w:tc>
          <w:tcPr>
            <w:tcW w:w="960" w:type="dxa"/>
            <w:tcBorders>
              <w:top w:val="nil"/>
              <w:left w:val="nil"/>
              <w:bottom w:val="nil"/>
              <w:right w:val="nil"/>
            </w:tcBorders>
            <w:shd w:val="clear" w:color="auto" w:fill="auto"/>
            <w:vAlign w:val="center"/>
            <w:hideMark/>
          </w:tcPr>
          <w:p w14:paraId="239D020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48.362</w:t>
            </w:r>
          </w:p>
        </w:tc>
        <w:tc>
          <w:tcPr>
            <w:tcW w:w="960" w:type="dxa"/>
            <w:tcBorders>
              <w:top w:val="nil"/>
              <w:left w:val="nil"/>
              <w:bottom w:val="nil"/>
              <w:right w:val="nil"/>
            </w:tcBorders>
            <w:shd w:val="clear" w:color="auto" w:fill="auto"/>
            <w:vAlign w:val="center"/>
            <w:hideMark/>
          </w:tcPr>
          <w:p w14:paraId="5963F26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18.468</w:t>
            </w:r>
          </w:p>
        </w:tc>
        <w:tc>
          <w:tcPr>
            <w:tcW w:w="960" w:type="dxa"/>
            <w:tcBorders>
              <w:top w:val="nil"/>
              <w:left w:val="nil"/>
              <w:bottom w:val="nil"/>
              <w:right w:val="nil"/>
            </w:tcBorders>
            <w:shd w:val="clear" w:color="auto" w:fill="auto"/>
            <w:vAlign w:val="center"/>
            <w:hideMark/>
          </w:tcPr>
          <w:p w14:paraId="6A5833A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1.760</w:t>
            </w:r>
          </w:p>
        </w:tc>
      </w:tr>
      <w:tr w:rsidR="00703E88" w:rsidRPr="00703E88" w14:paraId="132FA647" w14:textId="77777777" w:rsidTr="00703E88">
        <w:trPr>
          <w:trHeight w:val="300"/>
        </w:trPr>
        <w:tc>
          <w:tcPr>
            <w:tcW w:w="3400" w:type="dxa"/>
            <w:tcBorders>
              <w:top w:val="nil"/>
              <w:left w:val="nil"/>
              <w:bottom w:val="nil"/>
              <w:right w:val="nil"/>
            </w:tcBorders>
            <w:shd w:val="clear" w:color="auto" w:fill="auto"/>
            <w:vAlign w:val="center"/>
            <w:hideMark/>
          </w:tcPr>
          <w:p w14:paraId="4E9CFB8B" w14:textId="1E4FE881" w:rsidR="00703E88" w:rsidRPr="0018618B" w:rsidRDefault="00703E88" w:rsidP="00703E88">
            <w:pPr>
              <w:spacing w:line="240" w:lineRule="auto"/>
              <w:ind w:firstLine="0"/>
              <w:rPr>
                <w:rFonts w:eastAsia="Times New Roman" w:cstheme="minorHAnsi"/>
                <w:color w:val="000000"/>
                <w:lang w:val="en-GB"/>
              </w:rPr>
            </w:pPr>
            <w:r w:rsidRPr="00703E88">
              <w:rPr>
                <w:rFonts w:eastAsia="Times New Roman" w:cstheme="minorHAnsi"/>
                <w:color w:val="000000"/>
              </w:rPr>
              <w:t>period 2</w:t>
            </w:r>
            <w:r w:rsidR="0018618B">
              <w:rPr>
                <w:rFonts w:eastAsia="Times New Roman" w:cstheme="minorHAnsi"/>
                <w:color w:val="000000"/>
                <w:lang w:val="en-GB"/>
              </w:rPr>
              <w:t xml:space="preserve"> (June – September)</w:t>
            </w:r>
          </w:p>
        </w:tc>
        <w:tc>
          <w:tcPr>
            <w:tcW w:w="960" w:type="dxa"/>
            <w:tcBorders>
              <w:top w:val="nil"/>
              <w:left w:val="nil"/>
              <w:bottom w:val="nil"/>
              <w:right w:val="nil"/>
            </w:tcBorders>
            <w:shd w:val="clear" w:color="auto" w:fill="auto"/>
            <w:vAlign w:val="center"/>
            <w:hideMark/>
          </w:tcPr>
          <w:p w14:paraId="776AE1C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2.035</w:t>
            </w:r>
          </w:p>
        </w:tc>
        <w:tc>
          <w:tcPr>
            <w:tcW w:w="960" w:type="dxa"/>
            <w:tcBorders>
              <w:top w:val="nil"/>
              <w:left w:val="nil"/>
              <w:bottom w:val="nil"/>
              <w:right w:val="nil"/>
            </w:tcBorders>
            <w:shd w:val="clear" w:color="auto" w:fill="auto"/>
            <w:vAlign w:val="center"/>
            <w:hideMark/>
          </w:tcPr>
          <w:p w14:paraId="5A63964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0.130</w:t>
            </w:r>
          </w:p>
        </w:tc>
        <w:tc>
          <w:tcPr>
            <w:tcW w:w="960" w:type="dxa"/>
            <w:tcBorders>
              <w:top w:val="nil"/>
              <w:left w:val="nil"/>
              <w:bottom w:val="nil"/>
              <w:right w:val="nil"/>
            </w:tcBorders>
            <w:shd w:val="clear" w:color="auto" w:fill="auto"/>
            <w:vAlign w:val="center"/>
            <w:hideMark/>
          </w:tcPr>
          <w:p w14:paraId="39893B0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13.365</w:t>
            </w:r>
          </w:p>
        </w:tc>
        <w:tc>
          <w:tcPr>
            <w:tcW w:w="960" w:type="dxa"/>
            <w:tcBorders>
              <w:top w:val="nil"/>
              <w:left w:val="nil"/>
              <w:bottom w:val="nil"/>
              <w:right w:val="nil"/>
            </w:tcBorders>
            <w:shd w:val="clear" w:color="auto" w:fill="auto"/>
            <w:vAlign w:val="center"/>
            <w:hideMark/>
          </w:tcPr>
          <w:p w14:paraId="60AA1A1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0.943</w:t>
            </w:r>
          </w:p>
        </w:tc>
        <w:tc>
          <w:tcPr>
            <w:tcW w:w="960" w:type="dxa"/>
            <w:tcBorders>
              <w:top w:val="nil"/>
              <w:left w:val="nil"/>
              <w:bottom w:val="nil"/>
              <w:right w:val="nil"/>
            </w:tcBorders>
            <w:shd w:val="clear" w:color="auto" w:fill="auto"/>
            <w:vAlign w:val="center"/>
            <w:hideMark/>
          </w:tcPr>
          <w:p w14:paraId="78B8A89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17.263</w:t>
            </w:r>
          </w:p>
        </w:tc>
        <w:tc>
          <w:tcPr>
            <w:tcW w:w="960" w:type="dxa"/>
            <w:tcBorders>
              <w:top w:val="nil"/>
              <w:left w:val="nil"/>
              <w:bottom w:val="nil"/>
              <w:right w:val="nil"/>
            </w:tcBorders>
            <w:shd w:val="clear" w:color="auto" w:fill="auto"/>
            <w:vAlign w:val="center"/>
            <w:hideMark/>
          </w:tcPr>
          <w:p w14:paraId="5F27C14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1.437</w:t>
            </w:r>
          </w:p>
        </w:tc>
      </w:tr>
      <w:tr w:rsidR="00703E88" w:rsidRPr="00703E88" w14:paraId="215B1A27" w14:textId="77777777" w:rsidTr="00703E88">
        <w:trPr>
          <w:trHeight w:val="300"/>
        </w:trPr>
        <w:tc>
          <w:tcPr>
            <w:tcW w:w="3400" w:type="dxa"/>
            <w:tcBorders>
              <w:top w:val="nil"/>
              <w:left w:val="nil"/>
              <w:bottom w:val="nil"/>
              <w:right w:val="nil"/>
            </w:tcBorders>
            <w:shd w:val="clear" w:color="auto" w:fill="auto"/>
            <w:noWrap/>
            <w:vAlign w:val="bottom"/>
            <w:hideMark/>
          </w:tcPr>
          <w:p w14:paraId="260ABC93"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structural effects</w:t>
            </w:r>
          </w:p>
        </w:tc>
        <w:tc>
          <w:tcPr>
            <w:tcW w:w="960" w:type="dxa"/>
            <w:tcBorders>
              <w:top w:val="nil"/>
              <w:left w:val="nil"/>
              <w:bottom w:val="nil"/>
              <w:right w:val="nil"/>
            </w:tcBorders>
            <w:shd w:val="clear" w:color="auto" w:fill="auto"/>
            <w:noWrap/>
            <w:vAlign w:val="bottom"/>
            <w:hideMark/>
          </w:tcPr>
          <w:p w14:paraId="04F11186"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2F39E50C"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B14CD02"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809A2CA"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4B6E9CA"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833AC05"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57C9DED2" w14:textId="77777777" w:rsidTr="00703E88">
        <w:trPr>
          <w:trHeight w:val="300"/>
        </w:trPr>
        <w:tc>
          <w:tcPr>
            <w:tcW w:w="3400" w:type="dxa"/>
            <w:tcBorders>
              <w:top w:val="nil"/>
              <w:left w:val="nil"/>
              <w:bottom w:val="nil"/>
              <w:right w:val="nil"/>
            </w:tcBorders>
            <w:shd w:val="clear" w:color="auto" w:fill="auto"/>
            <w:vAlign w:val="center"/>
            <w:hideMark/>
          </w:tcPr>
          <w:p w14:paraId="3F0717F2"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outdegree</w:t>
            </w:r>
          </w:p>
        </w:tc>
        <w:tc>
          <w:tcPr>
            <w:tcW w:w="960" w:type="dxa"/>
            <w:tcBorders>
              <w:top w:val="nil"/>
              <w:left w:val="nil"/>
              <w:bottom w:val="nil"/>
              <w:right w:val="nil"/>
            </w:tcBorders>
            <w:shd w:val="clear" w:color="auto" w:fill="auto"/>
            <w:vAlign w:val="center"/>
            <w:hideMark/>
          </w:tcPr>
          <w:p w14:paraId="0E2E673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-13.307</w:t>
            </w:r>
          </w:p>
        </w:tc>
        <w:tc>
          <w:tcPr>
            <w:tcW w:w="960" w:type="dxa"/>
            <w:tcBorders>
              <w:top w:val="nil"/>
              <w:left w:val="nil"/>
              <w:bottom w:val="nil"/>
              <w:right w:val="nil"/>
            </w:tcBorders>
            <w:shd w:val="clear" w:color="auto" w:fill="auto"/>
            <w:vAlign w:val="center"/>
            <w:hideMark/>
          </w:tcPr>
          <w:p w14:paraId="253AB40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1.871</w:t>
            </w:r>
          </w:p>
        </w:tc>
        <w:tc>
          <w:tcPr>
            <w:tcW w:w="960" w:type="dxa"/>
            <w:tcBorders>
              <w:top w:val="nil"/>
              <w:left w:val="nil"/>
              <w:bottom w:val="nil"/>
              <w:right w:val="nil"/>
            </w:tcBorders>
            <w:shd w:val="clear" w:color="auto" w:fill="auto"/>
            <w:vAlign w:val="center"/>
            <w:hideMark/>
          </w:tcPr>
          <w:p w14:paraId="581A0EF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-4.215</w:t>
            </w:r>
          </w:p>
        </w:tc>
        <w:tc>
          <w:tcPr>
            <w:tcW w:w="960" w:type="dxa"/>
            <w:tcBorders>
              <w:top w:val="nil"/>
              <w:left w:val="nil"/>
              <w:bottom w:val="nil"/>
              <w:right w:val="nil"/>
            </w:tcBorders>
            <w:shd w:val="clear" w:color="auto" w:fill="auto"/>
            <w:vAlign w:val="center"/>
            <w:hideMark/>
          </w:tcPr>
          <w:p w14:paraId="7ABE0FE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0.140</w:t>
            </w:r>
          </w:p>
        </w:tc>
        <w:tc>
          <w:tcPr>
            <w:tcW w:w="960" w:type="dxa"/>
            <w:tcBorders>
              <w:top w:val="nil"/>
              <w:left w:val="nil"/>
              <w:bottom w:val="nil"/>
              <w:right w:val="nil"/>
            </w:tcBorders>
            <w:shd w:val="clear" w:color="auto" w:fill="auto"/>
            <w:vAlign w:val="center"/>
            <w:hideMark/>
          </w:tcPr>
          <w:p w14:paraId="6875AEE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-3.923</w:t>
            </w:r>
          </w:p>
        </w:tc>
        <w:tc>
          <w:tcPr>
            <w:tcW w:w="960" w:type="dxa"/>
            <w:tcBorders>
              <w:top w:val="nil"/>
              <w:left w:val="nil"/>
              <w:bottom w:val="nil"/>
              <w:right w:val="nil"/>
            </w:tcBorders>
            <w:shd w:val="clear" w:color="auto" w:fill="auto"/>
            <w:vAlign w:val="center"/>
            <w:hideMark/>
          </w:tcPr>
          <w:p w14:paraId="05C453A7"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0.164</w:t>
            </w:r>
          </w:p>
        </w:tc>
      </w:tr>
      <w:tr w:rsidR="00703E88" w:rsidRPr="00703E88" w14:paraId="586246C6" w14:textId="77777777" w:rsidTr="00703E88">
        <w:trPr>
          <w:trHeight w:val="300"/>
        </w:trPr>
        <w:tc>
          <w:tcPr>
            <w:tcW w:w="3400" w:type="dxa"/>
            <w:tcBorders>
              <w:top w:val="nil"/>
              <w:left w:val="nil"/>
              <w:bottom w:val="nil"/>
              <w:right w:val="nil"/>
            </w:tcBorders>
            <w:shd w:val="clear" w:color="auto" w:fill="auto"/>
            <w:vAlign w:val="center"/>
            <w:hideMark/>
          </w:tcPr>
          <w:p w14:paraId="7675FE1F"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reciprocity</w:t>
            </w:r>
          </w:p>
        </w:tc>
        <w:tc>
          <w:tcPr>
            <w:tcW w:w="960" w:type="dxa"/>
            <w:tcBorders>
              <w:top w:val="nil"/>
              <w:left w:val="nil"/>
              <w:bottom w:val="nil"/>
              <w:right w:val="nil"/>
            </w:tcBorders>
            <w:shd w:val="clear" w:color="auto" w:fill="auto"/>
            <w:vAlign w:val="center"/>
            <w:hideMark/>
          </w:tcPr>
          <w:p w14:paraId="27A2D15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0.847</w:t>
            </w:r>
          </w:p>
        </w:tc>
        <w:tc>
          <w:tcPr>
            <w:tcW w:w="960" w:type="dxa"/>
            <w:tcBorders>
              <w:top w:val="nil"/>
              <w:left w:val="nil"/>
              <w:bottom w:val="nil"/>
              <w:right w:val="nil"/>
            </w:tcBorders>
            <w:shd w:val="clear" w:color="auto" w:fill="auto"/>
            <w:vAlign w:val="center"/>
            <w:hideMark/>
          </w:tcPr>
          <w:p w14:paraId="2C44D33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0.114</w:t>
            </w:r>
          </w:p>
        </w:tc>
        <w:tc>
          <w:tcPr>
            <w:tcW w:w="960" w:type="dxa"/>
            <w:tcBorders>
              <w:top w:val="nil"/>
              <w:left w:val="nil"/>
              <w:bottom w:val="nil"/>
              <w:right w:val="nil"/>
            </w:tcBorders>
            <w:shd w:val="clear" w:color="auto" w:fill="auto"/>
            <w:vAlign w:val="center"/>
            <w:hideMark/>
          </w:tcPr>
          <w:p w14:paraId="6766AC3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1.402</w:t>
            </w:r>
          </w:p>
        </w:tc>
        <w:tc>
          <w:tcPr>
            <w:tcW w:w="960" w:type="dxa"/>
            <w:tcBorders>
              <w:top w:val="nil"/>
              <w:left w:val="nil"/>
              <w:bottom w:val="nil"/>
              <w:right w:val="nil"/>
            </w:tcBorders>
            <w:shd w:val="clear" w:color="auto" w:fill="auto"/>
            <w:vAlign w:val="center"/>
            <w:hideMark/>
          </w:tcPr>
          <w:p w14:paraId="68E949F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0.090</w:t>
            </w:r>
          </w:p>
        </w:tc>
        <w:tc>
          <w:tcPr>
            <w:tcW w:w="960" w:type="dxa"/>
            <w:tcBorders>
              <w:top w:val="nil"/>
              <w:left w:val="nil"/>
              <w:bottom w:val="nil"/>
              <w:right w:val="nil"/>
            </w:tcBorders>
            <w:shd w:val="clear" w:color="auto" w:fill="auto"/>
            <w:vAlign w:val="center"/>
            <w:hideMark/>
          </w:tcPr>
          <w:p w14:paraId="58C6707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0.615</w:t>
            </w:r>
          </w:p>
        </w:tc>
        <w:tc>
          <w:tcPr>
            <w:tcW w:w="960" w:type="dxa"/>
            <w:tcBorders>
              <w:top w:val="nil"/>
              <w:left w:val="nil"/>
              <w:bottom w:val="nil"/>
              <w:right w:val="nil"/>
            </w:tcBorders>
            <w:shd w:val="clear" w:color="auto" w:fill="auto"/>
            <w:vAlign w:val="center"/>
            <w:hideMark/>
          </w:tcPr>
          <w:p w14:paraId="4FD5CE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0.094</w:t>
            </w:r>
          </w:p>
        </w:tc>
      </w:tr>
      <w:tr w:rsidR="00703E88" w:rsidRPr="00703E88" w14:paraId="0FCB7EE6" w14:textId="77777777" w:rsidTr="00703E88">
        <w:trPr>
          <w:trHeight w:val="300"/>
        </w:trPr>
        <w:tc>
          <w:tcPr>
            <w:tcW w:w="3400" w:type="dxa"/>
            <w:tcBorders>
              <w:top w:val="nil"/>
              <w:left w:val="nil"/>
              <w:bottom w:val="nil"/>
              <w:right w:val="nil"/>
            </w:tcBorders>
            <w:shd w:val="clear" w:color="auto" w:fill="auto"/>
            <w:vAlign w:val="center"/>
            <w:hideMark/>
          </w:tcPr>
          <w:p w14:paraId="4D41F950"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transitive triplets</w:t>
            </w:r>
          </w:p>
        </w:tc>
        <w:tc>
          <w:tcPr>
            <w:tcW w:w="960" w:type="dxa"/>
            <w:tcBorders>
              <w:top w:val="nil"/>
              <w:left w:val="nil"/>
              <w:bottom w:val="nil"/>
              <w:right w:val="nil"/>
            </w:tcBorders>
            <w:shd w:val="clear" w:color="auto" w:fill="auto"/>
            <w:vAlign w:val="center"/>
            <w:hideMark/>
          </w:tcPr>
          <w:p w14:paraId="770654A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0.037</w:t>
            </w:r>
          </w:p>
        </w:tc>
        <w:tc>
          <w:tcPr>
            <w:tcW w:w="960" w:type="dxa"/>
            <w:tcBorders>
              <w:top w:val="nil"/>
              <w:left w:val="nil"/>
              <w:bottom w:val="nil"/>
              <w:right w:val="nil"/>
            </w:tcBorders>
            <w:shd w:val="clear" w:color="auto" w:fill="auto"/>
            <w:vAlign w:val="center"/>
            <w:hideMark/>
          </w:tcPr>
          <w:p w14:paraId="48EAFF7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0.007</w:t>
            </w:r>
          </w:p>
        </w:tc>
        <w:tc>
          <w:tcPr>
            <w:tcW w:w="960" w:type="dxa"/>
            <w:tcBorders>
              <w:top w:val="nil"/>
              <w:left w:val="nil"/>
              <w:bottom w:val="nil"/>
              <w:right w:val="nil"/>
            </w:tcBorders>
            <w:shd w:val="clear" w:color="auto" w:fill="auto"/>
            <w:vAlign w:val="center"/>
            <w:hideMark/>
          </w:tcPr>
          <w:p w14:paraId="7A57158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0.066</w:t>
            </w:r>
          </w:p>
        </w:tc>
        <w:tc>
          <w:tcPr>
            <w:tcW w:w="960" w:type="dxa"/>
            <w:tcBorders>
              <w:top w:val="nil"/>
              <w:left w:val="nil"/>
              <w:bottom w:val="nil"/>
              <w:right w:val="nil"/>
            </w:tcBorders>
            <w:shd w:val="clear" w:color="auto" w:fill="auto"/>
            <w:vAlign w:val="center"/>
            <w:hideMark/>
          </w:tcPr>
          <w:p w14:paraId="79E1B6B4"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0.036</w:t>
            </w:r>
          </w:p>
        </w:tc>
        <w:tc>
          <w:tcPr>
            <w:tcW w:w="960" w:type="dxa"/>
            <w:tcBorders>
              <w:top w:val="nil"/>
              <w:left w:val="nil"/>
              <w:bottom w:val="nil"/>
              <w:right w:val="nil"/>
            </w:tcBorders>
            <w:shd w:val="clear" w:color="auto" w:fill="auto"/>
            <w:vAlign w:val="center"/>
            <w:hideMark/>
          </w:tcPr>
          <w:p w14:paraId="632B0F8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0.157</w:t>
            </w:r>
          </w:p>
        </w:tc>
        <w:tc>
          <w:tcPr>
            <w:tcW w:w="960" w:type="dxa"/>
            <w:tcBorders>
              <w:top w:val="nil"/>
              <w:left w:val="nil"/>
              <w:bottom w:val="nil"/>
              <w:right w:val="nil"/>
            </w:tcBorders>
            <w:shd w:val="clear" w:color="auto" w:fill="auto"/>
            <w:vAlign w:val="center"/>
            <w:hideMark/>
          </w:tcPr>
          <w:p w14:paraId="05FE81F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0.025</w:t>
            </w:r>
          </w:p>
        </w:tc>
      </w:tr>
      <w:tr w:rsidR="00703E88" w:rsidRPr="00703E88" w14:paraId="3BC02066" w14:textId="77777777" w:rsidTr="00703E88">
        <w:trPr>
          <w:trHeight w:val="330"/>
        </w:trPr>
        <w:tc>
          <w:tcPr>
            <w:tcW w:w="3400" w:type="dxa"/>
            <w:tcBorders>
              <w:top w:val="nil"/>
              <w:left w:val="nil"/>
              <w:bottom w:val="nil"/>
              <w:right w:val="nil"/>
            </w:tcBorders>
            <w:shd w:val="clear" w:color="auto" w:fill="auto"/>
            <w:vAlign w:val="center"/>
            <w:hideMark/>
          </w:tcPr>
          <w:p w14:paraId="0CD00590"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shared popularity</w:t>
            </w:r>
          </w:p>
        </w:tc>
        <w:tc>
          <w:tcPr>
            <w:tcW w:w="960" w:type="dxa"/>
            <w:tcBorders>
              <w:top w:val="nil"/>
              <w:left w:val="nil"/>
              <w:bottom w:val="nil"/>
              <w:right w:val="nil"/>
            </w:tcBorders>
            <w:shd w:val="clear" w:color="auto" w:fill="auto"/>
            <w:vAlign w:val="center"/>
            <w:hideMark/>
          </w:tcPr>
          <w:p w14:paraId="23722E2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-0.001</w:t>
            </w:r>
          </w:p>
        </w:tc>
        <w:tc>
          <w:tcPr>
            <w:tcW w:w="960" w:type="dxa"/>
            <w:tcBorders>
              <w:top w:val="nil"/>
              <w:left w:val="nil"/>
              <w:bottom w:val="nil"/>
              <w:right w:val="nil"/>
            </w:tcBorders>
            <w:shd w:val="clear" w:color="auto" w:fill="auto"/>
            <w:vAlign w:val="center"/>
            <w:hideMark/>
          </w:tcPr>
          <w:p w14:paraId="6E610A3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0.000</w:t>
            </w:r>
          </w:p>
        </w:tc>
        <w:tc>
          <w:tcPr>
            <w:tcW w:w="960" w:type="dxa"/>
            <w:tcBorders>
              <w:top w:val="nil"/>
              <w:left w:val="nil"/>
              <w:bottom w:val="nil"/>
              <w:right w:val="nil"/>
            </w:tcBorders>
            <w:shd w:val="clear" w:color="auto" w:fill="auto"/>
            <w:vAlign w:val="center"/>
            <w:hideMark/>
          </w:tcPr>
          <w:p w14:paraId="1BD1085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-0.008</w:t>
            </w:r>
          </w:p>
        </w:tc>
        <w:tc>
          <w:tcPr>
            <w:tcW w:w="960" w:type="dxa"/>
            <w:tcBorders>
              <w:top w:val="nil"/>
              <w:left w:val="nil"/>
              <w:bottom w:val="nil"/>
              <w:right w:val="nil"/>
            </w:tcBorders>
            <w:shd w:val="clear" w:color="auto" w:fill="auto"/>
            <w:vAlign w:val="center"/>
            <w:hideMark/>
          </w:tcPr>
          <w:p w14:paraId="3D38D17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0.010</w:t>
            </w:r>
          </w:p>
        </w:tc>
        <w:tc>
          <w:tcPr>
            <w:tcW w:w="960" w:type="dxa"/>
            <w:tcBorders>
              <w:top w:val="nil"/>
              <w:left w:val="nil"/>
              <w:bottom w:val="nil"/>
              <w:right w:val="nil"/>
            </w:tcBorders>
            <w:shd w:val="clear" w:color="auto" w:fill="auto"/>
            <w:vAlign w:val="center"/>
            <w:hideMark/>
          </w:tcPr>
          <w:p w14:paraId="47C95584"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-0.014</w:t>
            </w:r>
          </w:p>
        </w:tc>
        <w:tc>
          <w:tcPr>
            <w:tcW w:w="960" w:type="dxa"/>
            <w:tcBorders>
              <w:top w:val="nil"/>
              <w:left w:val="nil"/>
              <w:bottom w:val="nil"/>
              <w:right w:val="nil"/>
            </w:tcBorders>
            <w:shd w:val="clear" w:color="auto" w:fill="auto"/>
            <w:vAlign w:val="center"/>
            <w:hideMark/>
          </w:tcPr>
          <w:p w14:paraId="11E2902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0.005</w:t>
            </w:r>
          </w:p>
        </w:tc>
      </w:tr>
      <w:tr w:rsidR="00703E88" w:rsidRPr="00703E88" w14:paraId="402DE66C" w14:textId="77777777" w:rsidTr="00703E88">
        <w:trPr>
          <w:trHeight w:val="420"/>
        </w:trPr>
        <w:tc>
          <w:tcPr>
            <w:tcW w:w="3400" w:type="dxa"/>
            <w:tcBorders>
              <w:top w:val="nil"/>
              <w:left w:val="nil"/>
              <w:bottom w:val="nil"/>
              <w:right w:val="nil"/>
            </w:tcBorders>
            <w:shd w:val="clear" w:color="auto" w:fill="auto"/>
            <w:vAlign w:val="center"/>
            <w:hideMark/>
          </w:tcPr>
          <w:p w14:paraId="54A7BDCC"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indegree - popularity (sqrt)</w:t>
            </w:r>
          </w:p>
        </w:tc>
        <w:tc>
          <w:tcPr>
            <w:tcW w:w="960" w:type="dxa"/>
            <w:tcBorders>
              <w:top w:val="nil"/>
              <w:left w:val="nil"/>
              <w:bottom w:val="nil"/>
              <w:right w:val="nil"/>
            </w:tcBorders>
            <w:shd w:val="clear" w:color="auto" w:fill="auto"/>
            <w:vAlign w:val="center"/>
            <w:hideMark/>
          </w:tcPr>
          <w:p w14:paraId="422925A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0.351</w:t>
            </w:r>
          </w:p>
        </w:tc>
        <w:tc>
          <w:tcPr>
            <w:tcW w:w="960" w:type="dxa"/>
            <w:tcBorders>
              <w:top w:val="nil"/>
              <w:left w:val="nil"/>
              <w:bottom w:val="nil"/>
              <w:right w:val="nil"/>
            </w:tcBorders>
            <w:shd w:val="clear" w:color="auto" w:fill="auto"/>
            <w:vAlign w:val="center"/>
            <w:hideMark/>
          </w:tcPr>
          <w:p w14:paraId="3F96831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0.062</w:t>
            </w:r>
          </w:p>
        </w:tc>
        <w:tc>
          <w:tcPr>
            <w:tcW w:w="960" w:type="dxa"/>
            <w:tcBorders>
              <w:top w:val="nil"/>
              <w:left w:val="nil"/>
              <w:bottom w:val="nil"/>
              <w:right w:val="nil"/>
            </w:tcBorders>
            <w:shd w:val="clear" w:color="auto" w:fill="auto"/>
            <w:vAlign w:val="center"/>
            <w:hideMark/>
          </w:tcPr>
          <w:p w14:paraId="0C30A44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0.395</w:t>
            </w:r>
          </w:p>
        </w:tc>
        <w:tc>
          <w:tcPr>
            <w:tcW w:w="960" w:type="dxa"/>
            <w:tcBorders>
              <w:top w:val="nil"/>
              <w:left w:val="nil"/>
              <w:bottom w:val="nil"/>
              <w:right w:val="nil"/>
            </w:tcBorders>
            <w:shd w:val="clear" w:color="auto" w:fill="auto"/>
            <w:vAlign w:val="center"/>
            <w:hideMark/>
          </w:tcPr>
          <w:p w14:paraId="411B59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0.051</w:t>
            </w:r>
          </w:p>
        </w:tc>
        <w:tc>
          <w:tcPr>
            <w:tcW w:w="960" w:type="dxa"/>
            <w:tcBorders>
              <w:top w:val="nil"/>
              <w:left w:val="nil"/>
              <w:bottom w:val="nil"/>
              <w:right w:val="nil"/>
            </w:tcBorders>
            <w:shd w:val="clear" w:color="auto" w:fill="auto"/>
            <w:vAlign w:val="center"/>
            <w:hideMark/>
          </w:tcPr>
          <w:p w14:paraId="5147C95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0.393</w:t>
            </w:r>
          </w:p>
        </w:tc>
        <w:tc>
          <w:tcPr>
            <w:tcW w:w="960" w:type="dxa"/>
            <w:tcBorders>
              <w:top w:val="nil"/>
              <w:left w:val="nil"/>
              <w:bottom w:val="nil"/>
              <w:right w:val="nil"/>
            </w:tcBorders>
            <w:shd w:val="clear" w:color="auto" w:fill="auto"/>
            <w:vAlign w:val="center"/>
            <w:hideMark/>
          </w:tcPr>
          <w:p w14:paraId="4A05161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0.045</w:t>
            </w:r>
          </w:p>
        </w:tc>
      </w:tr>
      <w:tr w:rsidR="00703E88" w:rsidRPr="00703E88" w14:paraId="471E3658" w14:textId="77777777" w:rsidTr="00703E88">
        <w:trPr>
          <w:trHeight w:val="300"/>
        </w:trPr>
        <w:tc>
          <w:tcPr>
            <w:tcW w:w="3400" w:type="dxa"/>
            <w:tcBorders>
              <w:top w:val="nil"/>
              <w:left w:val="nil"/>
              <w:bottom w:val="nil"/>
              <w:right w:val="nil"/>
            </w:tcBorders>
            <w:shd w:val="clear" w:color="auto" w:fill="auto"/>
            <w:vAlign w:val="center"/>
            <w:hideMark/>
          </w:tcPr>
          <w:p w14:paraId="3BED8431"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outdegree - popularity (sqrt)</w:t>
            </w:r>
          </w:p>
        </w:tc>
        <w:tc>
          <w:tcPr>
            <w:tcW w:w="960" w:type="dxa"/>
            <w:tcBorders>
              <w:top w:val="nil"/>
              <w:left w:val="nil"/>
              <w:bottom w:val="nil"/>
              <w:right w:val="nil"/>
            </w:tcBorders>
            <w:shd w:val="clear" w:color="auto" w:fill="auto"/>
            <w:vAlign w:val="center"/>
            <w:hideMark/>
          </w:tcPr>
          <w:p w14:paraId="21F5262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-0.186</w:t>
            </w:r>
          </w:p>
        </w:tc>
        <w:tc>
          <w:tcPr>
            <w:tcW w:w="960" w:type="dxa"/>
            <w:tcBorders>
              <w:top w:val="nil"/>
              <w:left w:val="nil"/>
              <w:bottom w:val="nil"/>
              <w:right w:val="nil"/>
            </w:tcBorders>
            <w:shd w:val="clear" w:color="auto" w:fill="auto"/>
            <w:vAlign w:val="center"/>
            <w:hideMark/>
          </w:tcPr>
          <w:p w14:paraId="54C5F55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0.034</w:t>
            </w:r>
          </w:p>
        </w:tc>
        <w:tc>
          <w:tcPr>
            <w:tcW w:w="960" w:type="dxa"/>
            <w:tcBorders>
              <w:top w:val="nil"/>
              <w:left w:val="nil"/>
              <w:bottom w:val="nil"/>
              <w:right w:val="nil"/>
            </w:tcBorders>
            <w:shd w:val="clear" w:color="auto" w:fill="auto"/>
            <w:vAlign w:val="center"/>
            <w:hideMark/>
          </w:tcPr>
          <w:p w14:paraId="496213E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-0.096</w:t>
            </w:r>
          </w:p>
        </w:tc>
        <w:tc>
          <w:tcPr>
            <w:tcW w:w="960" w:type="dxa"/>
            <w:tcBorders>
              <w:top w:val="nil"/>
              <w:left w:val="nil"/>
              <w:bottom w:val="nil"/>
              <w:right w:val="nil"/>
            </w:tcBorders>
            <w:shd w:val="clear" w:color="auto" w:fill="auto"/>
            <w:vAlign w:val="center"/>
            <w:hideMark/>
          </w:tcPr>
          <w:p w14:paraId="52A1493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0.039</w:t>
            </w:r>
          </w:p>
        </w:tc>
        <w:tc>
          <w:tcPr>
            <w:tcW w:w="960" w:type="dxa"/>
            <w:tcBorders>
              <w:top w:val="nil"/>
              <w:left w:val="nil"/>
              <w:bottom w:val="nil"/>
              <w:right w:val="nil"/>
            </w:tcBorders>
            <w:shd w:val="clear" w:color="auto" w:fill="auto"/>
            <w:vAlign w:val="center"/>
            <w:hideMark/>
          </w:tcPr>
          <w:p w14:paraId="1082E92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-0.271</w:t>
            </w:r>
          </w:p>
        </w:tc>
        <w:tc>
          <w:tcPr>
            <w:tcW w:w="960" w:type="dxa"/>
            <w:tcBorders>
              <w:top w:val="nil"/>
              <w:left w:val="nil"/>
              <w:bottom w:val="nil"/>
              <w:right w:val="nil"/>
            </w:tcBorders>
            <w:shd w:val="clear" w:color="auto" w:fill="auto"/>
            <w:vAlign w:val="center"/>
            <w:hideMark/>
          </w:tcPr>
          <w:p w14:paraId="0938122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0.059</w:t>
            </w:r>
          </w:p>
        </w:tc>
      </w:tr>
      <w:tr w:rsidR="00703E88" w:rsidRPr="00703E88" w14:paraId="71F0C21D" w14:textId="77777777" w:rsidTr="00703E88">
        <w:trPr>
          <w:trHeight w:val="300"/>
        </w:trPr>
        <w:tc>
          <w:tcPr>
            <w:tcW w:w="3400" w:type="dxa"/>
            <w:tcBorders>
              <w:top w:val="nil"/>
              <w:left w:val="nil"/>
              <w:bottom w:val="nil"/>
              <w:right w:val="nil"/>
            </w:tcBorders>
            <w:shd w:val="clear" w:color="auto" w:fill="auto"/>
            <w:vAlign w:val="center"/>
            <w:hideMark/>
          </w:tcPr>
          <w:p w14:paraId="6D179A51"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outdegree - activity (sqrt)</w:t>
            </w:r>
          </w:p>
        </w:tc>
        <w:tc>
          <w:tcPr>
            <w:tcW w:w="960" w:type="dxa"/>
            <w:tcBorders>
              <w:top w:val="nil"/>
              <w:left w:val="nil"/>
              <w:bottom w:val="nil"/>
              <w:right w:val="nil"/>
            </w:tcBorders>
            <w:shd w:val="clear" w:color="auto" w:fill="auto"/>
            <w:vAlign w:val="center"/>
            <w:hideMark/>
          </w:tcPr>
          <w:p w14:paraId="3D88192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1.328</w:t>
            </w:r>
          </w:p>
        </w:tc>
        <w:tc>
          <w:tcPr>
            <w:tcW w:w="960" w:type="dxa"/>
            <w:tcBorders>
              <w:top w:val="nil"/>
              <w:left w:val="nil"/>
              <w:bottom w:val="nil"/>
              <w:right w:val="nil"/>
            </w:tcBorders>
            <w:shd w:val="clear" w:color="auto" w:fill="auto"/>
            <w:vAlign w:val="center"/>
            <w:hideMark/>
          </w:tcPr>
          <w:p w14:paraId="2939AD3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0.250</w:t>
            </w:r>
          </w:p>
        </w:tc>
        <w:tc>
          <w:tcPr>
            <w:tcW w:w="960" w:type="dxa"/>
            <w:tcBorders>
              <w:top w:val="nil"/>
              <w:left w:val="nil"/>
              <w:bottom w:val="nil"/>
              <w:right w:val="nil"/>
            </w:tcBorders>
            <w:shd w:val="clear" w:color="auto" w:fill="auto"/>
            <w:vAlign w:val="center"/>
            <w:hideMark/>
          </w:tcPr>
          <w:p w14:paraId="24B795E3"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0.256</w:t>
            </w:r>
          </w:p>
        </w:tc>
        <w:tc>
          <w:tcPr>
            <w:tcW w:w="960" w:type="dxa"/>
            <w:tcBorders>
              <w:top w:val="nil"/>
              <w:left w:val="nil"/>
              <w:bottom w:val="nil"/>
              <w:right w:val="nil"/>
            </w:tcBorders>
            <w:shd w:val="clear" w:color="auto" w:fill="auto"/>
            <w:vAlign w:val="center"/>
            <w:hideMark/>
          </w:tcPr>
          <w:p w14:paraId="31FDFD0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0.025</w:t>
            </w:r>
          </w:p>
        </w:tc>
        <w:tc>
          <w:tcPr>
            <w:tcW w:w="960" w:type="dxa"/>
            <w:tcBorders>
              <w:top w:val="nil"/>
              <w:left w:val="nil"/>
              <w:bottom w:val="nil"/>
              <w:right w:val="nil"/>
            </w:tcBorders>
            <w:shd w:val="clear" w:color="auto" w:fill="auto"/>
            <w:vAlign w:val="center"/>
            <w:hideMark/>
          </w:tcPr>
          <w:p w14:paraId="77E1E8E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0.162</w:t>
            </w:r>
          </w:p>
        </w:tc>
        <w:tc>
          <w:tcPr>
            <w:tcW w:w="960" w:type="dxa"/>
            <w:tcBorders>
              <w:top w:val="nil"/>
              <w:left w:val="nil"/>
              <w:bottom w:val="nil"/>
              <w:right w:val="nil"/>
            </w:tcBorders>
            <w:shd w:val="clear" w:color="auto" w:fill="auto"/>
            <w:vAlign w:val="center"/>
            <w:hideMark/>
          </w:tcPr>
          <w:p w14:paraId="30B02E6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0.027</w:t>
            </w:r>
          </w:p>
        </w:tc>
      </w:tr>
      <w:tr w:rsidR="00703E88" w:rsidRPr="00703E88" w14:paraId="053BB0F4" w14:textId="77777777" w:rsidTr="00703E88">
        <w:trPr>
          <w:trHeight w:val="300"/>
        </w:trPr>
        <w:tc>
          <w:tcPr>
            <w:tcW w:w="3400" w:type="dxa"/>
            <w:tcBorders>
              <w:top w:val="nil"/>
              <w:left w:val="nil"/>
              <w:bottom w:val="nil"/>
              <w:right w:val="nil"/>
            </w:tcBorders>
            <w:shd w:val="clear" w:color="auto" w:fill="auto"/>
            <w:vAlign w:val="center"/>
            <w:hideMark/>
          </w:tcPr>
          <w:p w14:paraId="3C53C22E"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ego characteristics</w:t>
            </w:r>
          </w:p>
        </w:tc>
        <w:tc>
          <w:tcPr>
            <w:tcW w:w="960" w:type="dxa"/>
            <w:tcBorders>
              <w:top w:val="nil"/>
              <w:left w:val="nil"/>
              <w:bottom w:val="nil"/>
              <w:right w:val="nil"/>
            </w:tcBorders>
            <w:shd w:val="clear" w:color="auto" w:fill="auto"/>
            <w:vAlign w:val="center"/>
            <w:hideMark/>
          </w:tcPr>
          <w:p w14:paraId="744D2B0F"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vAlign w:val="center"/>
            <w:hideMark/>
          </w:tcPr>
          <w:p w14:paraId="4F79E22C"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1E6986A"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671D999"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8B59A2C"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9E870CA"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3202D927" w14:textId="77777777" w:rsidTr="00703E88">
        <w:trPr>
          <w:trHeight w:val="300"/>
        </w:trPr>
        <w:tc>
          <w:tcPr>
            <w:tcW w:w="3400" w:type="dxa"/>
            <w:tcBorders>
              <w:top w:val="nil"/>
              <w:left w:val="nil"/>
              <w:bottom w:val="nil"/>
              <w:right w:val="nil"/>
            </w:tcBorders>
            <w:shd w:val="clear" w:color="auto" w:fill="auto"/>
            <w:vAlign w:val="center"/>
            <w:hideMark/>
          </w:tcPr>
          <w:p w14:paraId="5E0043A0" w14:textId="0EE74B4E"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Liberal Democrats</w:t>
            </w:r>
          </w:p>
        </w:tc>
        <w:tc>
          <w:tcPr>
            <w:tcW w:w="960" w:type="dxa"/>
            <w:tcBorders>
              <w:top w:val="nil"/>
              <w:left w:val="nil"/>
              <w:bottom w:val="nil"/>
              <w:right w:val="nil"/>
            </w:tcBorders>
            <w:shd w:val="clear" w:color="auto" w:fill="auto"/>
            <w:vAlign w:val="center"/>
            <w:hideMark/>
          </w:tcPr>
          <w:p w14:paraId="4B2F39CD"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DC93DCB"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C548A28"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24512A6"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EE9364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-0.427</w:t>
            </w:r>
          </w:p>
        </w:tc>
        <w:tc>
          <w:tcPr>
            <w:tcW w:w="960" w:type="dxa"/>
            <w:tcBorders>
              <w:top w:val="nil"/>
              <w:left w:val="nil"/>
              <w:bottom w:val="nil"/>
              <w:right w:val="nil"/>
            </w:tcBorders>
            <w:shd w:val="clear" w:color="auto" w:fill="auto"/>
            <w:vAlign w:val="center"/>
            <w:hideMark/>
          </w:tcPr>
          <w:p w14:paraId="73D4490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0.074</w:t>
            </w:r>
          </w:p>
        </w:tc>
      </w:tr>
      <w:tr w:rsidR="00703E88" w:rsidRPr="00703E88" w14:paraId="117CE240" w14:textId="77777777" w:rsidTr="00703E88">
        <w:trPr>
          <w:trHeight w:val="300"/>
        </w:trPr>
        <w:tc>
          <w:tcPr>
            <w:tcW w:w="3400" w:type="dxa"/>
            <w:tcBorders>
              <w:top w:val="nil"/>
              <w:left w:val="nil"/>
              <w:bottom w:val="nil"/>
              <w:right w:val="nil"/>
            </w:tcBorders>
            <w:shd w:val="clear" w:color="auto" w:fill="auto"/>
            <w:vAlign w:val="center"/>
            <w:hideMark/>
          </w:tcPr>
          <w:p w14:paraId="325182D0" w14:textId="56CD704D"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Populist Radical Right</w:t>
            </w:r>
          </w:p>
        </w:tc>
        <w:tc>
          <w:tcPr>
            <w:tcW w:w="960" w:type="dxa"/>
            <w:tcBorders>
              <w:top w:val="nil"/>
              <w:left w:val="nil"/>
              <w:bottom w:val="nil"/>
              <w:right w:val="nil"/>
            </w:tcBorders>
            <w:shd w:val="clear" w:color="auto" w:fill="auto"/>
            <w:vAlign w:val="center"/>
            <w:hideMark/>
          </w:tcPr>
          <w:p w14:paraId="7C1430A3"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2D9ADD92"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932E35C"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049188A"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F3F30F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-0.180</w:t>
            </w:r>
          </w:p>
        </w:tc>
        <w:tc>
          <w:tcPr>
            <w:tcW w:w="960" w:type="dxa"/>
            <w:tcBorders>
              <w:top w:val="nil"/>
              <w:left w:val="nil"/>
              <w:bottom w:val="nil"/>
              <w:right w:val="nil"/>
            </w:tcBorders>
            <w:shd w:val="clear" w:color="auto" w:fill="auto"/>
            <w:vAlign w:val="center"/>
            <w:hideMark/>
          </w:tcPr>
          <w:p w14:paraId="26471EF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0.084</w:t>
            </w:r>
          </w:p>
        </w:tc>
      </w:tr>
      <w:tr w:rsidR="00703E88" w:rsidRPr="00703E88" w14:paraId="6A6E9CA4" w14:textId="77777777" w:rsidTr="00703E88">
        <w:trPr>
          <w:trHeight w:val="300"/>
        </w:trPr>
        <w:tc>
          <w:tcPr>
            <w:tcW w:w="3400" w:type="dxa"/>
            <w:tcBorders>
              <w:top w:val="nil"/>
              <w:left w:val="nil"/>
              <w:bottom w:val="nil"/>
              <w:right w:val="nil"/>
            </w:tcBorders>
            <w:shd w:val="clear" w:color="auto" w:fill="auto"/>
            <w:vAlign w:val="center"/>
            <w:hideMark/>
          </w:tcPr>
          <w:p w14:paraId="7F005AE8" w14:textId="18E7E0B5" w:rsidR="00703E88" w:rsidRPr="00703E88" w:rsidRDefault="0018618B" w:rsidP="00703E88">
            <w:pPr>
              <w:spacing w:line="240" w:lineRule="auto"/>
              <w:ind w:firstLine="0"/>
              <w:rPr>
                <w:rFonts w:eastAsia="Times New Roman" w:cstheme="minorHAnsi"/>
                <w:color w:val="000000"/>
              </w:rPr>
            </w:pPr>
            <w:r>
              <w:rPr>
                <w:rFonts w:eastAsia="Times New Roman" w:cstheme="minorHAnsi"/>
                <w:color w:val="000000"/>
                <w:lang w:val="en-GB"/>
              </w:rPr>
              <w:t>G</w:t>
            </w:r>
            <w:r w:rsidR="00703E88" w:rsidRPr="00703E88">
              <w:rPr>
                <w:rFonts w:eastAsia="Times New Roman" w:cstheme="minorHAnsi"/>
                <w:color w:val="000000"/>
              </w:rPr>
              <w:t xml:space="preserve">reen party </w:t>
            </w:r>
          </w:p>
        </w:tc>
        <w:tc>
          <w:tcPr>
            <w:tcW w:w="960" w:type="dxa"/>
            <w:tcBorders>
              <w:top w:val="nil"/>
              <w:left w:val="nil"/>
              <w:bottom w:val="nil"/>
              <w:right w:val="nil"/>
            </w:tcBorders>
            <w:shd w:val="clear" w:color="auto" w:fill="auto"/>
            <w:vAlign w:val="center"/>
            <w:hideMark/>
          </w:tcPr>
          <w:p w14:paraId="4BAC762F"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323EC550"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D24588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0.135</w:t>
            </w:r>
          </w:p>
        </w:tc>
        <w:tc>
          <w:tcPr>
            <w:tcW w:w="960" w:type="dxa"/>
            <w:tcBorders>
              <w:top w:val="nil"/>
              <w:left w:val="nil"/>
              <w:bottom w:val="nil"/>
              <w:right w:val="nil"/>
            </w:tcBorders>
            <w:shd w:val="clear" w:color="auto" w:fill="auto"/>
            <w:vAlign w:val="center"/>
            <w:hideMark/>
          </w:tcPr>
          <w:p w14:paraId="6665951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0.070</w:t>
            </w:r>
          </w:p>
        </w:tc>
        <w:tc>
          <w:tcPr>
            <w:tcW w:w="960" w:type="dxa"/>
            <w:tcBorders>
              <w:top w:val="nil"/>
              <w:left w:val="nil"/>
              <w:bottom w:val="nil"/>
              <w:right w:val="nil"/>
            </w:tcBorders>
            <w:shd w:val="clear" w:color="auto" w:fill="auto"/>
            <w:vAlign w:val="center"/>
            <w:hideMark/>
          </w:tcPr>
          <w:p w14:paraId="6215E0A8"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C58818B"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0FF9B885" w14:textId="77777777" w:rsidTr="00703E88">
        <w:trPr>
          <w:trHeight w:val="300"/>
        </w:trPr>
        <w:tc>
          <w:tcPr>
            <w:tcW w:w="3400" w:type="dxa"/>
            <w:tcBorders>
              <w:top w:val="nil"/>
              <w:left w:val="nil"/>
              <w:bottom w:val="nil"/>
              <w:right w:val="nil"/>
            </w:tcBorders>
            <w:shd w:val="clear" w:color="auto" w:fill="auto"/>
            <w:vAlign w:val="center"/>
            <w:hideMark/>
          </w:tcPr>
          <w:p w14:paraId="307C3631" w14:textId="4045907E" w:rsidR="00703E88" w:rsidRPr="00703E88" w:rsidRDefault="0018618B" w:rsidP="00703E88">
            <w:pPr>
              <w:spacing w:line="240" w:lineRule="auto"/>
              <w:ind w:firstLine="0"/>
              <w:rPr>
                <w:rFonts w:eastAsia="Times New Roman" w:cstheme="minorHAnsi"/>
                <w:color w:val="000000"/>
              </w:rPr>
            </w:pPr>
            <w:r>
              <w:rPr>
                <w:rFonts w:eastAsia="Times New Roman" w:cstheme="minorHAnsi"/>
                <w:color w:val="000000"/>
                <w:lang w:val="en-GB"/>
              </w:rPr>
              <w:t>p</w:t>
            </w:r>
            <w:r w:rsidR="00703E88" w:rsidRPr="00703E88">
              <w:rPr>
                <w:rFonts w:eastAsia="Times New Roman" w:cstheme="minorHAnsi"/>
                <w:color w:val="000000"/>
              </w:rPr>
              <w:t>arty leader</w:t>
            </w:r>
          </w:p>
        </w:tc>
        <w:tc>
          <w:tcPr>
            <w:tcW w:w="960" w:type="dxa"/>
            <w:tcBorders>
              <w:top w:val="nil"/>
              <w:left w:val="nil"/>
              <w:bottom w:val="nil"/>
              <w:right w:val="nil"/>
            </w:tcBorders>
            <w:shd w:val="clear" w:color="auto" w:fill="auto"/>
            <w:vAlign w:val="center"/>
            <w:hideMark/>
          </w:tcPr>
          <w:p w14:paraId="2837BDE2"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D7C56E6"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61EA08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-0.300</w:t>
            </w:r>
          </w:p>
        </w:tc>
        <w:tc>
          <w:tcPr>
            <w:tcW w:w="960" w:type="dxa"/>
            <w:tcBorders>
              <w:top w:val="nil"/>
              <w:left w:val="nil"/>
              <w:bottom w:val="nil"/>
              <w:right w:val="nil"/>
            </w:tcBorders>
            <w:shd w:val="clear" w:color="auto" w:fill="auto"/>
            <w:vAlign w:val="center"/>
            <w:hideMark/>
          </w:tcPr>
          <w:p w14:paraId="000229C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0.096</w:t>
            </w:r>
          </w:p>
        </w:tc>
        <w:tc>
          <w:tcPr>
            <w:tcW w:w="960" w:type="dxa"/>
            <w:tcBorders>
              <w:top w:val="nil"/>
              <w:left w:val="nil"/>
              <w:bottom w:val="nil"/>
              <w:right w:val="nil"/>
            </w:tcBorders>
            <w:shd w:val="clear" w:color="auto" w:fill="auto"/>
            <w:vAlign w:val="center"/>
            <w:hideMark/>
          </w:tcPr>
          <w:p w14:paraId="6E086D22"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544FAF02"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3B093998" w14:textId="77777777" w:rsidTr="00703E88">
        <w:trPr>
          <w:trHeight w:val="300"/>
        </w:trPr>
        <w:tc>
          <w:tcPr>
            <w:tcW w:w="3400" w:type="dxa"/>
            <w:tcBorders>
              <w:top w:val="nil"/>
              <w:left w:val="nil"/>
              <w:bottom w:val="nil"/>
              <w:right w:val="nil"/>
            </w:tcBorders>
            <w:shd w:val="clear" w:color="auto" w:fill="auto"/>
            <w:vAlign w:val="center"/>
            <w:hideMark/>
          </w:tcPr>
          <w:p w14:paraId="7A288328" w14:textId="389DA5CE" w:rsidR="00703E88" w:rsidRPr="00703E88" w:rsidRDefault="0018618B" w:rsidP="00703E88">
            <w:pPr>
              <w:spacing w:line="240" w:lineRule="auto"/>
              <w:ind w:firstLine="0"/>
              <w:rPr>
                <w:rFonts w:eastAsia="Times New Roman" w:cstheme="minorHAnsi"/>
                <w:color w:val="000000"/>
              </w:rPr>
            </w:pPr>
            <w:r w:rsidRPr="00703E88">
              <w:rPr>
                <w:rFonts w:eastAsia="Times New Roman" w:cstheme="minorHAnsi"/>
                <w:color w:val="000000"/>
              </w:rPr>
              <w:t>incumbent</w:t>
            </w:r>
          </w:p>
        </w:tc>
        <w:tc>
          <w:tcPr>
            <w:tcW w:w="960" w:type="dxa"/>
            <w:tcBorders>
              <w:top w:val="nil"/>
              <w:left w:val="nil"/>
              <w:bottom w:val="nil"/>
              <w:right w:val="nil"/>
            </w:tcBorders>
            <w:shd w:val="clear" w:color="auto" w:fill="auto"/>
            <w:vAlign w:val="center"/>
            <w:hideMark/>
          </w:tcPr>
          <w:p w14:paraId="7F3C8240"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4F5DC0AB"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AB53DDB"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612DD50"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CC12F5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-0.114</w:t>
            </w:r>
          </w:p>
        </w:tc>
        <w:tc>
          <w:tcPr>
            <w:tcW w:w="960" w:type="dxa"/>
            <w:tcBorders>
              <w:top w:val="nil"/>
              <w:left w:val="nil"/>
              <w:bottom w:val="nil"/>
              <w:right w:val="nil"/>
            </w:tcBorders>
            <w:shd w:val="clear" w:color="auto" w:fill="auto"/>
            <w:vAlign w:val="center"/>
            <w:hideMark/>
          </w:tcPr>
          <w:p w14:paraId="2A41D80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0.045</w:t>
            </w:r>
          </w:p>
        </w:tc>
      </w:tr>
      <w:tr w:rsidR="00703E88" w:rsidRPr="00703E88" w14:paraId="01E74E61" w14:textId="77777777" w:rsidTr="00703E88">
        <w:trPr>
          <w:trHeight w:val="300"/>
        </w:trPr>
        <w:tc>
          <w:tcPr>
            <w:tcW w:w="3400" w:type="dxa"/>
            <w:tcBorders>
              <w:top w:val="nil"/>
              <w:left w:val="nil"/>
              <w:bottom w:val="nil"/>
              <w:right w:val="nil"/>
            </w:tcBorders>
            <w:shd w:val="clear" w:color="auto" w:fill="auto"/>
            <w:vAlign w:val="center"/>
            <w:hideMark/>
          </w:tcPr>
          <w:p w14:paraId="6BF346C5"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position on election ballot</w:t>
            </w:r>
          </w:p>
        </w:tc>
        <w:tc>
          <w:tcPr>
            <w:tcW w:w="960" w:type="dxa"/>
            <w:tcBorders>
              <w:top w:val="nil"/>
              <w:left w:val="nil"/>
              <w:bottom w:val="nil"/>
              <w:right w:val="nil"/>
            </w:tcBorders>
            <w:shd w:val="clear" w:color="auto" w:fill="auto"/>
            <w:vAlign w:val="center"/>
            <w:hideMark/>
          </w:tcPr>
          <w:p w14:paraId="6EEEE98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0.542</w:t>
            </w:r>
          </w:p>
        </w:tc>
        <w:tc>
          <w:tcPr>
            <w:tcW w:w="960" w:type="dxa"/>
            <w:tcBorders>
              <w:top w:val="nil"/>
              <w:left w:val="nil"/>
              <w:bottom w:val="nil"/>
              <w:right w:val="nil"/>
            </w:tcBorders>
            <w:shd w:val="clear" w:color="auto" w:fill="auto"/>
            <w:vAlign w:val="center"/>
            <w:hideMark/>
          </w:tcPr>
          <w:p w14:paraId="5E80D01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0.154</w:t>
            </w:r>
          </w:p>
        </w:tc>
        <w:tc>
          <w:tcPr>
            <w:tcW w:w="960" w:type="dxa"/>
            <w:tcBorders>
              <w:top w:val="nil"/>
              <w:left w:val="nil"/>
              <w:bottom w:val="nil"/>
              <w:right w:val="nil"/>
            </w:tcBorders>
            <w:shd w:val="clear" w:color="auto" w:fill="auto"/>
            <w:vAlign w:val="center"/>
            <w:hideMark/>
          </w:tcPr>
          <w:p w14:paraId="0EBC7859"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F61AE51"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1695E47"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2527F38"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20FF4BCA" w14:textId="77777777" w:rsidTr="00703E88">
        <w:trPr>
          <w:trHeight w:val="300"/>
        </w:trPr>
        <w:tc>
          <w:tcPr>
            <w:tcW w:w="3400" w:type="dxa"/>
            <w:tcBorders>
              <w:top w:val="nil"/>
              <w:left w:val="nil"/>
              <w:bottom w:val="nil"/>
              <w:right w:val="nil"/>
            </w:tcBorders>
            <w:shd w:val="clear" w:color="auto" w:fill="auto"/>
            <w:vAlign w:val="center"/>
            <w:hideMark/>
          </w:tcPr>
          <w:p w14:paraId="21B69A36"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alter characteristics</w:t>
            </w:r>
          </w:p>
        </w:tc>
        <w:tc>
          <w:tcPr>
            <w:tcW w:w="960" w:type="dxa"/>
            <w:tcBorders>
              <w:top w:val="nil"/>
              <w:left w:val="nil"/>
              <w:bottom w:val="nil"/>
              <w:right w:val="nil"/>
            </w:tcBorders>
            <w:shd w:val="clear" w:color="auto" w:fill="auto"/>
            <w:vAlign w:val="center"/>
            <w:hideMark/>
          </w:tcPr>
          <w:p w14:paraId="7546BB38"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vAlign w:val="center"/>
            <w:hideMark/>
          </w:tcPr>
          <w:p w14:paraId="35894DA1"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F73DDBF"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B0ED46F"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2F87D78"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1F22195"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6A5578BF" w14:textId="77777777" w:rsidTr="00703E88">
        <w:trPr>
          <w:trHeight w:val="300"/>
        </w:trPr>
        <w:tc>
          <w:tcPr>
            <w:tcW w:w="3400" w:type="dxa"/>
            <w:tcBorders>
              <w:top w:val="nil"/>
              <w:left w:val="nil"/>
              <w:bottom w:val="nil"/>
              <w:right w:val="nil"/>
            </w:tcBorders>
            <w:shd w:val="clear" w:color="auto" w:fill="auto"/>
            <w:vAlign w:val="center"/>
            <w:hideMark/>
          </w:tcPr>
          <w:p w14:paraId="7D0B451E" w14:textId="5DF51323"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 xml:space="preserve">Liberal Democrats </w:t>
            </w:r>
          </w:p>
        </w:tc>
        <w:tc>
          <w:tcPr>
            <w:tcW w:w="960" w:type="dxa"/>
            <w:tcBorders>
              <w:top w:val="nil"/>
              <w:left w:val="nil"/>
              <w:bottom w:val="nil"/>
              <w:right w:val="nil"/>
            </w:tcBorders>
            <w:shd w:val="clear" w:color="auto" w:fill="auto"/>
            <w:noWrap/>
            <w:vAlign w:val="bottom"/>
            <w:hideMark/>
          </w:tcPr>
          <w:p w14:paraId="34678DB4"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03B40B56"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D2386A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-0.104</w:t>
            </w:r>
          </w:p>
        </w:tc>
        <w:tc>
          <w:tcPr>
            <w:tcW w:w="960" w:type="dxa"/>
            <w:tcBorders>
              <w:top w:val="nil"/>
              <w:left w:val="nil"/>
              <w:bottom w:val="nil"/>
              <w:right w:val="nil"/>
            </w:tcBorders>
            <w:shd w:val="clear" w:color="auto" w:fill="auto"/>
            <w:vAlign w:val="center"/>
            <w:hideMark/>
          </w:tcPr>
          <w:p w14:paraId="46F1BF83"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0.071</w:t>
            </w:r>
          </w:p>
        </w:tc>
        <w:tc>
          <w:tcPr>
            <w:tcW w:w="960" w:type="dxa"/>
            <w:tcBorders>
              <w:top w:val="nil"/>
              <w:left w:val="nil"/>
              <w:bottom w:val="nil"/>
              <w:right w:val="nil"/>
            </w:tcBorders>
            <w:shd w:val="clear" w:color="auto" w:fill="auto"/>
            <w:vAlign w:val="center"/>
            <w:hideMark/>
          </w:tcPr>
          <w:p w14:paraId="434CCE52"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493EF6F"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5C690F4A" w14:textId="77777777" w:rsidTr="00703E88">
        <w:trPr>
          <w:trHeight w:val="300"/>
        </w:trPr>
        <w:tc>
          <w:tcPr>
            <w:tcW w:w="3400" w:type="dxa"/>
            <w:tcBorders>
              <w:top w:val="nil"/>
              <w:left w:val="nil"/>
              <w:bottom w:val="nil"/>
              <w:right w:val="nil"/>
            </w:tcBorders>
            <w:shd w:val="clear" w:color="auto" w:fill="auto"/>
            <w:vAlign w:val="center"/>
            <w:hideMark/>
          </w:tcPr>
          <w:p w14:paraId="6C06284D" w14:textId="60D24600" w:rsidR="00703E88" w:rsidRPr="00703E88" w:rsidRDefault="0018618B" w:rsidP="00703E88">
            <w:pPr>
              <w:spacing w:line="240" w:lineRule="auto"/>
              <w:ind w:firstLine="0"/>
              <w:rPr>
                <w:rFonts w:eastAsia="Times New Roman" w:cstheme="minorHAnsi"/>
                <w:color w:val="000000"/>
              </w:rPr>
            </w:pPr>
            <w:r>
              <w:rPr>
                <w:rFonts w:eastAsia="Times New Roman" w:cstheme="minorHAnsi"/>
                <w:color w:val="000000"/>
                <w:lang w:val="en-GB"/>
              </w:rPr>
              <w:t>G</w:t>
            </w:r>
            <w:r w:rsidR="00703E88" w:rsidRPr="00703E88">
              <w:rPr>
                <w:rFonts w:eastAsia="Times New Roman" w:cstheme="minorHAnsi"/>
                <w:color w:val="000000"/>
              </w:rPr>
              <w:t xml:space="preserve">reen party </w:t>
            </w:r>
          </w:p>
        </w:tc>
        <w:tc>
          <w:tcPr>
            <w:tcW w:w="960" w:type="dxa"/>
            <w:tcBorders>
              <w:top w:val="nil"/>
              <w:left w:val="nil"/>
              <w:bottom w:val="nil"/>
              <w:right w:val="nil"/>
            </w:tcBorders>
            <w:shd w:val="clear" w:color="auto" w:fill="auto"/>
            <w:noWrap/>
            <w:vAlign w:val="bottom"/>
            <w:hideMark/>
          </w:tcPr>
          <w:p w14:paraId="434507E9"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4A4D4BE3"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2651FE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-0.171</w:t>
            </w:r>
          </w:p>
        </w:tc>
        <w:tc>
          <w:tcPr>
            <w:tcW w:w="960" w:type="dxa"/>
            <w:tcBorders>
              <w:top w:val="nil"/>
              <w:left w:val="nil"/>
              <w:bottom w:val="nil"/>
              <w:right w:val="nil"/>
            </w:tcBorders>
            <w:shd w:val="clear" w:color="auto" w:fill="auto"/>
            <w:vAlign w:val="center"/>
            <w:hideMark/>
          </w:tcPr>
          <w:p w14:paraId="4C86A67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0.084</w:t>
            </w:r>
          </w:p>
        </w:tc>
        <w:tc>
          <w:tcPr>
            <w:tcW w:w="960" w:type="dxa"/>
            <w:tcBorders>
              <w:top w:val="nil"/>
              <w:left w:val="nil"/>
              <w:bottom w:val="nil"/>
              <w:right w:val="nil"/>
            </w:tcBorders>
            <w:shd w:val="clear" w:color="auto" w:fill="auto"/>
            <w:vAlign w:val="center"/>
            <w:hideMark/>
          </w:tcPr>
          <w:p w14:paraId="64AD9F4A"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3C4B538"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17DE4171" w14:textId="77777777" w:rsidTr="00703E88">
        <w:trPr>
          <w:trHeight w:val="300"/>
        </w:trPr>
        <w:tc>
          <w:tcPr>
            <w:tcW w:w="3400" w:type="dxa"/>
            <w:tcBorders>
              <w:top w:val="nil"/>
              <w:left w:val="nil"/>
              <w:bottom w:val="nil"/>
              <w:right w:val="nil"/>
            </w:tcBorders>
            <w:shd w:val="clear" w:color="auto" w:fill="auto"/>
            <w:vAlign w:val="center"/>
            <w:hideMark/>
          </w:tcPr>
          <w:p w14:paraId="457C8417" w14:textId="57E845D5" w:rsidR="00703E88" w:rsidRPr="00703E88" w:rsidRDefault="0018618B" w:rsidP="00703E88">
            <w:pPr>
              <w:spacing w:line="240" w:lineRule="auto"/>
              <w:ind w:firstLine="0"/>
              <w:rPr>
                <w:rFonts w:eastAsia="Times New Roman" w:cstheme="minorHAnsi"/>
                <w:color w:val="000000"/>
              </w:rPr>
            </w:pPr>
            <w:r w:rsidRPr="00703E88">
              <w:rPr>
                <w:rFonts w:eastAsia="Times New Roman" w:cstheme="minorHAnsi"/>
                <w:color w:val="000000"/>
              </w:rPr>
              <w:t>Incumbent</w:t>
            </w:r>
          </w:p>
        </w:tc>
        <w:tc>
          <w:tcPr>
            <w:tcW w:w="960" w:type="dxa"/>
            <w:tcBorders>
              <w:top w:val="nil"/>
              <w:left w:val="nil"/>
              <w:bottom w:val="nil"/>
              <w:right w:val="nil"/>
            </w:tcBorders>
            <w:shd w:val="clear" w:color="auto" w:fill="auto"/>
            <w:vAlign w:val="center"/>
            <w:hideMark/>
          </w:tcPr>
          <w:p w14:paraId="54E44A0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-0.507</w:t>
            </w:r>
          </w:p>
        </w:tc>
        <w:tc>
          <w:tcPr>
            <w:tcW w:w="960" w:type="dxa"/>
            <w:tcBorders>
              <w:top w:val="nil"/>
              <w:left w:val="nil"/>
              <w:bottom w:val="nil"/>
              <w:right w:val="nil"/>
            </w:tcBorders>
            <w:shd w:val="clear" w:color="auto" w:fill="auto"/>
            <w:vAlign w:val="center"/>
            <w:hideMark/>
          </w:tcPr>
          <w:p w14:paraId="54F81EE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0.087</w:t>
            </w:r>
          </w:p>
        </w:tc>
        <w:tc>
          <w:tcPr>
            <w:tcW w:w="960" w:type="dxa"/>
            <w:tcBorders>
              <w:top w:val="nil"/>
              <w:left w:val="nil"/>
              <w:bottom w:val="nil"/>
              <w:right w:val="nil"/>
            </w:tcBorders>
            <w:shd w:val="clear" w:color="auto" w:fill="auto"/>
            <w:vAlign w:val="center"/>
            <w:hideMark/>
          </w:tcPr>
          <w:p w14:paraId="4DC60DCF"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420C9724"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80F0AD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-0.082</w:t>
            </w:r>
          </w:p>
        </w:tc>
        <w:tc>
          <w:tcPr>
            <w:tcW w:w="960" w:type="dxa"/>
            <w:tcBorders>
              <w:top w:val="nil"/>
              <w:left w:val="nil"/>
              <w:bottom w:val="nil"/>
              <w:right w:val="nil"/>
            </w:tcBorders>
            <w:shd w:val="clear" w:color="auto" w:fill="auto"/>
            <w:vAlign w:val="center"/>
            <w:hideMark/>
          </w:tcPr>
          <w:p w14:paraId="7420580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0.046</w:t>
            </w:r>
          </w:p>
        </w:tc>
      </w:tr>
      <w:tr w:rsidR="00703E88" w:rsidRPr="00703E88" w14:paraId="73AB4E1D" w14:textId="77777777" w:rsidTr="00703E88">
        <w:trPr>
          <w:trHeight w:val="300"/>
        </w:trPr>
        <w:tc>
          <w:tcPr>
            <w:tcW w:w="3400" w:type="dxa"/>
            <w:tcBorders>
              <w:top w:val="nil"/>
              <w:left w:val="nil"/>
              <w:bottom w:val="nil"/>
              <w:right w:val="nil"/>
            </w:tcBorders>
            <w:shd w:val="clear" w:color="auto" w:fill="auto"/>
            <w:vAlign w:val="center"/>
            <w:hideMark/>
          </w:tcPr>
          <w:p w14:paraId="44813C61"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position on election ballot</w:t>
            </w:r>
          </w:p>
        </w:tc>
        <w:tc>
          <w:tcPr>
            <w:tcW w:w="960" w:type="dxa"/>
            <w:tcBorders>
              <w:top w:val="nil"/>
              <w:left w:val="nil"/>
              <w:bottom w:val="nil"/>
              <w:right w:val="nil"/>
            </w:tcBorders>
            <w:shd w:val="clear" w:color="auto" w:fill="auto"/>
            <w:noWrap/>
            <w:vAlign w:val="bottom"/>
            <w:hideMark/>
          </w:tcPr>
          <w:p w14:paraId="2CF63526"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7C61B975"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C14C8B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-0.012</w:t>
            </w:r>
          </w:p>
        </w:tc>
        <w:tc>
          <w:tcPr>
            <w:tcW w:w="960" w:type="dxa"/>
            <w:tcBorders>
              <w:top w:val="nil"/>
              <w:left w:val="nil"/>
              <w:bottom w:val="nil"/>
              <w:right w:val="nil"/>
            </w:tcBorders>
            <w:shd w:val="clear" w:color="auto" w:fill="auto"/>
            <w:vAlign w:val="center"/>
            <w:hideMark/>
          </w:tcPr>
          <w:p w14:paraId="546527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0.003</w:t>
            </w:r>
          </w:p>
        </w:tc>
        <w:tc>
          <w:tcPr>
            <w:tcW w:w="960" w:type="dxa"/>
            <w:tcBorders>
              <w:top w:val="nil"/>
              <w:left w:val="nil"/>
              <w:bottom w:val="nil"/>
              <w:right w:val="nil"/>
            </w:tcBorders>
            <w:shd w:val="clear" w:color="auto" w:fill="auto"/>
            <w:vAlign w:val="center"/>
            <w:hideMark/>
          </w:tcPr>
          <w:p w14:paraId="47ABAEA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-0.012</w:t>
            </w:r>
          </w:p>
        </w:tc>
        <w:tc>
          <w:tcPr>
            <w:tcW w:w="960" w:type="dxa"/>
            <w:tcBorders>
              <w:top w:val="nil"/>
              <w:left w:val="nil"/>
              <w:bottom w:val="nil"/>
              <w:right w:val="nil"/>
            </w:tcBorders>
            <w:shd w:val="clear" w:color="auto" w:fill="auto"/>
            <w:vAlign w:val="center"/>
            <w:hideMark/>
          </w:tcPr>
          <w:p w14:paraId="205839B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0.004</w:t>
            </w:r>
          </w:p>
        </w:tc>
      </w:tr>
      <w:tr w:rsidR="00703E88" w:rsidRPr="00703E88" w14:paraId="6F74587C" w14:textId="77777777" w:rsidTr="00703E88">
        <w:trPr>
          <w:trHeight w:val="300"/>
        </w:trPr>
        <w:tc>
          <w:tcPr>
            <w:tcW w:w="3400" w:type="dxa"/>
            <w:tcBorders>
              <w:top w:val="nil"/>
              <w:left w:val="nil"/>
              <w:bottom w:val="nil"/>
              <w:right w:val="nil"/>
            </w:tcBorders>
            <w:shd w:val="clear" w:color="auto" w:fill="auto"/>
            <w:vAlign w:val="center"/>
            <w:hideMark/>
          </w:tcPr>
          <w:p w14:paraId="0DE09B8F"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party leader</w:t>
            </w:r>
          </w:p>
        </w:tc>
        <w:tc>
          <w:tcPr>
            <w:tcW w:w="960" w:type="dxa"/>
            <w:tcBorders>
              <w:top w:val="nil"/>
              <w:left w:val="nil"/>
              <w:bottom w:val="nil"/>
              <w:right w:val="nil"/>
            </w:tcBorders>
            <w:shd w:val="clear" w:color="auto" w:fill="auto"/>
            <w:vAlign w:val="center"/>
            <w:hideMark/>
          </w:tcPr>
          <w:p w14:paraId="7CBC7B83"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5DB4421"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7D1836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0.129</w:t>
            </w:r>
          </w:p>
        </w:tc>
        <w:tc>
          <w:tcPr>
            <w:tcW w:w="960" w:type="dxa"/>
            <w:tcBorders>
              <w:top w:val="nil"/>
              <w:left w:val="nil"/>
              <w:bottom w:val="nil"/>
              <w:right w:val="nil"/>
            </w:tcBorders>
            <w:shd w:val="clear" w:color="auto" w:fill="auto"/>
            <w:vAlign w:val="center"/>
            <w:hideMark/>
          </w:tcPr>
          <w:p w14:paraId="2BABB37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0.092</w:t>
            </w:r>
          </w:p>
        </w:tc>
        <w:tc>
          <w:tcPr>
            <w:tcW w:w="960" w:type="dxa"/>
            <w:tcBorders>
              <w:top w:val="nil"/>
              <w:left w:val="nil"/>
              <w:bottom w:val="nil"/>
              <w:right w:val="nil"/>
            </w:tcBorders>
            <w:shd w:val="clear" w:color="auto" w:fill="auto"/>
            <w:vAlign w:val="center"/>
            <w:hideMark/>
          </w:tcPr>
          <w:p w14:paraId="75114913"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0.122</w:t>
            </w:r>
          </w:p>
        </w:tc>
        <w:tc>
          <w:tcPr>
            <w:tcW w:w="960" w:type="dxa"/>
            <w:tcBorders>
              <w:top w:val="nil"/>
              <w:left w:val="nil"/>
              <w:bottom w:val="nil"/>
              <w:right w:val="nil"/>
            </w:tcBorders>
            <w:shd w:val="clear" w:color="auto" w:fill="auto"/>
            <w:vAlign w:val="center"/>
            <w:hideMark/>
          </w:tcPr>
          <w:p w14:paraId="332D647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0.079</w:t>
            </w:r>
          </w:p>
        </w:tc>
      </w:tr>
      <w:tr w:rsidR="00703E88" w:rsidRPr="00703E88" w14:paraId="1BB2B495" w14:textId="77777777" w:rsidTr="00703E88">
        <w:trPr>
          <w:trHeight w:val="300"/>
        </w:trPr>
        <w:tc>
          <w:tcPr>
            <w:tcW w:w="3400" w:type="dxa"/>
            <w:tcBorders>
              <w:top w:val="nil"/>
              <w:left w:val="nil"/>
              <w:bottom w:val="nil"/>
              <w:right w:val="nil"/>
            </w:tcBorders>
            <w:shd w:val="clear" w:color="auto" w:fill="auto"/>
            <w:vAlign w:val="center"/>
            <w:hideMark/>
          </w:tcPr>
          <w:p w14:paraId="5D7387C7"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dyad characteristics</w:t>
            </w:r>
          </w:p>
        </w:tc>
        <w:tc>
          <w:tcPr>
            <w:tcW w:w="960" w:type="dxa"/>
            <w:tcBorders>
              <w:top w:val="nil"/>
              <w:left w:val="nil"/>
              <w:bottom w:val="nil"/>
              <w:right w:val="nil"/>
            </w:tcBorders>
            <w:shd w:val="clear" w:color="auto" w:fill="auto"/>
            <w:noWrap/>
            <w:vAlign w:val="bottom"/>
            <w:hideMark/>
          </w:tcPr>
          <w:p w14:paraId="342CCB83"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358841D9"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752F2D4"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43A966A"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6A953D2"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09018E09"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6E78EA6D" w14:textId="77777777" w:rsidTr="00703E88">
        <w:trPr>
          <w:trHeight w:val="300"/>
        </w:trPr>
        <w:tc>
          <w:tcPr>
            <w:tcW w:w="3400" w:type="dxa"/>
            <w:tcBorders>
              <w:top w:val="nil"/>
              <w:left w:val="nil"/>
              <w:bottom w:val="nil"/>
              <w:right w:val="nil"/>
            </w:tcBorders>
            <w:shd w:val="clear" w:color="auto" w:fill="auto"/>
            <w:vAlign w:val="center"/>
            <w:hideMark/>
          </w:tcPr>
          <w:p w14:paraId="31C66C48" w14:textId="563E4A7D"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 xml:space="preserve">same </w:t>
            </w:r>
            <w:r w:rsidR="0018618B" w:rsidRPr="00703E88">
              <w:rPr>
                <w:rFonts w:eastAsia="Times New Roman" w:cstheme="minorHAnsi"/>
                <w:color w:val="000000"/>
              </w:rPr>
              <w:t>incumbency</w:t>
            </w:r>
            <w:r w:rsidRPr="00703E88">
              <w:rPr>
                <w:rFonts w:eastAsia="Times New Roman" w:cstheme="minorHAnsi"/>
                <w:color w:val="000000"/>
              </w:rPr>
              <w:t xml:space="preserve"> status</w:t>
            </w:r>
          </w:p>
        </w:tc>
        <w:tc>
          <w:tcPr>
            <w:tcW w:w="960" w:type="dxa"/>
            <w:tcBorders>
              <w:top w:val="nil"/>
              <w:left w:val="nil"/>
              <w:bottom w:val="nil"/>
              <w:right w:val="nil"/>
            </w:tcBorders>
            <w:shd w:val="clear" w:color="auto" w:fill="auto"/>
            <w:vAlign w:val="center"/>
            <w:hideMark/>
          </w:tcPr>
          <w:p w14:paraId="2434C9D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0.165</w:t>
            </w:r>
          </w:p>
        </w:tc>
        <w:tc>
          <w:tcPr>
            <w:tcW w:w="960" w:type="dxa"/>
            <w:tcBorders>
              <w:top w:val="nil"/>
              <w:left w:val="nil"/>
              <w:bottom w:val="nil"/>
              <w:right w:val="nil"/>
            </w:tcBorders>
            <w:shd w:val="clear" w:color="auto" w:fill="auto"/>
            <w:vAlign w:val="center"/>
            <w:hideMark/>
          </w:tcPr>
          <w:p w14:paraId="182F3197"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0.083</w:t>
            </w:r>
          </w:p>
        </w:tc>
        <w:tc>
          <w:tcPr>
            <w:tcW w:w="960" w:type="dxa"/>
            <w:tcBorders>
              <w:top w:val="nil"/>
              <w:left w:val="nil"/>
              <w:bottom w:val="nil"/>
              <w:right w:val="nil"/>
            </w:tcBorders>
            <w:shd w:val="clear" w:color="auto" w:fill="auto"/>
            <w:vAlign w:val="center"/>
            <w:hideMark/>
          </w:tcPr>
          <w:p w14:paraId="658E3F73"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1D251790"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305C1A9"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EE33BC5"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0E30794D" w14:textId="77777777" w:rsidTr="00703E88">
        <w:trPr>
          <w:trHeight w:val="300"/>
        </w:trPr>
        <w:tc>
          <w:tcPr>
            <w:tcW w:w="3400" w:type="dxa"/>
            <w:tcBorders>
              <w:top w:val="nil"/>
              <w:left w:val="nil"/>
              <w:bottom w:val="nil"/>
              <w:right w:val="nil"/>
            </w:tcBorders>
            <w:shd w:val="clear" w:color="auto" w:fill="auto"/>
            <w:vAlign w:val="center"/>
            <w:hideMark/>
          </w:tcPr>
          <w:p w14:paraId="2FC64D29"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seating distance</w:t>
            </w:r>
          </w:p>
        </w:tc>
        <w:tc>
          <w:tcPr>
            <w:tcW w:w="960" w:type="dxa"/>
            <w:tcBorders>
              <w:top w:val="nil"/>
              <w:left w:val="nil"/>
              <w:bottom w:val="nil"/>
              <w:right w:val="nil"/>
            </w:tcBorders>
            <w:shd w:val="clear" w:color="auto" w:fill="auto"/>
            <w:vAlign w:val="center"/>
            <w:hideMark/>
          </w:tcPr>
          <w:p w14:paraId="658AF79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-0.022</w:t>
            </w:r>
          </w:p>
        </w:tc>
        <w:tc>
          <w:tcPr>
            <w:tcW w:w="960" w:type="dxa"/>
            <w:tcBorders>
              <w:top w:val="nil"/>
              <w:left w:val="nil"/>
              <w:bottom w:val="nil"/>
              <w:right w:val="nil"/>
            </w:tcBorders>
            <w:shd w:val="clear" w:color="auto" w:fill="auto"/>
            <w:vAlign w:val="center"/>
            <w:hideMark/>
          </w:tcPr>
          <w:p w14:paraId="1F48F93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0.007</w:t>
            </w:r>
          </w:p>
        </w:tc>
        <w:tc>
          <w:tcPr>
            <w:tcW w:w="960" w:type="dxa"/>
            <w:tcBorders>
              <w:top w:val="nil"/>
              <w:left w:val="nil"/>
              <w:bottom w:val="nil"/>
              <w:right w:val="nil"/>
            </w:tcBorders>
            <w:shd w:val="clear" w:color="auto" w:fill="auto"/>
            <w:vAlign w:val="center"/>
            <w:hideMark/>
          </w:tcPr>
          <w:p w14:paraId="4D8E07B4"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5CCA51DD"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8B3847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-0.031</w:t>
            </w:r>
          </w:p>
        </w:tc>
        <w:tc>
          <w:tcPr>
            <w:tcW w:w="960" w:type="dxa"/>
            <w:tcBorders>
              <w:top w:val="nil"/>
              <w:left w:val="nil"/>
              <w:bottom w:val="nil"/>
              <w:right w:val="nil"/>
            </w:tcBorders>
            <w:shd w:val="clear" w:color="auto" w:fill="auto"/>
            <w:vAlign w:val="center"/>
            <w:hideMark/>
          </w:tcPr>
          <w:p w14:paraId="79ECD83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0.006</w:t>
            </w:r>
          </w:p>
        </w:tc>
      </w:tr>
      <w:tr w:rsidR="00703E88" w:rsidRPr="00703E88" w14:paraId="4FE8AC44" w14:textId="77777777" w:rsidTr="00703E88">
        <w:trPr>
          <w:trHeight w:val="300"/>
        </w:trPr>
        <w:tc>
          <w:tcPr>
            <w:tcW w:w="3400" w:type="dxa"/>
            <w:tcBorders>
              <w:top w:val="nil"/>
              <w:left w:val="nil"/>
              <w:bottom w:val="single" w:sz="4" w:space="0" w:color="auto"/>
              <w:right w:val="nil"/>
            </w:tcBorders>
            <w:shd w:val="clear" w:color="auto" w:fill="auto"/>
            <w:vAlign w:val="center"/>
            <w:hideMark/>
          </w:tcPr>
          <w:p w14:paraId="74AA2A0E"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same party</w:t>
            </w:r>
          </w:p>
        </w:tc>
        <w:tc>
          <w:tcPr>
            <w:tcW w:w="960" w:type="dxa"/>
            <w:tcBorders>
              <w:top w:val="nil"/>
              <w:left w:val="nil"/>
              <w:bottom w:val="single" w:sz="4" w:space="0" w:color="auto"/>
              <w:right w:val="nil"/>
            </w:tcBorders>
            <w:shd w:val="clear" w:color="auto" w:fill="auto"/>
            <w:vAlign w:val="center"/>
            <w:hideMark/>
          </w:tcPr>
          <w:p w14:paraId="3F1C45E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1.083</w:t>
            </w:r>
          </w:p>
        </w:tc>
        <w:tc>
          <w:tcPr>
            <w:tcW w:w="960" w:type="dxa"/>
            <w:tcBorders>
              <w:top w:val="nil"/>
              <w:left w:val="nil"/>
              <w:bottom w:val="single" w:sz="4" w:space="0" w:color="auto"/>
              <w:right w:val="nil"/>
            </w:tcBorders>
            <w:shd w:val="clear" w:color="auto" w:fill="auto"/>
            <w:vAlign w:val="center"/>
            <w:hideMark/>
          </w:tcPr>
          <w:p w14:paraId="3AB3BC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0.146</w:t>
            </w:r>
          </w:p>
        </w:tc>
        <w:tc>
          <w:tcPr>
            <w:tcW w:w="960" w:type="dxa"/>
            <w:tcBorders>
              <w:top w:val="nil"/>
              <w:left w:val="nil"/>
              <w:bottom w:val="single" w:sz="4" w:space="0" w:color="auto"/>
              <w:right w:val="nil"/>
            </w:tcBorders>
            <w:shd w:val="clear" w:color="auto" w:fill="auto"/>
            <w:vAlign w:val="center"/>
            <w:hideMark/>
          </w:tcPr>
          <w:p w14:paraId="1C55B8E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0.918</w:t>
            </w:r>
          </w:p>
        </w:tc>
        <w:tc>
          <w:tcPr>
            <w:tcW w:w="960" w:type="dxa"/>
            <w:tcBorders>
              <w:top w:val="nil"/>
              <w:left w:val="nil"/>
              <w:bottom w:val="single" w:sz="4" w:space="0" w:color="auto"/>
              <w:right w:val="nil"/>
            </w:tcBorders>
            <w:shd w:val="clear" w:color="auto" w:fill="auto"/>
            <w:vAlign w:val="center"/>
            <w:hideMark/>
          </w:tcPr>
          <w:p w14:paraId="1FA25E0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0.054</w:t>
            </w:r>
          </w:p>
        </w:tc>
        <w:tc>
          <w:tcPr>
            <w:tcW w:w="960" w:type="dxa"/>
            <w:tcBorders>
              <w:top w:val="nil"/>
              <w:left w:val="nil"/>
              <w:bottom w:val="single" w:sz="4" w:space="0" w:color="auto"/>
              <w:right w:val="nil"/>
            </w:tcBorders>
            <w:shd w:val="clear" w:color="auto" w:fill="auto"/>
            <w:vAlign w:val="center"/>
            <w:hideMark/>
          </w:tcPr>
          <w:p w14:paraId="32FE785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1.386</w:t>
            </w:r>
          </w:p>
        </w:tc>
        <w:tc>
          <w:tcPr>
            <w:tcW w:w="960" w:type="dxa"/>
            <w:tcBorders>
              <w:top w:val="nil"/>
              <w:left w:val="nil"/>
              <w:bottom w:val="single" w:sz="4" w:space="0" w:color="auto"/>
              <w:right w:val="nil"/>
            </w:tcBorders>
            <w:shd w:val="clear" w:color="auto" w:fill="auto"/>
            <w:vAlign w:val="center"/>
            <w:hideMark/>
          </w:tcPr>
          <w:p w14:paraId="675C02E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0.078</w:t>
            </w:r>
          </w:p>
        </w:tc>
      </w:tr>
    </w:tbl>
    <w:p w14:paraId="22242F82" w14:textId="40A5E109" w:rsidR="0018618B" w:rsidRPr="0018618B" w:rsidRDefault="0018618B" w:rsidP="0018618B">
      <w:pPr>
        <w:ind w:firstLine="0"/>
        <w:jc w:val="both"/>
        <w:rPr>
          <w:iCs/>
          <w:lang w:val="en-GB"/>
        </w:rPr>
      </w:pPr>
      <w:r>
        <w:rPr>
          <w:i/>
          <w:lang w:val="en-GB"/>
        </w:rPr>
        <w:t xml:space="preserve">Notes: </w:t>
      </w:r>
      <w:r w:rsidRPr="0018618B">
        <w:rPr>
          <w:iCs/>
          <w:lang w:val="en-GB"/>
        </w:rPr>
        <w:t>Overall maximum convergence ratio:  0.2471</w:t>
      </w:r>
      <w:r>
        <w:rPr>
          <w:iCs/>
          <w:lang w:val="en-GB"/>
        </w:rPr>
        <w:t xml:space="preserve">; parameter estimates with a </w:t>
      </w:r>
      <w:r>
        <w:rPr>
          <w:i/>
          <w:lang w:val="en-GB"/>
        </w:rPr>
        <w:t xml:space="preserve">t-value &lt; 0 </w:t>
      </w:r>
      <w:r>
        <w:rPr>
          <w:iCs/>
          <w:lang w:val="en-GB"/>
        </w:rPr>
        <w:t xml:space="preserve">have been dropped. </w:t>
      </w:r>
    </w:p>
    <w:p w14:paraId="095E8B2D" w14:textId="2C3BAD4A" w:rsidR="00703E88" w:rsidRDefault="00703E88">
      <w:pPr>
        <w:spacing w:line="276" w:lineRule="auto"/>
        <w:ind w:firstLine="0"/>
        <w:rPr>
          <w:lang w:val="en-US"/>
        </w:rPr>
      </w:pPr>
      <w:r>
        <w:rPr>
          <w:lang w:val="en-US"/>
        </w:rPr>
        <w:br w:type="page"/>
      </w:r>
    </w:p>
    <w:p w14:paraId="0873B6C5" w14:textId="77777777" w:rsidR="00E5726A" w:rsidRDefault="00E5726A" w:rsidP="00FC12DC">
      <w:pPr>
        <w:ind w:firstLine="708"/>
        <w:jc w:val="both"/>
        <w:rPr>
          <w:lang w:val="en-US"/>
        </w:rPr>
      </w:pPr>
    </w:p>
    <w:p w14:paraId="31161DBD" w14:textId="77777777" w:rsidR="00E5726A" w:rsidRDefault="00E5726A" w:rsidP="00FC12DC">
      <w:pPr>
        <w:ind w:firstLine="708"/>
        <w:jc w:val="both"/>
        <w:rPr>
          <w:lang w:val="en-US"/>
        </w:rPr>
      </w:pPr>
    </w:p>
    <w:p w14:paraId="15770BC8" w14:textId="77777777" w:rsidR="00E5726A" w:rsidRDefault="00E5726A" w:rsidP="00FC12DC">
      <w:pPr>
        <w:ind w:firstLine="708"/>
        <w:jc w:val="both"/>
        <w:rPr>
          <w:lang w:val="en-US"/>
        </w:rPr>
      </w:pPr>
    </w:p>
    <w:p w14:paraId="40861679" w14:textId="77777777" w:rsidR="00E5726A" w:rsidRDefault="00E5726A" w:rsidP="00FC12DC">
      <w:pPr>
        <w:ind w:firstLine="708"/>
        <w:jc w:val="both"/>
        <w:rPr>
          <w:lang w:val="en-US"/>
        </w:rPr>
      </w:pPr>
    </w:p>
    <w:p w14:paraId="2A4B59C6" w14:textId="77777777" w:rsidR="00CD28CF" w:rsidRDefault="00CD28CF" w:rsidP="008C201B">
      <w:pPr>
        <w:ind w:firstLine="0"/>
        <w:jc w:val="both"/>
        <w:rPr>
          <w:lang w:val="en-US"/>
        </w:rPr>
      </w:pPr>
    </w:p>
    <w:p w14:paraId="363F48C3" w14:textId="77777777" w:rsidR="00A55295" w:rsidRDefault="00A55295" w:rsidP="008C201B">
      <w:pPr>
        <w:ind w:firstLine="0"/>
        <w:jc w:val="both"/>
        <w:rPr>
          <w:lang w:val="en-US"/>
        </w:rPr>
      </w:pPr>
    </w:p>
    <w:p w14:paraId="2CDF05C1" w14:textId="77777777" w:rsidR="00B379CA" w:rsidRDefault="00B379CA" w:rsidP="008C201B">
      <w:pPr>
        <w:ind w:firstLine="708"/>
        <w:jc w:val="both"/>
        <w:rPr>
          <w:lang w:val="en-US"/>
        </w:rPr>
      </w:pPr>
    </w:p>
    <w:sectPr w:rsidR="00B379CA" w:rsidSect="00D75A47">
      <w:pgSz w:w="11906" w:h="16838"/>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pierings, C.H.B.M. (Niels)" w:date="2021-12-08T16:58:00Z" w:initials="SC(">
    <w:p w14:paraId="1B2EA21A" w14:textId="4359E7AE" w:rsidR="00A64166" w:rsidRDefault="00A64166">
      <w:pPr>
        <w:pStyle w:val="Tekstopmerking"/>
      </w:pPr>
      <w:r>
        <w:rPr>
          <w:rStyle w:val="Verwijzingopmerking"/>
        </w:rPr>
        <w:annotationRef/>
      </w:r>
      <w:r>
        <w:t>Heb ik iets ingekort en strakker gemaakt; begin was me te lang en ingewikkeld.</w:t>
      </w:r>
    </w:p>
  </w:comment>
  <w:comment w:id="3" w:author="Spierings, C.H.B.M. (Niels)" w:date="2021-12-07T14:50:00Z" w:initials="SC(">
    <w:p w14:paraId="47100FE1" w14:textId="682C1E20" w:rsidR="00CE336F" w:rsidRDefault="00CE336F">
      <w:pPr>
        <w:pStyle w:val="Tekstopmerking"/>
      </w:pPr>
      <w:r>
        <w:rPr>
          <w:rStyle w:val="Verwijzingopmerking"/>
        </w:rPr>
        <w:annotationRef/>
      </w:r>
      <w:r>
        <w:t xml:space="preserve">Wel veel </w:t>
      </w:r>
      <w:proofErr w:type="spellStart"/>
      <w:r>
        <w:t>technical</w:t>
      </w:r>
      <w:proofErr w:type="spellEnd"/>
      <w:r>
        <w:t xml:space="preserve"> </w:t>
      </w:r>
      <w:proofErr w:type="spellStart"/>
      <w:r>
        <w:t>mumbo</w:t>
      </w:r>
      <w:proofErr w:type="spellEnd"/>
      <w:r>
        <w:t xml:space="preserve"> jumbo maar het zal wel nuttig zijn voor sommige readers.</w:t>
      </w:r>
      <w:r w:rsidR="006B28A6">
        <w:t xml:space="preserve"> Als we moeten inkorten zou ik dat wel deels hier doen.</w:t>
      </w:r>
    </w:p>
  </w:comment>
  <w:comment w:id="4" w:author="Spierings, C.H.B.M. (Niels)" w:date="2021-12-07T16:21:00Z" w:initials="SC(">
    <w:p w14:paraId="73DAAAFE" w14:textId="2B2C54E0" w:rsidR="00CE336F" w:rsidRPr="003166C0" w:rsidRDefault="00CE336F">
      <w:pPr>
        <w:pStyle w:val="Tekstopmerking"/>
      </w:pPr>
      <w:r>
        <w:rPr>
          <w:rStyle w:val="Verwijzingopmerking"/>
        </w:rPr>
        <w:annotationRef/>
      </w:r>
      <w:r w:rsidRPr="00A45EEA">
        <w:t xml:space="preserve">Major </w:t>
      </w:r>
      <w:proofErr w:type="spellStart"/>
      <w:r w:rsidRPr="00A45EEA">
        <w:t>comment</w:t>
      </w:r>
      <w:proofErr w:type="spellEnd"/>
      <w:r w:rsidRPr="00A45EEA">
        <w:t>: figuur voordat h</w:t>
      </w:r>
      <w:r>
        <w:t xml:space="preserve">et in de tekst besproken is, dat kan </w:t>
      </w:r>
      <w:proofErr w:type="spellStart"/>
      <w:r>
        <w:t>eeeeeccccchhhhtttt</w:t>
      </w:r>
      <w:proofErr w:type="spellEnd"/>
      <w:r>
        <w:t xml:space="preserve"> niet. </w:t>
      </w:r>
      <w:r w:rsidRPr="003166C0">
        <w:t>Raak helemaal van de kluts.</w:t>
      </w:r>
    </w:p>
  </w:comment>
  <w:comment w:id="5" w:author="Spierings, C.H.B.M. (Niels)" w:date="2021-12-07T17:11:00Z" w:initials="SC(">
    <w:p w14:paraId="3460E167" w14:textId="1D654AD0" w:rsidR="00CE336F" w:rsidRPr="00DD4518" w:rsidRDefault="00CE336F">
      <w:pPr>
        <w:pStyle w:val="Tekstopmerking"/>
      </w:pPr>
      <w:r>
        <w:rPr>
          <w:rStyle w:val="Verwijzingopmerking"/>
        </w:rPr>
        <w:annotationRef/>
      </w:r>
      <w:r w:rsidRPr="00DD4518">
        <w:t>Tekst first</w:t>
      </w:r>
    </w:p>
  </w:comment>
  <w:comment w:id="6" w:author="Spierings, C.H.B.M. (Niels)" w:date="2021-12-07T17:30:00Z" w:initials="SC(">
    <w:p w14:paraId="0D3DF45F" w14:textId="741783A8" w:rsidR="00CE336F" w:rsidRPr="007F3C29" w:rsidRDefault="00CE336F">
      <w:pPr>
        <w:pStyle w:val="Tekstopmerking"/>
        <w:rPr>
          <w:lang w:val="en-US"/>
        </w:rPr>
      </w:pPr>
      <w:r>
        <w:rPr>
          <w:rStyle w:val="Verwijzingopmerking"/>
        </w:rPr>
        <w:annotationRef/>
      </w:r>
      <w:r>
        <w:t xml:space="preserve">Kun je eigenlijk zo niet zeggen want zijn allemaal </w:t>
      </w:r>
      <w:proofErr w:type="spellStart"/>
      <w:r>
        <w:t>incumbent</w:t>
      </w:r>
      <w:proofErr w:type="spellEnd"/>
      <w:r>
        <w:t xml:space="preserve"> </w:t>
      </w:r>
      <w:proofErr w:type="spellStart"/>
      <w:r>
        <w:t>MPs</w:t>
      </w:r>
      <w:proofErr w:type="spellEnd"/>
      <w:r>
        <w:t xml:space="preserve">. </w:t>
      </w:r>
      <w:r w:rsidRPr="007F3C29">
        <w:rPr>
          <w:lang w:val="en-US"/>
        </w:rPr>
        <w:t>Maybe: veteran MPs vs. new MPs</w:t>
      </w:r>
    </w:p>
  </w:comment>
  <w:comment w:id="7" w:author="Spierings, C.H.B.M. (Niels)" w:date="2021-12-07T17:34:00Z" w:initials="SC(">
    <w:p w14:paraId="3276349F" w14:textId="47DA6D73" w:rsidR="00CE336F" w:rsidRPr="007F3C29" w:rsidRDefault="00CE336F">
      <w:pPr>
        <w:pStyle w:val="Tekstopmerking"/>
        <w:rPr>
          <w:lang w:val="en-US"/>
        </w:rPr>
      </w:pPr>
      <w:r>
        <w:rPr>
          <w:rStyle w:val="Verwijzingopmerking"/>
        </w:rPr>
        <w:annotationRef/>
      </w:r>
      <w:r w:rsidRPr="007F3C29">
        <w:rPr>
          <w:lang w:val="en-US"/>
        </w:rPr>
        <w:t xml:space="preserve">Relative </w:t>
      </w:r>
      <w:proofErr w:type="spellStart"/>
      <w:r w:rsidRPr="007F3C29">
        <w:rPr>
          <w:lang w:val="en-US"/>
        </w:rPr>
        <w:t>tot heir</w:t>
      </w:r>
      <w:proofErr w:type="spellEnd"/>
      <w:r w:rsidRPr="007F3C29">
        <w:rPr>
          <w:lang w:val="en-US"/>
        </w:rPr>
        <w:t xml:space="preserve"> a</w:t>
      </w:r>
      <w:r>
        <w:rPr>
          <w:lang w:val="en-US"/>
        </w:rPr>
        <w:t xml:space="preserve">ctivity and such? </w:t>
      </w:r>
      <w:proofErr w:type="spellStart"/>
      <w:r>
        <w:rPr>
          <w:lang w:val="en-US"/>
        </w:rPr>
        <w:t>Bc</w:t>
      </w:r>
      <w:proofErr w:type="spellEnd"/>
      <w:r>
        <w:rPr>
          <w:lang w:val="en-US"/>
        </w:rPr>
        <w:t xml:space="preserve"> this sound like an ceiling kind effect. (D66 </w:t>
      </w:r>
      <w:proofErr w:type="spellStart"/>
      <w:r>
        <w:rPr>
          <w:lang w:val="en-US"/>
        </w:rPr>
        <w:t>en</w:t>
      </w:r>
      <w:proofErr w:type="spellEnd"/>
      <w:r>
        <w:rPr>
          <w:lang w:val="en-US"/>
        </w:rPr>
        <w:t xml:space="preserve"> GL are most active and professional by-and-large in this respect)</w:t>
      </w:r>
    </w:p>
  </w:comment>
  <w:comment w:id="15" w:author="Tolsma, J. (Jochem)" w:date="2021-11-17T16:43:00Z" w:initials="TJ(">
    <w:p w14:paraId="3E3E5EA7" w14:textId="77777777" w:rsidR="00CE336F" w:rsidRDefault="00CE336F">
      <w:pPr>
        <w:pStyle w:val="Tekstopmerking"/>
      </w:pPr>
      <w:r>
        <w:rPr>
          <w:rStyle w:val="Verwijzingopmerking"/>
        </w:rPr>
        <w:annotationRef/>
      </w:r>
      <w:r>
        <w:t xml:space="preserve">Is me nog steeds niet gelukt. Maar snap nu wel hoe het moet. </w:t>
      </w:r>
    </w:p>
    <w:p w14:paraId="24C78508" w14:textId="6214423F" w:rsidR="00CE336F" w:rsidRDefault="00CE336F">
      <w:pPr>
        <w:pStyle w:val="Tekstopmerking"/>
      </w:pPr>
    </w:p>
  </w:comment>
  <w:comment w:id="22" w:author="Spierings, C.H.B.M. (Niels)" w:date="2021-12-07T20:23:00Z" w:initials="SC(">
    <w:p w14:paraId="3C39D840" w14:textId="707B476C" w:rsidR="004D5091" w:rsidRDefault="004D5091">
      <w:pPr>
        <w:pStyle w:val="Tekstopmerking"/>
      </w:pPr>
      <w:r>
        <w:rPr>
          <w:rStyle w:val="Verwijzingopmerking"/>
        </w:rPr>
        <w:annotationRef/>
      </w:r>
      <w:r>
        <w:t>Denk het wel, maar dan moet dat daar explicieter?</w:t>
      </w:r>
    </w:p>
  </w:comment>
  <w:comment w:id="41" w:author="Tolsma, J. (Jochem)" w:date="2021-10-25T15:35:00Z" w:initials="TJ(">
    <w:p w14:paraId="16679749" w14:textId="77777777" w:rsidR="002C6765" w:rsidRPr="002C6765" w:rsidRDefault="002C6765" w:rsidP="002C6765">
      <w:pPr>
        <w:pStyle w:val="Tekstopmerking"/>
      </w:pPr>
      <w:r>
        <w:rPr>
          <w:rStyle w:val="Verwijzingopmerking"/>
        </w:rPr>
        <w:annotationRef/>
      </w:r>
      <w:r w:rsidRPr="002C6765">
        <w:t xml:space="preserve">More refs </w:t>
      </w:r>
      <w:proofErr w:type="spellStart"/>
      <w:r w:rsidRPr="002C6765">
        <w:t>wanted</w:t>
      </w:r>
      <w:proofErr w:type="spellEnd"/>
      <w:r w:rsidRPr="002C6765">
        <w:t>?!</w:t>
      </w:r>
    </w:p>
  </w:comment>
  <w:comment w:id="42" w:author="Jochem Tolsma" w:date="2021-12-16T14:06:00Z" w:initials="JT">
    <w:p w14:paraId="407F2973" w14:textId="5AD6FE97" w:rsidR="003166C0" w:rsidRDefault="003166C0">
      <w:pPr>
        <w:pStyle w:val="Tekstopmerking"/>
      </w:pPr>
      <w:r>
        <w:rPr>
          <w:rStyle w:val="Verwijzingopmerking"/>
        </w:rPr>
        <w:annotationRef/>
      </w:r>
      <w:r>
        <w:t xml:space="preserve">Engels? </w:t>
      </w:r>
      <w:proofErr w:type="spellStart"/>
      <w:r>
        <w:t>Rigorously</w:t>
      </w:r>
      <w:proofErr w:type="spellEnd"/>
      <w:r>
        <w:t xml:space="preserve"> </w:t>
      </w:r>
    </w:p>
  </w:comment>
  <w:comment w:id="43" w:author="Spierings, C.H.B.M. (Niels)" w:date="2021-12-08T16:38:00Z" w:initials="SC(">
    <w:p w14:paraId="1F238D4F" w14:textId="77777777" w:rsidR="002C6765" w:rsidRDefault="002C6765" w:rsidP="002C6765">
      <w:pPr>
        <w:pStyle w:val="Tekstopmerking"/>
      </w:pPr>
      <w:r>
        <w:rPr>
          <w:rStyle w:val="Verwijzingopmerking"/>
        </w:rPr>
        <w:annotationRef/>
      </w:r>
      <w:r>
        <w:t xml:space="preserve">Onze </w:t>
      </w:r>
      <w:proofErr w:type="spellStart"/>
      <w:r>
        <w:t>results</w:t>
      </w:r>
      <w:proofErr w:type="spellEnd"/>
      <w:r>
        <w:t xml:space="preserve"> gaan in zekere zin in tegen onderstaand artikel. Uiteindelijk vond ik het teveel geknutsel om het er in te fietsen, maar </w:t>
      </w:r>
      <w:proofErr w:type="spellStart"/>
      <w:r>
        <w:t>mss</w:t>
      </w:r>
      <w:proofErr w:type="spellEnd"/>
      <w:r>
        <w:t xml:space="preserve"> vind jij het juist super boeiend/relevant.</w:t>
      </w:r>
    </w:p>
    <w:p w14:paraId="31F0D59C" w14:textId="77777777" w:rsidR="002C6765" w:rsidRDefault="002C6765" w:rsidP="002C6765">
      <w:pPr>
        <w:pStyle w:val="Tekstopmerking"/>
      </w:pPr>
    </w:p>
    <w:p w14:paraId="7F3F8734" w14:textId="77777777" w:rsidR="002C6765" w:rsidRDefault="002C6765" w:rsidP="002C6765">
      <w:pPr>
        <w:pStyle w:val="Tekstopmerking"/>
      </w:pPr>
      <w:r w:rsidRPr="00A12C9A">
        <w:t>https://journals.sagepub.com/doi/full/10.1177/1940161218781254</w:t>
      </w:r>
    </w:p>
  </w:comment>
  <w:comment w:id="44" w:author="Spierings, C.H.B.M. (Niels)" w:date="2021-12-08T12:24:00Z" w:initials="SC(">
    <w:p w14:paraId="36889DD7" w14:textId="77777777" w:rsidR="002C6765" w:rsidRPr="00316193" w:rsidRDefault="002C6765" w:rsidP="002C6765">
      <w:pPr>
        <w:pStyle w:val="Tekstopmerking"/>
        <w:rPr>
          <w:lang w:val="en-US"/>
        </w:rPr>
      </w:pPr>
      <w:r>
        <w:rPr>
          <w:rStyle w:val="Verwijzingopmerking"/>
        </w:rPr>
        <w:annotationRef/>
      </w:r>
      <w:r w:rsidRPr="00316193">
        <w:rPr>
          <w:lang w:val="en-US"/>
        </w:rPr>
        <w:t xml:space="preserve">If this partly </w:t>
      </w:r>
      <w:proofErr w:type="spellStart"/>
      <w:r w:rsidRPr="00316193">
        <w:rPr>
          <w:lang w:val="en-US"/>
        </w:rPr>
        <w:t>expalin</w:t>
      </w:r>
      <w:proofErr w:type="spellEnd"/>
      <w:r w:rsidRPr="00316193">
        <w:rPr>
          <w:lang w:val="en-US"/>
        </w:rPr>
        <w:t xml:space="preserve"> party s</w:t>
      </w:r>
      <w:r>
        <w:rPr>
          <w:lang w:val="en-US"/>
        </w:rPr>
        <w:t>egregation we should add that. I didn’t read the manuscript as such, but this note is to make sure.</w:t>
      </w:r>
    </w:p>
  </w:comment>
  <w:comment w:id="45" w:author="Jochem Tolsma" w:date="2021-12-16T10:20:00Z" w:initials="JT">
    <w:p w14:paraId="49B74B00" w14:textId="2A5B4CD0" w:rsidR="0014576A" w:rsidRDefault="0014576A">
      <w:pPr>
        <w:pStyle w:val="Tekstopmerking"/>
      </w:pPr>
      <w:r>
        <w:rPr>
          <w:rStyle w:val="Verwijzingopmerking"/>
        </w:rPr>
        <w:annotationRef/>
      </w:r>
      <w:r>
        <w:t xml:space="preserve">Snap deze niet zo goed. Wat is je punt? Van niet </w:t>
      </w:r>
      <w:proofErr w:type="spellStart"/>
      <w:r>
        <w:t>MPs</w:t>
      </w:r>
      <w:proofErr w:type="spellEnd"/>
      <w:r>
        <w:t xml:space="preserve"> naar </w:t>
      </w:r>
      <w:proofErr w:type="spellStart"/>
      <w:r>
        <w:t>MPs</w:t>
      </w:r>
      <w:proofErr w:type="spellEnd"/>
      <w:r>
        <w:t xml:space="preserve"> (dus sample) of van offline </w:t>
      </w:r>
      <w:proofErr w:type="spellStart"/>
      <w:r>
        <w:t>social</w:t>
      </w:r>
      <w:proofErr w:type="spellEnd"/>
      <w:r>
        <w:t xml:space="preserve"> </w:t>
      </w:r>
      <w:proofErr w:type="spellStart"/>
      <w:r>
        <w:t>networks</w:t>
      </w:r>
      <w:proofErr w:type="spellEnd"/>
      <w:r>
        <w:t xml:space="preserve"> naar online </w:t>
      </w:r>
      <w:proofErr w:type="spellStart"/>
      <w:r>
        <w:t>social</w:t>
      </w:r>
      <w:proofErr w:type="spellEnd"/>
      <w:r>
        <w:t xml:space="preserve"> </w:t>
      </w:r>
      <w:proofErr w:type="spellStart"/>
      <w:r>
        <w:t>networks</w:t>
      </w:r>
      <w:proofErr w:type="spellEnd"/>
      <w:r>
        <w:t xml:space="preserve">, of van andere online </w:t>
      </w:r>
      <w:proofErr w:type="spellStart"/>
      <w:r>
        <w:t>social</w:t>
      </w:r>
      <w:proofErr w:type="spellEnd"/>
      <w:r>
        <w:t xml:space="preserve"> </w:t>
      </w:r>
      <w:proofErr w:type="spellStart"/>
      <w:r>
        <w:t>networks</w:t>
      </w:r>
      <w:proofErr w:type="spellEnd"/>
      <w:r>
        <w:t xml:space="preserve"> naar Twitter </w:t>
      </w:r>
      <w:proofErr w:type="spellStart"/>
      <w:r>
        <w:t>social</w:t>
      </w:r>
      <w:proofErr w:type="spellEnd"/>
      <w:r>
        <w:t xml:space="preserve"> </w:t>
      </w:r>
      <w:proofErr w:type="spellStart"/>
      <w:r>
        <w:t>networks</w:t>
      </w:r>
      <w:proofErr w:type="spellEnd"/>
      <w:r>
        <w:t xml:space="preserve">? </w:t>
      </w:r>
    </w:p>
  </w:comment>
  <w:comment w:id="46" w:author="Spierings, C.H.B.M. (Niels)" w:date="2021-12-08T16:31:00Z" w:initials="SC(">
    <w:p w14:paraId="321C158D" w14:textId="77777777" w:rsidR="002C6765" w:rsidRPr="002C6765" w:rsidRDefault="002C6765" w:rsidP="002C6765">
      <w:pPr>
        <w:pStyle w:val="Tekstopmerking"/>
        <w:rPr>
          <w:rFonts w:ascii="Arial" w:hAnsi="Arial" w:cs="Arial"/>
          <w:color w:val="222222"/>
          <w:shd w:val="clear" w:color="auto" w:fill="FFFFFF"/>
          <w:lang w:val="en-US"/>
        </w:rPr>
      </w:pPr>
      <w:r>
        <w:rPr>
          <w:rStyle w:val="Verwijzingopmerking"/>
        </w:rPr>
        <w:annotationRef/>
      </w:r>
      <w:proofErr w:type="spellStart"/>
      <w:r>
        <w:rPr>
          <w:rFonts w:ascii="Arial" w:hAnsi="Arial" w:cs="Arial"/>
          <w:color w:val="222222"/>
          <w:shd w:val="clear" w:color="auto" w:fill="FFFFFF"/>
        </w:rPr>
        <w:t>Jeroense</w:t>
      </w:r>
      <w:proofErr w:type="spellEnd"/>
      <w:r>
        <w:rPr>
          <w:rFonts w:ascii="Arial" w:hAnsi="Arial" w:cs="Arial"/>
          <w:color w:val="222222"/>
          <w:shd w:val="clear" w:color="auto" w:fill="FFFFFF"/>
        </w:rPr>
        <w:t xml:space="preserve">, T., </w:t>
      </w:r>
      <w:proofErr w:type="spellStart"/>
      <w:r>
        <w:rPr>
          <w:rFonts w:ascii="Arial" w:hAnsi="Arial" w:cs="Arial"/>
          <w:color w:val="222222"/>
          <w:shd w:val="clear" w:color="auto" w:fill="FFFFFF"/>
        </w:rPr>
        <w:t>Luimers</w:t>
      </w:r>
      <w:proofErr w:type="spellEnd"/>
      <w:r>
        <w:rPr>
          <w:rFonts w:ascii="Arial" w:hAnsi="Arial" w:cs="Arial"/>
          <w:color w:val="222222"/>
          <w:shd w:val="clear" w:color="auto" w:fill="FFFFFF"/>
        </w:rPr>
        <w:t xml:space="preserve">, J., Jacobs, K., &amp; Spierings, N. (2021). </w:t>
      </w:r>
      <w:r w:rsidRPr="004F398B">
        <w:rPr>
          <w:rFonts w:ascii="Arial" w:hAnsi="Arial" w:cs="Arial"/>
          <w:color w:val="222222"/>
          <w:shd w:val="clear" w:color="auto" w:fill="FFFFFF"/>
          <w:lang w:val="en-US"/>
        </w:rPr>
        <w:t>Political social media use and its linkage to populist and postmaterialist attitudes and vote intention in the Netherlands. </w:t>
      </w:r>
      <w:r w:rsidRPr="002C6765">
        <w:rPr>
          <w:rFonts w:ascii="Arial" w:hAnsi="Arial" w:cs="Arial"/>
          <w:i/>
          <w:iCs/>
          <w:color w:val="222222"/>
          <w:shd w:val="clear" w:color="auto" w:fill="FFFFFF"/>
          <w:lang w:val="en-US"/>
        </w:rPr>
        <w:t>European Political Science</w:t>
      </w:r>
      <w:r w:rsidRPr="002C6765">
        <w:rPr>
          <w:rFonts w:ascii="Arial" w:hAnsi="Arial" w:cs="Arial"/>
          <w:color w:val="222222"/>
          <w:shd w:val="clear" w:color="auto" w:fill="FFFFFF"/>
          <w:lang w:val="en-US"/>
        </w:rPr>
        <w:t>, 1-23.</w:t>
      </w:r>
    </w:p>
    <w:p w14:paraId="7A7390E5" w14:textId="77777777" w:rsidR="002C6765" w:rsidRPr="002C6765" w:rsidRDefault="002C6765" w:rsidP="002C6765">
      <w:pPr>
        <w:pStyle w:val="Tekstopmerking"/>
        <w:rPr>
          <w:rFonts w:ascii="Arial" w:hAnsi="Arial" w:cs="Arial"/>
          <w:color w:val="222222"/>
          <w:shd w:val="clear" w:color="auto" w:fill="FFFFFF"/>
          <w:lang w:val="en-US"/>
        </w:rPr>
      </w:pPr>
    </w:p>
    <w:p w14:paraId="3E8A96C1" w14:textId="77777777" w:rsidR="002C6765" w:rsidRDefault="002C6765" w:rsidP="002C6765">
      <w:pPr>
        <w:pStyle w:val="Tekstopmerking"/>
        <w:rPr>
          <w:rFonts w:ascii="Arial" w:hAnsi="Arial" w:cs="Arial"/>
          <w:color w:val="222222"/>
          <w:shd w:val="clear" w:color="auto" w:fill="FFFFFF"/>
          <w:lang w:val="en-US"/>
        </w:rPr>
      </w:pPr>
      <w:bookmarkStart w:id="47" w:name="_Hlk89873830"/>
      <w:proofErr w:type="spellStart"/>
      <w:r w:rsidRPr="00A12C9A">
        <w:rPr>
          <w:rFonts w:ascii="Arial" w:hAnsi="Arial" w:cs="Arial"/>
          <w:color w:val="222222"/>
          <w:shd w:val="clear" w:color="auto" w:fill="FFFFFF"/>
          <w:lang w:val="en-US"/>
        </w:rPr>
        <w:t>Matuszewski</w:t>
      </w:r>
      <w:proofErr w:type="spellEnd"/>
      <w:r w:rsidRPr="00A12C9A">
        <w:rPr>
          <w:rFonts w:ascii="Arial" w:hAnsi="Arial" w:cs="Arial"/>
          <w:color w:val="222222"/>
          <w:shd w:val="clear" w:color="auto" w:fill="FFFFFF"/>
          <w:lang w:val="en-US"/>
        </w:rPr>
        <w:t xml:space="preserve">, P., &amp; </w:t>
      </w:r>
      <w:proofErr w:type="spellStart"/>
      <w:r w:rsidRPr="00A12C9A">
        <w:rPr>
          <w:rFonts w:ascii="Arial" w:hAnsi="Arial" w:cs="Arial"/>
          <w:color w:val="222222"/>
          <w:shd w:val="clear" w:color="auto" w:fill="FFFFFF"/>
          <w:lang w:val="en-US"/>
        </w:rPr>
        <w:t>Szabó</w:t>
      </w:r>
      <w:proofErr w:type="spellEnd"/>
      <w:r w:rsidRPr="00A12C9A">
        <w:rPr>
          <w:rFonts w:ascii="Arial" w:hAnsi="Arial" w:cs="Arial"/>
          <w:color w:val="222222"/>
          <w:shd w:val="clear" w:color="auto" w:fill="FFFFFF"/>
          <w:lang w:val="en-US"/>
        </w:rPr>
        <w:t>, G. (2019</w:t>
      </w:r>
      <w:bookmarkEnd w:id="47"/>
      <w:r w:rsidRPr="00A12C9A">
        <w:rPr>
          <w:rFonts w:ascii="Arial" w:hAnsi="Arial" w:cs="Arial"/>
          <w:color w:val="222222"/>
          <w:shd w:val="clear" w:color="auto" w:fill="FFFFFF"/>
          <w:lang w:val="en-US"/>
        </w:rPr>
        <w:t>). Are echo chambers based on partisanship? Twitter and political polarity in Poland and Hungary. </w:t>
      </w:r>
      <w:r w:rsidRPr="00A12C9A">
        <w:rPr>
          <w:rFonts w:ascii="Arial" w:hAnsi="Arial" w:cs="Arial"/>
          <w:i/>
          <w:iCs/>
          <w:color w:val="222222"/>
          <w:shd w:val="clear" w:color="auto" w:fill="FFFFFF"/>
          <w:lang w:val="en-US"/>
        </w:rPr>
        <w:t>Social media+ society</w:t>
      </w:r>
      <w:r w:rsidRPr="00A12C9A">
        <w:rPr>
          <w:rFonts w:ascii="Arial" w:hAnsi="Arial" w:cs="Arial"/>
          <w:color w:val="222222"/>
          <w:shd w:val="clear" w:color="auto" w:fill="FFFFFF"/>
          <w:lang w:val="en-US"/>
        </w:rPr>
        <w:t>, </w:t>
      </w:r>
      <w:r w:rsidRPr="00A12C9A">
        <w:rPr>
          <w:rFonts w:ascii="Arial" w:hAnsi="Arial" w:cs="Arial"/>
          <w:i/>
          <w:iCs/>
          <w:color w:val="222222"/>
          <w:shd w:val="clear" w:color="auto" w:fill="FFFFFF"/>
          <w:lang w:val="en-US"/>
        </w:rPr>
        <w:t>5</w:t>
      </w:r>
      <w:r w:rsidRPr="00A12C9A">
        <w:rPr>
          <w:rFonts w:ascii="Arial" w:hAnsi="Arial" w:cs="Arial"/>
          <w:color w:val="222222"/>
          <w:shd w:val="clear" w:color="auto" w:fill="FFFFFF"/>
          <w:lang w:val="en-US"/>
        </w:rPr>
        <w:t>(2), 2056305119837671.</w:t>
      </w:r>
    </w:p>
    <w:p w14:paraId="65C643CD" w14:textId="77777777" w:rsidR="002C6765" w:rsidRDefault="002C6765" w:rsidP="002C6765">
      <w:pPr>
        <w:pStyle w:val="Tekstopmerking"/>
        <w:rPr>
          <w:rFonts w:ascii="Arial" w:hAnsi="Arial" w:cs="Arial"/>
          <w:color w:val="222222"/>
          <w:shd w:val="clear" w:color="auto" w:fill="FFFFFF"/>
          <w:lang w:val="en-US"/>
        </w:rPr>
      </w:pPr>
    </w:p>
    <w:p w14:paraId="0223F993" w14:textId="77777777" w:rsidR="002C6765" w:rsidRPr="00A12C9A" w:rsidRDefault="002C6765" w:rsidP="002C6765">
      <w:pPr>
        <w:pStyle w:val="Tekstopmerking"/>
        <w:rPr>
          <w:lang w:val="en-US"/>
        </w:rPr>
      </w:pPr>
      <w:r w:rsidRPr="0046458F">
        <w:rPr>
          <w:rFonts w:ascii="Arial" w:hAnsi="Arial" w:cs="Arial"/>
          <w:color w:val="222222"/>
          <w:shd w:val="clear" w:color="auto" w:fill="FFFFFF"/>
          <w:lang w:val="en-US"/>
        </w:rPr>
        <w:t xml:space="preserve">Taylor, S., Boniface, M., Pickering, B., Grace, P., Bakir, V., </w:t>
      </w:r>
      <w:proofErr w:type="spellStart"/>
      <w:r w:rsidRPr="0046458F">
        <w:rPr>
          <w:rFonts w:ascii="Arial" w:hAnsi="Arial" w:cs="Arial"/>
          <w:color w:val="222222"/>
          <w:shd w:val="clear" w:color="auto" w:fill="FFFFFF"/>
          <w:lang w:val="en-US"/>
        </w:rPr>
        <w:t>Engesser</w:t>
      </w:r>
      <w:proofErr w:type="spellEnd"/>
      <w:r w:rsidRPr="0046458F">
        <w:rPr>
          <w:rFonts w:ascii="Arial" w:hAnsi="Arial" w:cs="Arial"/>
          <w:color w:val="222222"/>
          <w:shd w:val="clear" w:color="auto" w:fill="FFFFFF"/>
          <w:lang w:val="en-US"/>
        </w:rPr>
        <w:t xml:space="preserve">, S., ... </w:t>
      </w:r>
      <w:r w:rsidRPr="002C6765">
        <w:rPr>
          <w:rFonts w:ascii="Arial" w:hAnsi="Arial" w:cs="Arial"/>
          <w:color w:val="222222"/>
          <w:shd w:val="clear" w:color="auto" w:fill="FFFFFF"/>
          <w:lang w:val="en-US"/>
        </w:rPr>
        <w:t xml:space="preserve">&amp; </w:t>
      </w:r>
      <w:proofErr w:type="spellStart"/>
      <w:r w:rsidRPr="002C6765">
        <w:rPr>
          <w:rFonts w:ascii="Arial" w:hAnsi="Arial" w:cs="Arial"/>
          <w:color w:val="222222"/>
          <w:shd w:val="clear" w:color="auto" w:fill="FFFFFF"/>
          <w:lang w:val="en-US"/>
        </w:rPr>
        <w:t>Zubiaga</w:t>
      </w:r>
      <w:proofErr w:type="spellEnd"/>
      <w:r w:rsidRPr="002C6765">
        <w:rPr>
          <w:rFonts w:ascii="Arial" w:hAnsi="Arial" w:cs="Arial"/>
          <w:color w:val="222222"/>
          <w:shd w:val="clear" w:color="auto" w:fill="FFFFFF"/>
          <w:lang w:val="en-US"/>
        </w:rPr>
        <w:t>, A. (2018). Opinion forming in the digital age.</w:t>
      </w:r>
    </w:p>
  </w:comment>
  <w:comment w:id="48" w:author="Spierings, C.H.B.M. (Niels)" w:date="2021-12-08T15:44:00Z" w:initials="SC(">
    <w:p w14:paraId="392A37AC" w14:textId="77777777" w:rsidR="002C6765" w:rsidRDefault="002C6765" w:rsidP="002C6765">
      <w:pPr>
        <w:pStyle w:val="Tekstopmerking"/>
      </w:pPr>
      <w:r>
        <w:rPr>
          <w:rStyle w:val="Verwijzingopmerking"/>
        </w:rPr>
        <w:annotationRef/>
      </w:r>
      <w:r w:rsidRPr="002C6765">
        <w:rPr>
          <w:rFonts w:ascii="Arial" w:hAnsi="Arial" w:cs="Arial"/>
          <w:color w:val="222222"/>
          <w:shd w:val="clear" w:color="auto" w:fill="FFFFFF"/>
          <w:lang w:val="en-US"/>
        </w:rPr>
        <w:t xml:space="preserve">Vergeer, M., </w:t>
      </w:r>
      <w:proofErr w:type="spellStart"/>
      <w:r w:rsidRPr="002C6765">
        <w:rPr>
          <w:rFonts w:ascii="Arial" w:hAnsi="Arial" w:cs="Arial"/>
          <w:color w:val="222222"/>
          <w:shd w:val="clear" w:color="auto" w:fill="FFFFFF"/>
          <w:lang w:val="en-US"/>
        </w:rPr>
        <w:t>Hermans</w:t>
      </w:r>
      <w:proofErr w:type="spellEnd"/>
      <w:r w:rsidRPr="002C6765">
        <w:rPr>
          <w:rFonts w:ascii="Arial" w:hAnsi="Arial" w:cs="Arial"/>
          <w:color w:val="222222"/>
          <w:shd w:val="clear" w:color="auto" w:fill="FFFFFF"/>
          <w:lang w:val="en-US"/>
        </w:rPr>
        <w:t xml:space="preserve">, L., &amp; </w:t>
      </w:r>
      <w:proofErr w:type="spellStart"/>
      <w:r w:rsidRPr="002C6765">
        <w:rPr>
          <w:rFonts w:ascii="Arial" w:hAnsi="Arial" w:cs="Arial"/>
          <w:color w:val="222222"/>
          <w:shd w:val="clear" w:color="auto" w:fill="FFFFFF"/>
          <w:lang w:val="en-US"/>
        </w:rPr>
        <w:t>Sams</w:t>
      </w:r>
      <w:proofErr w:type="spellEnd"/>
      <w:r w:rsidRPr="002C6765">
        <w:rPr>
          <w:rFonts w:ascii="Arial" w:hAnsi="Arial" w:cs="Arial"/>
          <w:color w:val="222222"/>
          <w:shd w:val="clear" w:color="auto" w:fill="FFFFFF"/>
          <w:lang w:val="en-US"/>
        </w:rPr>
        <w:t xml:space="preserve">, S. (2013). </w:t>
      </w:r>
      <w:r w:rsidRPr="008C31F7">
        <w:rPr>
          <w:rFonts w:ascii="Arial" w:hAnsi="Arial" w:cs="Arial"/>
          <w:color w:val="222222"/>
          <w:shd w:val="clear" w:color="auto" w:fill="FFFFFF"/>
          <w:lang w:val="en-US"/>
        </w:rPr>
        <w:t>Online social networks and micro-blogging in political campaigning: The exploration of a new campaign tool and a new campaign style. </w:t>
      </w:r>
      <w:r>
        <w:rPr>
          <w:rFonts w:ascii="Arial" w:hAnsi="Arial" w:cs="Arial"/>
          <w:i/>
          <w:iCs/>
          <w:color w:val="222222"/>
          <w:shd w:val="clear" w:color="auto" w:fill="FFFFFF"/>
        </w:rPr>
        <w:t>Party politics</w:t>
      </w:r>
      <w:r>
        <w:rPr>
          <w:rFonts w:ascii="Arial" w:hAnsi="Arial" w:cs="Arial"/>
          <w:color w:val="222222"/>
          <w:shd w:val="clear" w:color="auto" w:fill="FFFFFF"/>
        </w:rPr>
        <w:t>, </w:t>
      </w:r>
      <w:r>
        <w:rPr>
          <w:rFonts w:ascii="Arial" w:hAnsi="Arial" w:cs="Arial"/>
          <w:i/>
          <w:iCs/>
          <w:color w:val="222222"/>
          <w:shd w:val="clear" w:color="auto" w:fill="FFFFFF"/>
        </w:rPr>
        <w:t>19</w:t>
      </w:r>
      <w:r>
        <w:rPr>
          <w:rFonts w:ascii="Arial" w:hAnsi="Arial" w:cs="Arial"/>
          <w:color w:val="222222"/>
          <w:shd w:val="clear" w:color="auto" w:fill="FFFFFF"/>
        </w:rPr>
        <w:t>(3), 477-501.</w:t>
      </w:r>
    </w:p>
  </w:comment>
  <w:comment w:id="49" w:author="Spierings, C.H.B.M. (Niels)" w:date="2021-12-08T15:46:00Z" w:initials="SC(">
    <w:p w14:paraId="23A68EF7" w14:textId="77777777" w:rsidR="002C6765" w:rsidRDefault="002C6765" w:rsidP="002C6765">
      <w:pPr>
        <w:pStyle w:val="Tekstopmerking"/>
      </w:pPr>
      <w:r>
        <w:rPr>
          <w:rStyle w:val="Verwijzingopmerking"/>
        </w:rPr>
        <w:annotationRef/>
      </w:r>
      <w:r>
        <w:t xml:space="preserve">Hoe </w:t>
      </w:r>
      <w:proofErr w:type="spellStart"/>
      <w:r>
        <w:t>matcht</w:t>
      </w:r>
      <w:proofErr w:type="spellEnd"/>
      <w:r>
        <w:t xml:space="preserve"> dit met conclusies over hoe de netwerken elkaar voeden. Suggereert dat niet verdere segregatie?</w:t>
      </w:r>
    </w:p>
  </w:comment>
  <w:comment w:id="50" w:author="Jochem Tolsma" w:date="2021-12-16T10:45:00Z" w:initials="JT">
    <w:p w14:paraId="5921D697" w14:textId="11081E45" w:rsidR="00292B97" w:rsidRDefault="00292B97">
      <w:pPr>
        <w:pStyle w:val="Tekstopmerking"/>
      </w:pPr>
      <w:r>
        <w:rPr>
          <w:rStyle w:val="Verwijzingopmerking"/>
        </w:rPr>
        <w:annotationRef/>
      </w:r>
      <w:r>
        <w:t xml:space="preserve">Ja vind ik ook vreemd. Moet even kijken of segregatie steeds meer overlapt. </w:t>
      </w:r>
    </w:p>
  </w:comment>
  <w:comment w:id="51" w:author="Spierings, C.H.B.M. (Niels)" w:date="2021-12-08T16:14:00Z" w:initials="SC(">
    <w:p w14:paraId="464E0061" w14:textId="77777777" w:rsidR="002C6765" w:rsidRPr="002C6765" w:rsidRDefault="002C6765" w:rsidP="002C6765">
      <w:pPr>
        <w:ind w:firstLine="708"/>
      </w:pPr>
      <w:r>
        <w:rPr>
          <w:rStyle w:val="Verwijzingopmerking"/>
        </w:rPr>
        <w:annotationRef/>
      </w:r>
      <w:r>
        <w:t>Dit is je “</w:t>
      </w:r>
      <w:r>
        <w:rPr>
          <w:iCs/>
        </w:rPr>
        <w:t xml:space="preserve">O wat een geweldige methode. En zie mooie samenwerking van </w:t>
      </w:r>
      <w:proofErr w:type="spellStart"/>
      <w:r>
        <w:rPr>
          <w:iCs/>
        </w:rPr>
        <w:t>descriptives</w:t>
      </w:r>
      <w:proofErr w:type="spellEnd"/>
      <w:r>
        <w:rPr>
          <w:iCs/>
        </w:rPr>
        <w:t xml:space="preserve"> en formele toetsen. Segregatie langs partijlijnen op vier verschillende manieren! Zeer consistent. Ook ordening is consistent. </w:t>
      </w:r>
      <w:r>
        <w:t>”</w:t>
      </w:r>
    </w:p>
  </w:comment>
  <w:comment w:id="52" w:author="Spierings, C.H.B.M. (Niels)" w:date="2021-12-08T16:29:00Z" w:initials="SC(">
    <w:p w14:paraId="39716733" w14:textId="77777777" w:rsidR="002C6765" w:rsidRDefault="002C6765" w:rsidP="002C6765">
      <w:pPr>
        <w:pStyle w:val="Tekstopmerking"/>
      </w:pPr>
      <w:r>
        <w:rPr>
          <w:rStyle w:val="Verwijzingopmerking"/>
        </w:rPr>
        <w:annotationRef/>
      </w:r>
      <w:proofErr w:type="spellStart"/>
      <w:r>
        <w:t>Uhh</w:t>
      </w:r>
      <w:proofErr w:type="spellEnd"/>
      <w:r>
        <w:t>, ik denk dat ik het net wat minder positief gemaakt heb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2EA21A" w15:done="0"/>
  <w15:commentEx w15:paraId="47100FE1" w15:done="0"/>
  <w15:commentEx w15:paraId="73DAAAFE" w15:done="0"/>
  <w15:commentEx w15:paraId="3460E167" w15:done="0"/>
  <w15:commentEx w15:paraId="0D3DF45F" w15:done="0"/>
  <w15:commentEx w15:paraId="3276349F" w15:done="0"/>
  <w15:commentEx w15:paraId="24C78508" w15:done="0"/>
  <w15:commentEx w15:paraId="3C39D840" w15:done="0"/>
  <w15:commentEx w15:paraId="16679749" w15:done="0"/>
  <w15:commentEx w15:paraId="407F2973" w15:done="0"/>
  <w15:commentEx w15:paraId="7F3F8734" w15:done="0"/>
  <w15:commentEx w15:paraId="36889DD7" w15:done="0"/>
  <w15:commentEx w15:paraId="49B74B00" w15:done="0"/>
  <w15:commentEx w15:paraId="0223F993" w15:done="0"/>
  <w15:commentEx w15:paraId="392A37AC" w15:done="0"/>
  <w15:commentEx w15:paraId="23A68EF7" w15:done="0"/>
  <w15:commentEx w15:paraId="5921D697" w15:paraIdParent="23A68EF7" w15:done="0"/>
  <w15:commentEx w15:paraId="464E0061" w15:done="0"/>
  <w15:commentEx w15:paraId="397167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B62C5" w16cex:dateUtc="2021-12-08T15:58:00Z"/>
  <w16cex:commentExtensible w16cex:durableId="2559F339" w16cex:dateUtc="2021-12-07T13:50:00Z"/>
  <w16cex:commentExtensible w16cex:durableId="255A08A0" w16cex:dateUtc="2021-12-07T15:21:00Z"/>
  <w16cex:commentExtensible w16cex:durableId="255A145C" w16cex:dateUtc="2021-12-07T16:11:00Z"/>
  <w16cex:commentExtensible w16cex:durableId="255A18CA" w16cex:dateUtc="2021-12-07T16:30:00Z"/>
  <w16cex:commentExtensible w16cex:durableId="255A1995" w16cex:dateUtc="2021-12-07T16:34:00Z"/>
  <w16cex:commentExtensible w16cex:durableId="253FAFAE" w16cex:dateUtc="2021-11-17T15:43:00Z"/>
  <w16cex:commentExtensible w16cex:durableId="255A4150" w16cex:dateUtc="2021-12-07T19:23:00Z"/>
  <w16cex:commentExtensible w16cex:durableId="255A4898" w16cex:dateUtc="2021-10-25T13:35:00Z"/>
  <w16cex:commentExtensible w16cex:durableId="2565C653" w16cex:dateUtc="2021-12-16T13:06:00Z"/>
  <w16cex:commentExtensible w16cex:durableId="255B5E05" w16cex:dateUtc="2021-12-08T15:38:00Z"/>
  <w16cex:commentExtensible w16cex:durableId="255B2274" w16cex:dateUtc="2021-12-08T11:24:00Z"/>
  <w16cex:commentExtensible w16cex:durableId="25659171" w16cex:dateUtc="2021-12-16T09:20:00Z"/>
  <w16cex:commentExtensible w16cex:durableId="255B5C5E" w16cex:dateUtc="2021-12-08T15:31:00Z"/>
  <w16cex:commentExtensible w16cex:durableId="255B516E" w16cex:dateUtc="2021-12-08T14:44:00Z"/>
  <w16cex:commentExtensible w16cex:durableId="255B51B8" w16cex:dateUtc="2021-12-08T14:46:00Z"/>
  <w16cex:commentExtensible w16cex:durableId="25659756" w16cex:dateUtc="2021-12-16T09:45:00Z"/>
  <w16cex:commentExtensible w16cex:durableId="255B587E" w16cex:dateUtc="2021-12-08T15:14:00Z"/>
  <w16cex:commentExtensible w16cex:durableId="255B5C06" w16cex:dateUtc="2021-12-08T15: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2EA21A" w16cid:durableId="255B62C5"/>
  <w16cid:commentId w16cid:paraId="47100FE1" w16cid:durableId="2559F339"/>
  <w16cid:commentId w16cid:paraId="73DAAAFE" w16cid:durableId="255A08A0"/>
  <w16cid:commentId w16cid:paraId="3460E167" w16cid:durableId="255A145C"/>
  <w16cid:commentId w16cid:paraId="0D3DF45F" w16cid:durableId="255A18CA"/>
  <w16cid:commentId w16cid:paraId="3276349F" w16cid:durableId="255A1995"/>
  <w16cid:commentId w16cid:paraId="24C78508" w16cid:durableId="253FAFAE"/>
  <w16cid:commentId w16cid:paraId="3C39D840" w16cid:durableId="255A4150"/>
  <w16cid:commentId w16cid:paraId="16679749" w16cid:durableId="255A4898"/>
  <w16cid:commentId w16cid:paraId="407F2973" w16cid:durableId="2565C653"/>
  <w16cid:commentId w16cid:paraId="7F3F8734" w16cid:durableId="255B5E05"/>
  <w16cid:commentId w16cid:paraId="36889DD7" w16cid:durableId="255B2274"/>
  <w16cid:commentId w16cid:paraId="49B74B00" w16cid:durableId="25659171"/>
  <w16cid:commentId w16cid:paraId="0223F993" w16cid:durableId="255B5C5E"/>
  <w16cid:commentId w16cid:paraId="392A37AC" w16cid:durableId="255B516E"/>
  <w16cid:commentId w16cid:paraId="23A68EF7" w16cid:durableId="255B51B8"/>
  <w16cid:commentId w16cid:paraId="5921D697" w16cid:durableId="25659756"/>
  <w16cid:commentId w16cid:paraId="464E0061" w16cid:durableId="255B587E"/>
  <w16cid:commentId w16cid:paraId="39716733" w16cid:durableId="255B5C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42F77" w14:textId="77777777" w:rsidR="009E2FF5" w:rsidRDefault="009E2FF5" w:rsidP="00F62A39">
      <w:pPr>
        <w:spacing w:line="240" w:lineRule="auto"/>
      </w:pPr>
      <w:r>
        <w:separator/>
      </w:r>
    </w:p>
  </w:endnote>
  <w:endnote w:type="continuationSeparator" w:id="0">
    <w:p w14:paraId="54E2E121" w14:textId="77777777" w:rsidR="009E2FF5" w:rsidRDefault="009E2FF5" w:rsidP="00F62A39">
      <w:pPr>
        <w:spacing w:line="240" w:lineRule="auto"/>
      </w:pPr>
      <w:r>
        <w:continuationSeparator/>
      </w:r>
    </w:p>
  </w:endnote>
  <w:endnote w:id="1">
    <w:p w14:paraId="1B058EB3" w14:textId="2A4C8DE4" w:rsidR="00CE336F" w:rsidRPr="00941320" w:rsidRDefault="00CE336F">
      <w:pPr>
        <w:pStyle w:val="Eindnoottekst"/>
        <w:rPr>
          <w:lang w:val="en-GB"/>
        </w:rPr>
      </w:pPr>
      <w:r>
        <w:rPr>
          <w:rStyle w:val="Eindnootmarkering"/>
        </w:rPr>
        <w:endnoteRef/>
      </w:r>
      <w:r w:rsidRPr="00941320">
        <w:rPr>
          <w:lang w:val="en-GB"/>
        </w:rPr>
        <w:t xml:space="preserve"> </w:t>
      </w:r>
      <w:r>
        <w:rPr>
          <w:lang w:val="en-GB"/>
        </w:rPr>
        <w:t xml:space="preserve">Influence processes whereby connected individuals become more a like to each other over time are the major third mechanism that could lead to network homogeneity (next to </w:t>
      </w:r>
      <w:r w:rsidRPr="000B1F5F">
        <w:rPr>
          <w:lang w:val="en-US"/>
        </w:rPr>
        <w:t>structurally-induced network homogeneity</w:t>
      </w:r>
      <w:r>
        <w:rPr>
          <w:lang w:val="en-GB"/>
        </w:rPr>
        <w:t xml:space="preserve"> and inbreeding homophily). Although it is possible that MPs change party memberships over time this is a relatively rare event. Similarly, MPs will not change their sex, age and ethnicity due to influence processes. Therefore, influence dynamics are not discussed in this contribution. </w:t>
      </w:r>
    </w:p>
  </w:endnote>
  <w:endnote w:id="2">
    <w:p w14:paraId="7D73C93B" w14:textId="2270A34D" w:rsidR="00CE336F" w:rsidRDefault="00CE336F" w:rsidP="00A47350">
      <w:pPr>
        <w:ind w:firstLine="0"/>
        <w:jc w:val="both"/>
        <w:rPr>
          <w:lang w:val="en-US"/>
        </w:rPr>
      </w:pPr>
      <w:r>
        <w:rPr>
          <w:rStyle w:val="Eindnootmarkering"/>
        </w:rPr>
        <w:endnoteRef/>
      </w:r>
      <w:r w:rsidRPr="00B75FF9">
        <w:rPr>
          <w:lang w:val="en-GB"/>
        </w:rPr>
        <w:t xml:space="preserve"> </w:t>
      </w:r>
      <w:r>
        <w:rPr>
          <w:lang w:val="en-US"/>
        </w:rPr>
        <w:t>How often agents are allowed to make a change and which agent is allowed to change is determined by the rate-function but this is normally not the focus of interest.</w:t>
      </w:r>
    </w:p>
    <w:p w14:paraId="5DFBD824" w14:textId="77777777" w:rsidR="00CE336F" w:rsidRPr="00B75FF9" w:rsidRDefault="00CE336F" w:rsidP="00A47350">
      <w:pPr>
        <w:pStyle w:val="Eindnoottekst"/>
        <w:rPr>
          <w:lang w:val="en-US"/>
        </w:rPr>
      </w:pPr>
    </w:p>
  </w:endnote>
  <w:endnote w:id="3">
    <w:p w14:paraId="219FB2B9" w14:textId="77777777" w:rsidR="00CE336F" w:rsidRPr="00D2347B" w:rsidRDefault="00CE336F" w:rsidP="00A47350">
      <w:pPr>
        <w:pStyle w:val="Eindnoottekst"/>
        <w:ind w:firstLine="0"/>
        <w:rPr>
          <w:lang w:val="en-GB"/>
        </w:rPr>
      </w:pPr>
      <w:r>
        <w:rPr>
          <w:rStyle w:val="Eindnootmarkering"/>
        </w:rPr>
        <w:endnoteRef/>
      </w:r>
      <w:r w:rsidRPr="00A47350">
        <w:rPr>
          <w:lang w:val="en-GB"/>
        </w:rPr>
        <w:t xml:space="preserve"> </w:t>
      </w:r>
      <w:r>
        <w:rPr>
          <w:lang w:val="en-GB"/>
        </w:rPr>
        <w:t xml:space="preserve">Since: </w:t>
      </w:r>
      <m:oMath>
        <m:f>
          <m:fPr>
            <m:ctrlPr>
              <w:rPr>
                <w:rFonts w:ascii="Cambria Math" w:hAnsi="Cambria Math"/>
                <w:i/>
                <w:lang w:val="en-GB"/>
              </w:rPr>
            </m:ctrlPr>
          </m:fPr>
          <m:num>
            <m:r>
              <w:rPr>
                <w:rFonts w:ascii="Cambria Math" w:hAnsi="Cambria Math"/>
                <w:lang w:val="en-GB"/>
              </w:rPr>
              <m:t xml:space="preserve">P(X=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r>
              <w:rPr>
                <w:rFonts w:ascii="Cambria Math" w:hAnsi="Cambria Math"/>
                <w:lang w:val="en-GB"/>
              </w:rPr>
              <m:t>)</m:t>
            </m:r>
          </m:num>
          <m:den>
            <m:r>
              <w:rPr>
                <w:rFonts w:ascii="Cambria Math" w:hAnsi="Cambria Math"/>
                <w:lang w:val="en-GB"/>
              </w:rPr>
              <m:t xml:space="preserve">P(X=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r>
              <w:rPr>
                <w:rFonts w:ascii="Cambria Math" w:hAnsi="Cambria Math"/>
                <w:lang w:val="en-GB"/>
              </w:rPr>
              <m:t>)</m:t>
            </m:r>
          </m:den>
        </m:f>
        <m:r>
          <w:rPr>
            <w:rFonts w:ascii="Cambria Math" w:hAnsi="Cambria Math"/>
            <w:lang w:val="en-GB"/>
          </w:rPr>
          <m:t xml:space="preserve">= </m:t>
        </m:r>
        <m:f>
          <m:fPr>
            <m:ctrlPr>
              <w:rPr>
                <w:rFonts w:ascii="Cambria Math" w:hAnsi="Cambria Math"/>
                <w:i/>
                <w:lang w:val="en-GB"/>
              </w:rPr>
            </m:ctrlPr>
          </m:fPr>
          <m:num>
            <m:sSubSup>
              <m:sSubSupPr>
                <m:ctrlPr>
                  <w:rPr>
                    <w:rFonts w:ascii="Cambria Math" w:hAnsi="Cambria Math"/>
                    <w:i/>
                    <w:lang w:val="en-GB"/>
                  </w:rPr>
                </m:ctrlPr>
              </m:sSubSupPr>
              <m:e>
                <m:r>
                  <m:rPr>
                    <m:sty m:val="p"/>
                  </m:rPr>
                  <w:rPr>
                    <w:rFonts w:ascii="Cambria Math" w:hAnsi="Cambria Math"/>
                    <w:lang w:val="en-GB"/>
                  </w:rPr>
                  <m:t>exp⁡</m:t>
                </m:r>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r>
              <w:rPr>
                <w:rFonts w:ascii="Cambria Math" w:hAnsi="Cambria Math"/>
                <w:lang w:val="en-GB"/>
              </w:rPr>
              <m:t>))</m:t>
            </m:r>
          </m:num>
          <m:den>
            <m:r>
              <m:rPr>
                <m:sty m:val="p"/>
              </m:rPr>
              <w:rPr>
                <w:rFonts w:ascii="Cambria Math" w:hAnsi="Cambria Math"/>
                <w:lang w:val="en-GB"/>
              </w:rPr>
              <m:t>exp⁡</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e>
            </m:d>
            <m:r>
              <w:rPr>
                <w:rFonts w:ascii="Cambria Math" w:hAnsi="Cambria Math"/>
                <w:lang w:val="en-GB"/>
              </w:rPr>
              <m:t>)</m:t>
            </m:r>
          </m:den>
        </m:f>
        <m:r>
          <w:rPr>
            <w:rFonts w:ascii="Cambria Math" w:hAnsi="Cambria Math"/>
            <w:lang w:val="en-GB"/>
          </w:rPr>
          <m:t xml:space="preserve">= </m:t>
        </m:r>
        <m:r>
          <m:rPr>
            <m:sty m:val="p"/>
          </m:rPr>
          <w:rPr>
            <w:rFonts w:ascii="Cambria Math" w:hAnsi="Cambria Math"/>
            <w:lang w:val="en-GB"/>
          </w:rPr>
          <m:t>exp⁡</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e>
        </m:d>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r>
          <w:rPr>
            <w:rFonts w:ascii="Cambria Math" w:hAnsi="Cambria Math"/>
            <w:lang w:val="en-GB"/>
          </w:rPr>
          <m:t>))</m:t>
        </m:r>
      </m:oMath>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TT10">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8FC8A" w14:textId="77777777" w:rsidR="009E2FF5" w:rsidRDefault="009E2FF5" w:rsidP="00F62A39">
      <w:pPr>
        <w:spacing w:line="240" w:lineRule="auto"/>
      </w:pPr>
      <w:r>
        <w:separator/>
      </w:r>
    </w:p>
  </w:footnote>
  <w:footnote w:type="continuationSeparator" w:id="0">
    <w:p w14:paraId="07C48143" w14:textId="77777777" w:rsidR="009E2FF5" w:rsidRDefault="009E2FF5" w:rsidP="00F62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2"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 w:numId="6">
    <w:abstractNumId w:val="6"/>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pierings, C.H.B.M. (Niels)">
    <w15:presenceInfo w15:providerId="AD" w15:userId="S::niels.spierings@ru.nl::f37eb36b-2a52-4cb3-9d0b-d5eabe20e5e4"/>
  </w15:person>
  <w15:person w15:author="Niels Spierings">
    <w15:presenceInfo w15:providerId="Windows Live" w15:userId="db15e62e804d59c0"/>
  </w15:person>
  <w15:person w15:author="Tolsma, J. (Jochem)">
    <w15:presenceInfo w15:providerId="None" w15:userId="Tolsma, J. (Jochem)"/>
  </w15:person>
  <w15:person w15:author="Jochem Tolsma">
    <w15:presenceInfo w15:providerId="Windows Live" w15:userId="c471520a0a3fac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428"/>
    <w:rsid w:val="00004ACD"/>
    <w:rsid w:val="00006B85"/>
    <w:rsid w:val="0000748A"/>
    <w:rsid w:val="00010409"/>
    <w:rsid w:val="000104DB"/>
    <w:rsid w:val="0001228E"/>
    <w:rsid w:val="0002014E"/>
    <w:rsid w:val="000224C3"/>
    <w:rsid w:val="0002430E"/>
    <w:rsid w:val="00025D0A"/>
    <w:rsid w:val="00027831"/>
    <w:rsid w:val="000361C8"/>
    <w:rsid w:val="00036401"/>
    <w:rsid w:val="00043E61"/>
    <w:rsid w:val="000565DD"/>
    <w:rsid w:val="00056AC3"/>
    <w:rsid w:val="00056E87"/>
    <w:rsid w:val="00060B33"/>
    <w:rsid w:val="00063D2D"/>
    <w:rsid w:val="000745A5"/>
    <w:rsid w:val="00074DA2"/>
    <w:rsid w:val="00075CC7"/>
    <w:rsid w:val="00083239"/>
    <w:rsid w:val="00086C70"/>
    <w:rsid w:val="000B1F5F"/>
    <w:rsid w:val="000B73AA"/>
    <w:rsid w:val="000C074D"/>
    <w:rsid w:val="000C08E9"/>
    <w:rsid w:val="000C1B49"/>
    <w:rsid w:val="000C21A5"/>
    <w:rsid w:val="000C2F88"/>
    <w:rsid w:val="000C3B4A"/>
    <w:rsid w:val="000D1953"/>
    <w:rsid w:val="000D511A"/>
    <w:rsid w:val="000E043C"/>
    <w:rsid w:val="000E20B2"/>
    <w:rsid w:val="000E2706"/>
    <w:rsid w:val="000E2E8B"/>
    <w:rsid w:val="000E301A"/>
    <w:rsid w:val="000E333F"/>
    <w:rsid w:val="000E5814"/>
    <w:rsid w:val="000F3588"/>
    <w:rsid w:val="000F5469"/>
    <w:rsid w:val="001012E3"/>
    <w:rsid w:val="00110482"/>
    <w:rsid w:val="00111936"/>
    <w:rsid w:val="00117FD6"/>
    <w:rsid w:val="0012508C"/>
    <w:rsid w:val="00130FAD"/>
    <w:rsid w:val="00136272"/>
    <w:rsid w:val="0013669D"/>
    <w:rsid w:val="00141D6E"/>
    <w:rsid w:val="0014576A"/>
    <w:rsid w:val="00146285"/>
    <w:rsid w:val="001465BE"/>
    <w:rsid w:val="00150FAE"/>
    <w:rsid w:val="001515C9"/>
    <w:rsid w:val="00156D44"/>
    <w:rsid w:val="0015736C"/>
    <w:rsid w:val="00162680"/>
    <w:rsid w:val="00162B4A"/>
    <w:rsid w:val="00162F28"/>
    <w:rsid w:val="001645FF"/>
    <w:rsid w:val="001652B6"/>
    <w:rsid w:val="001662A5"/>
    <w:rsid w:val="001728C0"/>
    <w:rsid w:val="0017357A"/>
    <w:rsid w:val="00175A46"/>
    <w:rsid w:val="00176B69"/>
    <w:rsid w:val="001815B6"/>
    <w:rsid w:val="00182966"/>
    <w:rsid w:val="001845FD"/>
    <w:rsid w:val="001856CB"/>
    <w:rsid w:val="0018618B"/>
    <w:rsid w:val="00193F99"/>
    <w:rsid w:val="00194565"/>
    <w:rsid w:val="001952DF"/>
    <w:rsid w:val="00196684"/>
    <w:rsid w:val="00196F76"/>
    <w:rsid w:val="001A0F09"/>
    <w:rsid w:val="001A0F1F"/>
    <w:rsid w:val="001A23A3"/>
    <w:rsid w:val="001A40BE"/>
    <w:rsid w:val="001B14FE"/>
    <w:rsid w:val="001B5775"/>
    <w:rsid w:val="001C0144"/>
    <w:rsid w:val="001C39A2"/>
    <w:rsid w:val="001C442F"/>
    <w:rsid w:val="001C6DD9"/>
    <w:rsid w:val="001D06C6"/>
    <w:rsid w:val="001D2F1E"/>
    <w:rsid w:val="001D5272"/>
    <w:rsid w:val="001D57DA"/>
    <w:rsid w:val="001E1DA0"/>
    <w:rsid w:val="001E3A9D"/>
    <w:rsid w:val="001E7A38"/>
    <w:rsid w:val="001F2439"/>
    <w:rsid w:val="001F53DA"/>
    <w:rsid w:val="001F6A1A"/>
    <w:rsid w:val="002000D1"/>
    <w:rsid w:val="002002BE"/>
    <w:rsid w:val="002016A0"/>
    <w:rsid w:val="00202F89"/>
    <w:rsid w:val="00205496"/>
    <w:rsid w:val="00213798"/>
    <w:rsid w:val="002140B0"/>
    <w:rsid w:val="002156E7"/>
    <w:rsid w:val="00216BC7"/>
    <w:rsid w:val="00216D54"/>
    <w:rsid w:val="00217766"/>
    <w:rsid w:val="00217834"/>
    <w:rsid w:val="00220A49"/>
    <w:rsid w:val="00226584"/>
    <w:rsid w:val="00230A99"/>
    <w:rsid w:val="0023218E"/>
    <w:rsid w:val="0023252F"/>
    <w:rsid w:val="002329C5"/>
    <w:rsid w:val="00236725"/>
    <w:rsid w:val="0024214C"/>
    <w:rsid w:val="0024219F"/>
    <w:rsid w:val="0024387B"/>
    <w:rsid w:val="00254B58"/>
    <w:rsid w:val="00275B89"/>
    <w:rsid w:val="0027603F"/>
    <w:rsid w:val="002858BC"/>
    <w:rsid w:val="00285E18"/>
    <w:rsid w:val="00292352"/>
    <w:rsid w:val="00292B97"/>
    <w:rsid w:val="0029623B"/>
    <w:rsid w:val="002969BF"/>
    <w:rsid w:val="002A1EBB"/>
    <w:rsid w:val="002B07F2"/>
    <w:rsid w:val="002C0A52"/>
    <w:rsid w:val="002C0D58"/>
    <w:rsid w:val="002C6765"/>
    <w:rsid w:val="002D0354"/>
    <w:rsid w:val="002D3070"/>
    <w:rsid w:val="002D3D61"/>
    <w:rsid w:val="002D5E99"/>
    <w:rsid w:val="002D70A9"/>
    <w:rsid w:val="002E31B8"/>
    <w:rsid w:val="002E3A6C"/>
    <w:rsid w:val="002E3FC4"/>
    <w:rsid w:val="002E7A7A"/>
    <w:rsid w:val="002F08B6"/>
    <w:rsid w:val="002F09BF"/>
    <w:rsid w:val="002F4582"/>
    <w:rsid w:val="00302C9C"/>
    <w:rsid w:val="00313D58"/>
    <w:rsid w:val="00315E9D"/>
    <w:rsid w:val="003166C0"/>
    <w:rsid w:val="00320558"/>
    <w:rsid w:val="0032443E"/>
    <w:rsid w:val="003245C6"/>
    <w:rsid w:val="00327EED"/>
    <w:rsid w:val="00327F5D"/>
    <w:rsid w:val="00332AE9"/>
    <w:rsid w:val="003330F9"/>
    <w:rsid w:val="00333C70"/>
    <w:rsid w:val="003370F8"/>
    <w:rsid w:val="003401D2"/>
    <w:rsid w:val="003513C7"/>
    <w:rsid w:val="0035207D"/>
    <w:rsid w:val="003549CD"/>
    <w:rsid w:val="0035514A"/>
    <w:rsid w:val="00357268"/>
    <w:rsid w:val="00357ADF"/>
    <w:rsid w:val="0036468B"/>
    <w:rsid w:val="003654CF"/>
    <w:rsid w:val="00365688"/>
    <w:rsid w:val="00366B1E"/>
    <w:rsid w:val="00366F63"/>
    <w:rsid w:val="00372D37"/>
    <w:rsid w:val="00374429"/>
    <w:rsid w:val="00376808"/>
    <w:rsid w:val="00380F57"/>
    <w:rsid w:val="003832BB"/>
    <w:rsid w:val="00385718"/>
    <w:rsid w:val="003874B3"/>
    <w:rsid w:val="00391243"/>
    <w:rsid w:val="00391E58"/>
    <w:rsid w:val="00391F66"/>
    <w:rsid w:val="003A61D3"/>
    <w:rsid w:val="003B058D"/>
    <w:rsid w:val="003C19CB"/>
    <w:rsid w:val="003C1A68"/>
    <w:rsid w:val="003C274F"/>
    <w:rsid w:val="003C3ED8"/>
    <w:rsid w:val="003D7D04"/>
    <w:rsid w:val="003E214E"/>
    <w:rsid w:val="003E2653"/>
    <w:rsid w:val="003E2F00"/>
    <w:rsid w:val="003F0BAF"/>
    <w:rsid w:val="003F0C0F"/>
    <w:rsid w:val="003F3867"/>
    <w:rsid w:val="004002C9"/>
    <w:rsid w:val="004100C5"/>
    <w:rsid w:val="00411096"/>
    <w:rsid w:val="00415706"/>
    <w:rsid w:val="004203CF"/>
    <w:rsid w:val="00422C15"/>
    <w:rsid w:val="00427E86"/>
    <w:rsid w:val="00430F5D"/>
    <w:rsid w:val="00433F43"/>
    <w:rsid w:val="004357EC"/>
    <w:rsid w:val="00435C13"/>
    <w:rsid w:val="00436180"/>
    <w:rsid w:val="00441FC6"/>
    <w:rsid w:val="00442940"/>
    <w:rsid w:val="00445128"/>
    <w:rsid w:val="00446101"/>
    <w:rsid w:val="00453CBD"/>
    <w:rsid w:val="00461CB7"/>
    <w:rsid w:val="00466CF2"/>
    <w:rsid w:val="0047445D"/>
    <w:rsid w:val="004822E9"/>
    <w:rsid w:val="0048422A"/>
    <w:rsid w:val="00484914"/>
    <w:rsid w:val="0049052E"/>
    <w:rsid w:val="00496719"/>
    <w:rsid w:val="00497227"/>
    <w:rsid w:val="004A598A"/>
    <w:rsid w:val="004A59A4"/>
    <w:rsid w:val="004B4CBD"/>
    <w:rsid w:val="004B6C2A"/>
    <w:rsid w:val="004B7D20"/>
    <w:rsid w:val="004B7F5A"/>
    <w:rsid w:val="004C242A"/>
    <w:rsid w:val="004C36D6"/>
    <w:rsid w:val="004C54DF"/>
    <w:rsid w:val="004C68E6"/>
    <w:rsid w:val="004D29BE"/>
    <w:rsid w:val="004D476F"/>
    <w:rsid w:val="004D5091"/>
    <w:rsid w:val="004D542C"/>
    <w:rsid w:val="004F26C4"/>
    <w:rsid w:val="004F3ED1"/>
    <w:rsid w:val="004F6063"/>
    <w:rsid w:val="004F691B"/>
    <w:rsid w:val="00501717"/>
    <w:rsid w:val="005111B3"/>
    <w:rsid w:val="005112E8"/>
    <w:rsid w:val="005139AC"/>
    <w:rsid w:val="00514872"/>
    <w:rsid w:val="0052690E"/>
    <w:rsid w:val="00530365"/>
    <w:rsid w:val="005337B3"/>
    <w:rsid w:val="0053616F"/>
    <w:rsid w:val="0053715B"/>
    <w:rsid w:val="00547021"/>
    <w:rsid w:val="005519E0"/>
    <w:rsid w:val="00554675"/>
    <w:rsid w:val="00561415"/>
    <w:rsid w:val="00566700"/>
    <w:rsid w:val="00583601"/>
    <w:rsid w:val="0059503F"/>
    <w:rsid w:val="00596D8E"/>
    <w:rsid w:val="005A7678"/>
    <w:rsid w:val="005B151C"/>
    <w:rsid w:val="005B543A"/>
    <w:rsid w:val="005B797D"/>
    <w:rsid w:val="005C07BA"/>
    <w:rsid w:val="005C3871"/>
    <w:rsid w:val="005D15E7"/>
    <w:rsid w:val="005D785A"/>
    <w:rsid w:val="005E4C62"/>
    <w:rsid w:val="005F03DA"/>
    <w:rsid w:val="005F3790"/>
    <w:rsid w:val="005F4818"/>
    <w:rsid w:val="006034C6"/>
    <w:rsid w:val="00606A32"/>
    <w:rsid w:val="00607FE5"/>
    <w:rsid w:val="006109FD"/>
    <w:rsid w:val="00617F77"/>
    <w:rsid w:val="00632CBD"/>
    <w:rsid w:val="00632EC2"/>
    <w:rsid w:val="00633808"/>
    <w:rsid w:val="00633D9F"/>
    <w:rsid w:val="006409BE"/>
    <w:rsid w:val="00640CCA"/>
    <w:rsid w:val="0064449E"/>
    <w:rsid w:val="00644820"/>
    <w:rsid w:val="00654773"/>
    <w:rsid w:val="00660B79"/>
    <w:rsid w:val="00663C80"/>
    <w:rsid w:val="006671B4"/>
    <w:rsid w:val="00670582"/>
    <w:rsid w:val="00674FE3"/>
    <w:rsid w:val="00676173"/>
    <w:rsid w:val="00683441"/>
    <w:rsid w:val="006846DB"/>
    <w:rsid w:val="006861B1"/>
    <w:rsid w:val="00686B72"/>
    <w:rsid w:val="00693749"/>
    <w:rsid w:val="006A0CEB"/>
    <w:rsid w:val="006B1033"/>
    <w:rsid w:val="006B2858"/>
    <w:rsid w:val="006B28A6"/>
    <w:rsid w:val="006B2B13"/>
    <w:rsid w:val="006B39C9"/>
    <w:rsid w:val="006B5DAF"/>
    <w:rsid w:val="006B7EFB"/>
    <w:rsid w:val="006C19A4"/>
    <w:rsid w:val="006C34B8"/>
    <w:rsid w:val="006C3AF6"/>
    <w:rsid w:val="006D5361"/>
    <w:rsid w:val="006D7108"/>
    <w:rsid w:val="006E1DA8"/>
    <w:rsid w:val="006E3F88"/>
    <w:rsid w:val="006E7551"/>
    <w:rsid w:val="006F21E7"/>
    <w:rsid w:val="006F7F34"/>
    <w:rsid w:val="007008E2"/>
    <w:rsid w:val="00700CD7"/>
    <w:rsid w:val="00703E88"/>
    <w:rsid w:val="007114CC"/>
    <w:rsid w:val="0071164C"/>
    <w:rsid w:val="007136A8"/>
    <w:rsid w:val="00724446"/>
    <w:rsid w:val="007261B4"/>
    <w:rsid w:val="0072690A"/>
    <w:rsid w:val="007274B0"/>
    <w:rsid w:val="00743999"/>
    <w:rsid w:val="007442AD"/>
    <w:rsid w:val="00747440"/>
    <w:rsid w:val="00750FAF"/>
    <w:rsid w:val="00752104"/>
    <w:rsid w:val="00760995"/>
    <w:rsid w:val="00760B5E"/>
    <w:rsid w:val="00761E79"/>
    <w:rsid w:val="007620C8"/>
    <w:rsid w:val="007647A6"/>
    <w:rsid w:val="00764DF5"/>
    <w:rsid w:val="00766E7A"/>
    <w:rsid w:val="0076718F"/>
    <w:rsid w:val="00767C7B"/>
    <w:rsid w:val="00770A3A"/>
    <w:rsid w:val="00775C0C"/>
    <w:rsid w:val="00786284"/>
    <w:rsid w:val="00793CE8"/>
    <w:rsid w:val="007A5A67"/>
    <w:rsid w:val="007B008E"/>
    <w:rsid w:val="007B0857"/>
    <w:rsid w:val="007B753B"/>
    <w:rsid w:val="007B7AD3"/>
    <w:rsid w:val="007C166F"/>
    <w:rsid w:val="007D12B7"/>
    <w:rsid w:val="007D153A"/>
    <w:rsid w:val="007D5915"/>
    <w:rsid w:val="007E1756"/>
    <w:rsid w:val="007E2A31"/>
    <w:rsid w:val="007E43C5"/>
    <w:rsid w:val="007E4AB9"/>
    <w:rsid w:val="007E5620"/>
    <w:rsid w:val="007E7354"/>
    <w:rsid w:val="007F11BA"/>
    <w:rsid w:val="007F1BC0"/>
    <w:rsid w:val="007F3504"/>
    <w:rsid w:val="007F3C29"/>
    <w:rsid w:val="007F4D2F"/>
    <w:rsid w:val="007F7833"/>
    <w:rsid w:val="00804F12"/>
    <w:rsid w:val="00806446"/>
    <w:rsid w:val="008067BF"/>
    <w:rsid w:val="008072B5"/>
    <w:rsid w:val="008073E3"/>
    <w:rsid w:val="00812588"/>
    <w:rsid w:val="00817E70"/>
    <w:rsid w:val="00820B9D"/>
    <w:rsid w:val="00821E60"/>
    <w:rsid w:val="00821FD0"/>
    <w:rsid w:val="00823395"/>
    <w:rsid w:val="00826FAE"/>
    <w:rsid w:val="00836D43"/>
    <w:rsid w:val="00837A6B"/>
    <w:rsid w:val="00843402"/>
    <w:rsid w:val="00850028"/>
    <w:rsid w:val="00850EDE"/>
    <w:rsid w:val="00853059"/>
    <w:rsid w:val="00854357"/>
    <w:rsid w:val="0086043E"/>
    <w:rsid w:val="00871D73"/>
    <w:rsid w:val="00873CA0"/>
    <w:rsid w:val="0088179E"/>
    <w:rsid w:val="008818DC"/>
    <w:rsid w:val="00883D22"/>
    <w:rsid w:val="00890A67"/>
    <w:rsid w:val="00891911"/>
    <w:rsid w:val="0089400E"/>
    <w:rsid w:val="00895169"/>
    <w:rsid w:val="008A0CFB"/>
    <w:rsid w:val="008A32C9"/>
    <w:rsid w:val="008A3F1C"/>
    <w:rsid w:val="008B02C4"/>
    <w:rsid w:val="008B0435"/>
    <w:rsid w:val="008B5A2B"/>
    <w:rsid w:val="008B7974"/>
    <w:rsid w:val="008C201B"/>
    <w:rsid w:val="008C5F41"/>
    <w:rsid w:val="008C6BC9"/>
    <w:rsid w:val="008C72E1"/>
    <w:rsid w:val="008C7830"/>
    <w:rsid w:val="008D7B57"/>
    <w:rsid w:val="008E2CC6"/>
    <w:rsid w:val="008E50C1"/>
    <w:rsid w:val="008F5EDB"/>
    <w:rsid w:val="009003FD"/>
    <w:rsid w:val="00900D80"/>
    <w:rsid w:val="009016C3"/>
    <w:rsid w:val="009038F1"/>
    <w:rsid w:val="00903B53"/>
    <w:rsid w:val="0090412A"/>
    <w:rsid w:val="009062F3"/>
    <w:rsid w:val="009069B7"/>
    <w:rsid w:val="00907CF8"/>
    <w:rsid w:val="00910929"/>
    <w:rsid w:val="00910D0D"/>
    <w:rsid w:val="00912486"/>
    <w:rsid w:val="00913BEC"/>
    <w:rsid w:val="009208F1"/>
    <w:rsid w:val="0092292B"/>
    <w:rsid w:val="00922F3A"/>
    <w:rsid w:val="009308AB"/>
    <w:rsid w:val="00931D93"/>
    <w:rsid w:val="00934140"/>
    <w:rsid w:val="0093481A"/>
    <w:rsid w:val="00934C49"/>
    <w:rsid w:val="00941320"/>
    <w:rsid w:val="00942531"/>
    <w:rsid w:val="00946818"/>
    <w:rsid w:val="009501D2"/>
    <w:rsid w:val="0095248D"/>
    <w:rsid w:val="00957B8D"/>
    <w:rsid w:val="009630BF"/>
    <w:rsid w:val="009637C2"/>
    <w:rsid w:val="0096468B"/>
    <w:rsid w:val="009653CC"/>
    <w:rsid w:val="0096542B"/>
    <w:rsid w:val="0096565F"/>
    <w:rsid w:val="00965ED8"/>
    <w:rsid w:val="00966928"/>
    <w:rsid w:val="009714C3"/>
    <w:rsid w:val="00981466"/>
    <w:rsid w:val="00981CE1"/>
    <w:rsid w:val="0098613E"/>
    <w:rsid w:val="009A0552"/>
    <w:rsid w:val="009A584E"/>
    <w:rsid w:val="009A6246"/>
    <w:rsid w:val="009A7C8C"/>
    <w:rsid w:val="009B3D9F"/>
    <w:rsid w:val="009B485B"/>
    <w:rsid w:val="009C07BC"/>
    <w:rsid w:val="009C2FF7"/>
    <w:rsid w:val="009C3DE8"/>
    <w:rsid w:val="009C6F72"/>
    <w:rsid w:val="009D15BA"/>
    <w:rsid w:val="009D2EA2"/>
    <w:rsid w:val="009E2FF5"/>
    <w:rsid w:val="009E616F"/>
    <w:rsid w:val="009E77CA"/>
    <w:rsid w:val="009E798D"/>
    <w:rsid w:val="009F4123"/>
    <w:rsid w:val="00A0116C"/>
    <w:rsid w:val="00A10C47"/>
    <w:rsid w:val="00A21807"/>
    <w:rsid w:val="00A240F7"/>
    <w:rsid w:val="00A25A37"/>
    <w:rsid w:val="00A26FC0"/>
    <w:rsid w:val="00A30F45"/>
    <w:rsid w:val="00A329CE"/>
    <w:rsid w:val="00A3344D"/>
    <w:rsid w:val="00A33CE2"/>
    <w:rsid w:val="00A4031B"/>
    <w:rsid w:val="00A41C15"/>
    <w:rsid w:val="00A43ADC"/>
    <w:rsid w:val="00A45128"/>
    <w:rsid w:val="00A45EEA"/>
    <w:rsid w:val="00A47350"/>
    <w:rsid w:val="00A47891"/>
    <w:rsid w:val="00A5249A"/>
    <w:rsid w:val="00A55295"/>
    <w:rsid w:val="00A616D8"/>
    <w:rsid w:val="00A62EE2"/>
    <w:rsid w:val="00A64166"/>
    <w:rsid w:val="00A651ED"/>
    <w:rsid w:val="00A70EA0"/>
    <w:rsid w:val="00A72EAE"/>
    <w:rsid w:val="00A74519"/>
    <w:rsid w:val="00A763C6"/>
    <w:rsid w:val="00A76DA8"/>
    <w:rsid w:val="00A8034A"/>
    <w:rsid w:val="00A80EFB"/>
    <w:rsid w:val="00A828B2"/>
    <w:rsid w:val="00A91D85"/>
    <w:rsid w:val="00AA0220"/>
    <w:rsid w:val="00AB43CB"/>
    <w:rsid w:val="00AC3989"/>
    <w:rsid w:val="00AC4F0C"/>
    <w:rsid w:val="00AD2610"/>
    <w:rsid w:val="00AD3C1E"/>
    <w:rsid w:val="00AD5DFD"/>
    <w:rsid w:val="00AE3ABD"/>
    <w:rsid w:val="00AE7FE4"/>
    <w:rsid w:val="00AF3B43"/>
    <w:rsid w:val="00AF6723"/>
    <w:rsid w:val="00B00A60"/>
    <w:rsid w:val="00B04917"/>
    <w:rsid w:val="00B1270E"/>
    <w:rsid w:val="00B205E8"/>
    <w:rsid w:val="00B208CA"/>
    <w:rsid w:val="00B20F34"/>
    <w:rsid w:val="00B2345A"/>
    <w:rsid w:val="00B23D36"/>
    <w:rsid w:val="00B27C78"/>
    <w:rsid w:val="00B3675E"/>
    <w:rsid w:val="00B379CA"/>
    <w:rsid w:val="00B44E58"/>
    <w:rsid w:val="00B46417"/>
    <w:rsid w:val="00B47A34"/>
    <w:rsid w:val="00B50A16"/>
    <w:rsid w:val="00B5172D"/>
    <w:rsid w:val="00B56779"/>
    <w:rsid w:val="00B61538"/>
    <w:rsid w:val="00B63699"/>
    <w:rsid w:val="00B63DEF"/>
    <w:rsid w:val="00B6661A"/>
    <w:rsid w:val="00B72682"/>
    <w:rsid w:val="00B74927"/>
    <w:rsid w:val="00B75FF9"/>
    <w:rsid w:val="00B828B6"/>
    <w:rsid w:val="00B83A4E"/>
    <w:rsid w:val="00B909A2"/>
    <w:rsid w:val="00B9146C"/>
    <w:rsid w:val="00B9355F"/>
    <w:rsid w:val="00B96355"/>
    <w:rsid w:val="00BA3DDB"/>
    <w:rsid w:val="00BA7E35"/>
    <w:rsid w:val="00BC791E"/>
    <w:rsid w:val="00BD52AD"/>
    <w:rsid w:val="00BD7D65"/>
    <w:rsid w:val="00BE0D7C"/>
    <w:rsid w:val="00BE3428"/>
    <w:rsid w:val="00BE5EE8"/>
    <w:rsid w:val="00BF0C07"/>
    <w:rsid w:val="00BF3DE1"/>
    <w:rsid w:val="00BF49DC"/>
    <w:rsid w:val="00C011EF"/>
    <w:rsid w:val="00C20B59"/>
    <w:rsid w:val="00C21E2E"/>
    <w:rsid w:val="00C22237"/>
    <w:rsid w:val="00C23FF1"/>
    <w:rsid w:val="00C25983"/>
    <w:rsid w:val="00C25BA0"/>
    <w:rsid w:val="00C27303"/>
    <w:rsid w:val="00C300D1"/>
    <w:rsid w:val="00C3335E"/>
    <w:rsid w:val="00C3457F"/>
    <w:rsid w:val="00C40179"/>
    <w:rsid w:val="00C47F1E"/>
    <w:rsid w:val="00C50B44"/>
    <w:rsid w:val="00C56633"/>
    <w:rsid w:val="00C61C43"/>
    <w:rsid w:val="00C645A5"/>
    <w:rsid w:val="00C6699C"/>
    <w:rsid w:val="00C6718F"/>
    <w:rsid w:val="00C721F2"/>
    <w:rsid w:val="00C73EC4"/>
    <w:rsid w:val="00C76EC6"/>
    <w:rsid w:val="00C77309"/>
    <w:rsid w:val="00C77653"/>
    <w:rsid w:val="00C8501F"/>
    <w:rsid w:val="00C90D4D"/>
    <w:rsid w:val="00C9129E"/>
    <w:rsid w:val="00CA3269"/>
    <w:rsid w:val="00CA4A7C"/>
    <w:rsid w:val="00CA5D6A"/>
    <w:rsid w:val="00CA7A94"/>
    <w:rsid w:val="00CB6861"/>
    <w:rsid w:val="00CC03B9"/>
    <w:rsid w:val="00CD065A"/>
    <w:rsid w:val="00CD065C"/>
    <w:rsid w:val="00CD28CF"/>
    <w:rsid w:val="00CD6F0D"/>
    <w:rsid w:val="00CE1C0B"/>
    <w:rsid w:val="00CE1CC2"/>
    <w:rsid w:val="00CE336F"/>
    <w:rsid w:val="00CE3B04"/>
    <w:rsid w:val="00CE442F"/>
    <w:rsid w:val="00CE711E"/>
    <w:rsid w:val="00CF072D"/>
    <w:rsid w:val="00CF16B0"/>
    <w:rsid w:val="00CF5F4E"/>
    <w:rsid w:val="00D0198E"/>
    <w:rsid w:val="00D01DCA"/>
    <w:rsid w:val="00D1060C"/>
    <w:rsid w:val="00D13E73"/>
    <w:rsid w:val="00D15107"/>
    <w:rsid w:val="00D22536"/>
    <w:rsid w:val="00D2347B"/>
    <w:rsid w:val="00D251D0"/>
    <w:rsid w:val="00D26C18"/>
    <w:rsid w:val="00D26EE7"/>
    <w:rsid w:val="00D27739"/>
    <w:rsid w:val="00D3005B"/>
    <w:rsid w:val="00D313B3"/>
    <w:rsid w:val="00D3321B"/>
    <w:rsid w:val="00D4433C"/>
    <w:rsid w:val="00D4637C"/>
    <w:rsid w:val="00D464F7"/>
    <w:rsid w:val="00D53906"/>
    <w:rsid w:val="00D56128"/>
    <w:rsid w:val="00D620C4"/>
    <w:rsid w:val="00D67E67"/>
    <w:rsid w:val="00D7495A"/>
    <w:rsid w:val="00D74EB8"/>
    <w:rsid w:val="00D75A47"/>
    <w:rsid w:val="00D76115"/>
    <w:rsid w:val="00D77D16"/>
    <w:rsid w:val="00D8362C"/>
    <w:rsid w:val="00D83B8F"/>
    <w:rsid w:val="00D85D8B"/>
    <w:rsid w:val="00D96F5F"/>
    <w:rsid w:val="00DA0C62"/>
    <w:rsid w:val="00DA22B4"/>
    <w:rsid w:val="00DA2633"/>
    <w:rsid w:val="00DA6863"/>
    <w:rsid w:val="00DA7868"/>
    <w:rsid w:val="00DB3848"/>
    <w:rsid w:val="00DC5735"/>
    <w:rsid w:val="00DC611A"/>
    <w:rsid w:val="00DD4518"/>
    <w:rsid w:val="00DD752F"/>
    <w:rsid w:val="00DE01BB"/>
    <w:rsid w:val="00DE07E7"/>
    <w:rsid w:val="00DE08C9"/>
    <w:rsid w:val="00DE34EE"/>
    <w:rsid w:val="00DE5DD0"/>
    <w:rsid w:val="00DF0341"/>
    <w:rsid w:val="00DF07A8"/>
    <w:rsid w:val="00E041FD"/>
    <w:rsid w:val="00E05456"/>
    <w:rsid w:val="00E11BDA"/>
    <w:rsid w:val="00E13F4C"/>
    <w:rsid w:val="00E15C06"/>
    <w:rsid w:val="00E15EE0"/>
    <w:rsid w:val="00E16B67"/>
    <w:rsid w:val="00E21174"/>
    <w:rsid w:val="00E25053"/>
    <w:rsid w:val="00E25AEA"/>
    <w:rsid w:val="00E25C15"/>
    <w:rsid w:val="00E3122C"/>
    <w:rsid w:val="00E31E8A"/>
    <w:rsid w:val="00E35B26"/>
    <w:rsid w:val="00E42872"/>
    <w:rsid w:val="00E45B75"/>
    <w:rsid w:val="00E45F46"/>
    <w:rsid w:val="00E50CE8"/>
    <w:rsid w:val="00E5726A"/>
    <w:rsid w:val="00E61024"/>
    <w:rsid w:val="00E61E16"/>
    <w:rsid w:val="00E63515"/>
    <w:rsid w:val="00E6473A"/>
    <w:rsid w:val="00E70134"/>
    <w:rsid w:val="00E70423"/>
    <w:rsid w:val="00E83326"/>
    <w:rsid w:val="00E94044"/>
    <w:rsid w:val="00E97012"/>
    <w:rsid w:val="00EB706B"/>
    <w:rsid w:val="00EB71C0"/>
    <w:rsid w:val="00EC178B"/>
    <w:rsid w:val="00EC198B"/>
    <w:rsid w:val="00EC1EC0"/>
    <w:rsid w:val="00EC4DD1"/>
    <w:rsid w:val="00ED1F99"/>
    <w:rsid w:val="00ED52D0"/>
    <w:rsid w:val="00ED58C8"/>
    <w:rsid w:val="00EE107F"/>
    <w:rsid w:val="00EE3E95"/>
    <w:rsid w:val="00EE54C6"/>
    <w:rsid w:val="00EF310A"/>
    <w:rsid w:val="00EF7F1F"/>
    <w:rsid w:val="00F01428"/>
    <w:rsid w:val="00F02D93"/>
    <w:rsid w:val="00F0667B"/>
    <w:rsid w:val="00F068B5"/>
    <w:rsid w:val="00F164C3"/>
    <w:rsid w:val="00F17970"/>
    <w:rsid w:val="00F22CD3"/>
    <w:rsid w:val="00F25374"/>
    <w:rsid w:val="00F30D36"/>
    <w:rsid w:val="00F31FEB"/>
    <w:rsid w:val="00F32CDB"/>
    <w:rsid w:val="00F36890"/>
    <w:rsid w:val="00F36FE9"/>
    <w:rsid w:val="00F40DC2"/>
    <w:rsid w:val="00F4209E"/>
    <w:rsid w:val="00F42F26"/>
    <w:rsid w:val="00F438ED"/>
    <w:rsid w:val="00F467B8"/>
    <w:rsid w:val="00F47475"/>
    <w:rsid w:val="00F50FB6"/>
    <w:rsid w:val="00F53275"/>
    <w:rsid w:val="00F54381"/>
    <w:rsid w:val="00F5486E"/>
    <w:rsid w:val="00F555A6"/>
    <w:rsid w:val="00F62A39"/>
    <w:rsid w:val="00F64B6A"/>
    <w:rsid w:val="00F65698"/>
    <w:rsid w:val="00F71559"/>
    <w:rsid w:val="00F735C2"/>
    <w:rsid w:val="00F7554C"/>
    <w:rsid w:val="00F7719D"/>
    <w:rsid w:val="00F80DFB"/>
    <w:rsid w:val="00F814ED"/>
    <w:rsid w:val="00F83FE3"/>
    <w:rsid w:val="00F84A04"/>
    <w:rsid w:val="00F94168"/>
    <w:rsid w:val="00F94C15"/>
    <w:rsid w:val="00F96845"/>
    <w:rsid w:val="00FA2E99"/>
    <w:rsid w:val="00FB0486"/>
    <w:rsid w:val="00FB0D23"/>
    <w:rsid w:val="00FC12DC"/>
    <w:rsid w:val="00FC51A7"/>
    <w:rsid w:val="00FD0392"/>
    <w:rsid w:val="00FD1D92"/>
    <w:rsid w:val="00FD5A89"/>
    <w:rsid w:val="00FD7DE9"/>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DD2C022D-E7D0-40B0-B485-7B3AC5D7F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C4F0C"/>
    <w:pPr>
      <w:spacing w:line="360" w:lineRule="auto"/>
      <w:ind w:firstLine="709"/>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01428"/>
    <w:pPr>
      <w:ind w:left="720"/>
      <w:contextualSpacing/>
    </w:pPr>
  </w:style>
  <w:style w:type="paragraph" w:styleId="Voetnoottekst">
    <w:name w:val="footnote text"/>
    <w:basedOn w:val="Standaard"/>
    <w:link w:val="VoetnoottekstChar"/>
    <w:uiPriority w:val="99"/>
    <w:semiHidden/>
    <w:unhideWhenUsed/>
    <w:rsid w:val="00F62A39"/>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F62A39"/>
    <w:rPr>
      <w:sz w:val="20"/>
      <w:szCs w:val="20"/>
    </w:rPr>
  </w:style>
  <w:style w:type="character" w:styleId="Voetnootmarkering">
    <w:name w:val="footnote reference"/>
    <w:basedOn w:val="Standaardalinea-lettertype"/>
    <w:uiPriority w:val="99"/>
    <w:semiHidden/>
    <w:unhideWhenUsed/>
    <w:rsid w:val="00F62A39"/>
    <w:rPr>
      <w:vertAlign w:val="superscript"/>
    </w:rPr>
  </w:style>
  <w:style w:type="character" w:styleId="Verwijzingopmerking">
    <w:name w:val="annotation reference"/>
    <w:basedOn w:val="Standaardalinea-lettertype"/>
    <w:uiPriority w:val="99"/>
    <w:semiHidden/>
    <w:unhideWhenUsed/>
    <w:rsid w:val="003C19CB"/>
    <w:rPr>
      <w:sz w:val="16"/>
      <w:szCs w:val="16"/>
    </w:rPr>
  </w:style>
  <w:style w:type="paragraph" w:styleId="Tekstopmerking">
    <w:name w:val="annotation text"/>
    <w:basedOn w:val="Standaard"/>
    <w:link w:val="TekstopmerkingChar"/>
    <w:uiPriority w:val="99"/>
    <w:unhideWhenUsed/>
    <w:rsid w:val="003C19CB"/>
    <w:pPr>
      <w:spacing w:line="240" w:lineRule="auto"/>
    </w:pPr>
    <w:rPr>
      <w:sz w:val="20"/>
      <w:szCs w:val="20"/>
    </w:rPr>
  </w:style>
  <w:style w:type="character" w:customStyle="1" w:styleId="TekstopmerkingChar">
    <w:name w:val="Tekst opmerking Char"/>
    <w:basedOn w:val="Standaardalinea-lettertype"/>
    <w:link w:val="Tekstopmerking"/>
    <w:uiPriority w:val="99"/>
    <w:rsid w:val="003C19CB"/>
    <w:rPr>
      <w:sz w:val="20"/>
      <w:szCs w:val="20"/>
    </w:rPr>
  </w:style>
  <w:style w:type="paragraph" w:styleId="Onderwerpvanopmerking">
    <w:name w:val="annotation subject"/>
    <w:basedOn w:val="Tekstopmerking"/>
    <w:next w:val="Tekstopmerking"/>
    <w:link w:val="OnderwerpvanopmerkingChar"/>
    <w:uiPriority w:val="99"/>
    <w:semiHidden/>
    <w:unhideWhenUsed/>
    <w:rsid w:val="003C19CB"/>
    <w:rPr>
      <w:b/>
      <w:bCs/>
    </w:rPr>
  </w:style>
  <w:style w:type="character" w:customStyle="1" w:styleId="OnderwerpvanopmerkingChar">
    <w:name w:val="Onderwerp van opmerking Char"/>
    <w:basedOn w:val="TekstopmerkingChar"/>
    <w:link w:val="Onderwerpvanopmerking"/>
    <w:uiPriority w:val="99"/>
    <w:semiHidden/>
    <w:rsid w:val="003C19CB"/>
    <w:rPr>
      <w:b/>
      <w:bCs/>
      <w:sz w:val="20"/>
      <w:szCs w:val="20"/>
    </w:rPr>
  </w:style>
  <w:style w:type="paragraph" w:styleId="Ballontekst">
    <w:name w:val="Balloon Text"/>
    <w:basedOn w:val="Standaard"/>
    <w:link w:val="BallontekstChar"/>
    <w:uiPriority w:val="99"/>
    <w:semiHidden/>
    <w:unhideWhenUsed/>
    <w:rsid w:val="003C19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C19CB"/>
    <w:rPr>
      <w:rFonts w:ascii="Tahoma" w:hAnsi="Tahoma" w:cs="Tahoma"/>
      <w:sz w:val="16"/>
      <w:szCs w:val="16"/>
    </w:rPr>
  </w:style>
  <w:style w:type="character" w:styleId="Hyperlink">
    <w:name w:val="Hyperlink"/>
    <w:basedOn w:val="Standaardalinea-lettertype"/>
    <w:uiPriority w:val="99"/>
    <w:unhideWhenUsed/>
    <w:rsid w:val="00150FAE"/>
    <w:rPr>
      <w:color w:val="0000FF" w:themeColor="hyperlink"/>
      <w:u w:val="single"/>
    </w:rPr>
  </w:style>
  <w:style w:type="character" w:styleId="Onopgelostemelding">
    <w:name w:val="Unresolved Mention"/>
    <w:basedOn w:val="Standaardalinea-lettertype"/>
    <w:uiPriority w:val="99"/>
    <w:semiHidden/>
    <w:unhideWhenUsed/>
    <w:rsid w:val="00150FAE"/>
    <w:rPr>
      <w:color w:val="605E5C"/>
      <w:shd w:val="clear" w:color="auto" w:fill="E1DFDD"/>
    </w:rPr>
  </w:style>
  <w:style w:type="paragraph" w:styleId="Revisie">
    <w:name w:val="Revision"/>
    <w:hidden/>
    <w:uiPriority w:val="99"/>
    <w:semiHidden/>
    <w:rsid w:val="00B208CA"/>
    <w:pPr>
      <w:spacing w:line="240" w:lineRule="auto"/>
    </w:pPr>
  </w:style>
  <w:style w:type="character" w:styleId="Nadruk">
    <w:name w:val="Emphasis"/>
    <w:basedOn w:val="Standaardalinea-lettertype"/>
    <w:uiPriority w:val="20"/>
    <w:qFormat/>
    <w:rsid w:val="005112E8"/>
    <w:rPr>
      <w:i/>
      <w:iCs/>
    </w:rPr>
  </w:style>
  <w:style w:type="character" w:customStyle="1" w:styleId="math">
    <w:name w:val="math"/>
    <w:basedOn w:val="Standaardalinea-lettertype"/>
    <w:rsid w:val="005112E8"/>
  </w:style>
  <w:style w:type="paragraph" w:styleId="Normaalweb">
    <w:name w:val="Normal (Web)"/>
    <w:basedOn w:val="Standaard"/>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Tekstvantijdelijkeaanduiding">
    <w:name w:val="Placeholder Text"/>
    <w:basedOn w:val="Standaardalinea-lettertype"/>
    <w:uiPriority w:val="99"/>
    <w:semiHidden/>
    <w:rsid w:val="00CA7A94"/>
    <w:rPr>
      <w:color w:val="808080"/>
    </w:rPr>
  </w:style>
  <w:style w:type="paragraph" w:styleId="Eindnoottekst">
    <w:name w:val="endnote text"/>
    <w:basedOn w:val="Standaard"/>
    <w:link w:val="EindnoottekstChar"/>
    <w:uiPriority w:val="99"/>
    <w:semiHidden/>
    <w:unhideWhenUsed/>
    <w:rsid w:val="00B75FF9"/>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B75FF9"/>
    <w:rPr>
      <w:sz w:val="20"/>
      <w:szCs w:val="20"/>
    </w:rPr>
  </w:style>
  <w:style w:type="character" w:styleId="Eindnootmarkering">
    <w:name w:val="endnote reference"/>
    <w:basedOn w:val="Standaardalinea-lettertype"/>
    <w:uiPriority w:val="99"/>
    <w:semiHidden/>
    <w:unhideWhenUsed/>
    <w:rsid w:val="00B75FF9"/>
    <w:rPr>
      <w:vertAlign w:val="superscript"/>
    </w:rPr>
  </w:style>
  <w:style w:type="paragraph" w:styleId="Bibliografie">
    <w:name w:val="Bibliography"/>
    <w:basedOn w:val="Standaard"/>
    <w:next w:val="Standaard"/>
    <w:uiPriority w:val="37"/>
    <w:unhideWhenUsed/>
    <w:rsid w:val="00812588"/>
  </w:style>
  <w:style w:type="paragraph" w:styleId="Koptekst">
    <w:name w:val="header"/>
    <w:basedOn w:val="Standaard"/>
    <w:link w:val="KoptekstChar"/>
    <w:uiPriority w:val="99"/>
    <w:unhideWhenUsed/>
    <w:rsid w:val="0064449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4449E"/>
  </w:style>
  <w:style w:type="paragraph" w:styleId="Voettekst">
    <w:name w:val="footer"/>
    <w:basedOn w:val="Standaard"/>
    <w:link w:val="VoettekstChar"/>
    <w:uiPriority w:val="99"/>
    <w:unhideWhenUsed/>
    <w:rsid w:val="0064449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44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138154754">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www.tweedekamer.nl/debat-direct"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tweedekamer.nl" TargetMode="Externa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853C19-51F8-4D5B-B8CF-2A7E7A71D86A}">
  <ds:schemaRefs>
    <ds:schemaRef ds:uri="http://schemas.microsoft.com/sharepoint/v3/contenttype/forms"/>
  </ds:schemaRefs>
</ds:datastoreItem>
</file>

<file path=customXml/itemProps2.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2313E94-636B-4F5B-9E51-9C3C4489436B}">
  <ds:schemaRefs>
    <ds:schemaRef ds:uri="http://schemas.openxmlformats.org/officeDocument/2006/bibliography"/>
  </ds:schemaRefs>
</ds:datastoreItem>
</file>

<file path=customXml/itemProps4.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18620</Words>
  <Characters>102411</Characters>
  <Application>Microsoft Office Word</Application>
  <DocSecurity>0</DocSecurity>
  <Lines>853</Lines>
  <Paragraphs>241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Jochem Tolsma</cp:lastModifiedBy>
  <cp:revision>2</cp:revision>
  <dcterms:created xsi:type="dcterms:W3CDTF">2021-12-23T13:03:00Z</dcterms:created>
  <dcterms:modified xsi:type="dcterms:W3CDTF">2021-12-23T13:03:00Z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zotero-version="5.0.96.3"&gt;&lt;session id="gjiZ3SEV"/&gt;&lt;style id="http://www.zotero.org/styles/american-sociological-association" locale="en-GB" hasBibliography="1" bibliographyStyleHasBeenSet="1"/&gt;&lt;prefs&gt;&lt;pref name="fieldType" value="Fi</vt:lpwstr>
  </property>
  <property fmtid="{D5CDD505-2E9C-101B-9397-08002B2CF9AE}" pid="4" name="ZOTERO_PREF_2">
    <vt:lpwstr>eld"/&gt;&lt;/prefs&gt;&lt;/data&gt;</vt:lpwstr>
  </property>
</Properties>
</file>